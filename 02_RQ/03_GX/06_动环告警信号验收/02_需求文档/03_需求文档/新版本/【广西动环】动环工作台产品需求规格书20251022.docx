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0FF00"/>
    <w:p w14:paraId="37B75C7D"/>
    <w:p w14:paraId="55F676F6"/>
    <w:p w14:paraId="1197D4EF"/>
    <w:p w14:paraId="38339C31"/>
    <w:p w14:paraId="2D18E257"/>
    <w:p w14:paraId="1C351307"/>
    <w:p w14:paraId="368AC8F7"/>
    <w:p w14:paraId="788A1ADB"/>
    <w:p w14:paraId="13F7AAA4"/>
    <w:p w14:paraId="299DCE0E"/>
    <w:p w14:paraId="70C8109F"/>
    <w:p w14:paraId="32FE9983"/>
    <w:p w14:paraId="1AF0B283"/>
    <w:p w14:paraId="745B94C1">
      <w:pPr>
        <w:jc w:val="center"/>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广西动环工作台项目产品需求规格书</w:t>
      </w:r>
    </w:p>
    <w:p w14:paraId="44BF1B5E">
      <w:pPr>
        <w:jc w:val="center"/>
        <w:rPr>
          <w:rFonts w:hint="default"/>
          <w:sz w:val="32"/>
          <w:szCs w:val="32"/>
          <w:lang w:val="en-US" w:eastAsia="zh-CN"/>
        </w:rPr>
      </w:pPr>
      <w:r>
        <w:rPr>
          <w:rFonts w:hint="eastAsia"/>
          <w:sz w:val="32"/>
          <w:szCs w:val="32"/>
          <w:lang w:val="en-US" w:eastAsia="zh-CN"/>
        </w:rPr>
        <w:t>版本V1.0</w:t>
      </w:r>
    </w:p>
    <w:p w14:paraId="3E8852C1"/>
    <w:p w14:paraId="7A805B57"/>
    <w:p w14:paraId="6C4267E3"/>
    <w:p w14:paraId="3DC09A21"/>
    <w:p w14:paraId="6C197A45"/>
    <w:p w14:paraId="2B0C902E"/>
    <w:p w14:paraId="02B9FA06"/>
    <w:p w14:paraId="5C194DD6"/>
    <w:p w14:paraId="1B69AE35"/>
    <w:p w14:paraId="74929056"/>
    <w:p w14:paraId="7D0242A6"/>
    <w:p w14:paraId="632AE281"/>
    <w:p w14:paraId="6CF62B57"/>
    <w:p w14:paraId="1410D5BE">
      <w:pPr>
        <w:jc w:val="center"/>
        <w:rPr>
          <w:rFonts w:hint="default" w:eastAsia="宋体"/>
          <w:sz w:val="36"/>
          <w:szCs w:val="36"/>
          <w:lang w:val="en-US" w:eastAsia="zh-CN"/>
        </w:rPr>
      </w:pPr>
      <w:r>
        <w:rPr>
          <w:rFonts w:hint="eastAsia"/>
          <w:sz w:val="36"/>
          <w:szCs w:val="36"/>
          <w:lang w:val="en-US" w:eastAsia="zh-CN"/>
        </w:rPr>
        <w:t>2024年4月</w:t>
      </w:r>
    </w:p>
    <w:p w14:paraId="0AF1DEAC"/>
    <w:p w14:paraId="2370D8CF"/>
    <w:p w14:paraId="01859153"/>
    <w:p w14:paraId="63A955AE">
      <w:r>
        <w:br w:type="page"/>
      </w:r>
    </w:p>
    <w:p w14:paraId="605330B9">
      <w:pPr>
        <w:jc w:val="center"/>
        <w:rPr>
          <w:b/>
          <w:bCs/>
        </w:rPr>
      </w:pPr>
      <w:r>
        <w:rPr>
          <w:rFonts w:hint="eastAsia"/>
          <w:sz w:val="32"/>
          <w:szCs w:val="32"/>
        </w:rPr>
        <w:t>卓望数码技术（深圳）有限公司</w:t>
      </w:r>
    </w:p>
    <w:tbl>
      <w:tblPr>
        <w:tblStyle w:val="33"/>
        <w:tblW w:w="996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101"/>
        <w:gridCol w:w="1402"/>
        <w:gridCol w:w="4800"/>
        <w:gridCol w:w="1620"/>
        <w:gridCol w:w="1039"/>
      </w:tblGrid>
      <w:tr w14:paraId="6E8CDD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962" w:type="dxa"/>
            <w:gridSpan w:val="5"/>
            <w:shd w:val="clear" w:color="auto" w:fill="BEBEBE" w:themeFill="background1" w:themeFillShade="BF"/>
          </w:tcPr>
          <w:p w14:paraId="7EDB429D">
            <w:pPr>
              <w:keepNext w:val="0"/>
              <w:keepLines w:val="0"/>
              <w:suppressLineNumbers w:val="0"/>
              <w:spacing w:before="0" w:beforeAutospacing="0" w:after="0" w:afterAutospacing="0"/>
              <w:ind w:left="0" w:right="0" w:firstLine="440"/>
              <w:jc w:val="center"/>
              <w:rPr>
                <w:rFonts w:hint="default" w:ascii="SimSun-ExtB" w:hAnsi="SimSun-ExtB"/>
              </w:rPr>
            </w:pPr>
            <w:r>
              <w:rPr>
                <w:rFonts w:hint="eastAsia" w:ascii="SimSun-ExtB" w:hAnsi="SimSun-ExtB"/>
              </w:rPr>
              <w:t>修订履历</w:t>
            </w:r>
          </w:p>
        </w:tc>
      </w:tr>
      <w:tr w14:paraId="78A309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101" w:type="dxa"/>
            <w:shd w:val="clear" w:color="auto" w:fill="BEBEBE" w:themeFill="background1" w:themeFillShade="BF"/>
          </w:tcPr>
          <w:p w14:paraId="20DE791A">
            <w:pPr>
              <w:keepNext w:val="0"/>
              <w:keepLines w:val="0"/>
              <w:suppressLineNumbers w:val="0"/>
              <w:spacing w:before="0" w:beforeAutospacing="0" w:after="0" w:afterAutospacing="0"/>
              <w:ind w:left="0" w:right="0" w:firstLine="0" w:firstLineChars="0"/>
              <w:jc w:val="center"/>
              <w:rPr>
                <w:rFonts w:hint="default" w:ascii="SimSun-ExtB" w:hAnsi="SimSun-ExtB"/>
              </w:rPr>
            </w:pPr>
            <w:r>
              <w:rPr>
                <w:rFonts w:hint="eastAsia" w:ascii="SimSun-ExtB" w:hAnsi="SimSun-ExtB"/>
              </w:rPr>
              <w:t>版号</w:t>
            </w:r>
          </w:p>
        </w:tc>
        <w:tc>
          <w:tcPr>
            <w:tcW w:w="1402" w:type="dxa"/>
            <w:shd w:val="clear" w:color="auto" w:fill="BEBEBE" w:themeFill="background1" w:themeFillShade="BF"/>
          </w:tcPr>
          <w:p w14:paraId="6BE18B20">
            <w:pPr>
              <w:keepNext w:val="0"/>
              <w:keepLines w:val="0"/>
              <w:suppressLineNumbers w:val="0"/>
              <w:spacing w:before="0" w:beforeAutospacing="0" w:after="0" w:afterAutospacing="0"/>
              <w:ind w:left="0" w:right="0" w:firstLine="198" w:firstLineChars="90"/>
              <w:jc w:val="center"/>
              <w:rPr>
                <w:rFonts w:hint="default" w:ascii="SimSun-ExtB" w:hAnsi="SimSun-ExtB"/>
              </w:rPr>
            </w:pPr>
            <w:r>
              <w:rPr>
                <w:rFonts w:hint="eastAsia" w:ascii="SimSun-ExtB" w:hAnsi="SimSun-ExtB"/>
              </w:rPr>
              <w:t>日期</w:t>
            </w:r>
          </w:p>
        </w:tc>
        <w:tc>
          <w:tcPr>
            <w:tcW w:w="4800" w:type="dxa"/>
            <w:shd w:val="clear" w:color="auto" w:fill="BEBEBE" w:themeFill="background1" w:themeFillShade="BF"/>
          </w:tcPr>
          <w:p w14:paraId="53846EC8">
            <w:pPr>
              <w:keepNext w:val="0"/>
              <w:keepLines w:val="0"/>
              <w:suppressLineNumbers w:val="0"/>
              <w:spacing w:before="0" w:beforeAutospacing="0" w:after="0" w:afterAutospacing="0"/>
              <w:ind w:left="0" w:right="0" w:firstLine="440"/>
              <w:jc w:val="center"/>
              <w:rPr>
                <w:rFonts w:hint="default" w:ascii="SimSun-ExtB" w:hAnsi="SimSun-ExtB"/>
              </w:rPr>
            </w:pPr>
            <w:r>
              <w:rPr>
                <w:rFonts w:hint="eastAsia" w:ascii="SimSun-ExtB" w:hAnsi="SimSun-ExtB"/>
              </w:rPr>
              <w:t>内容</w:t>
            </w:r>
          </w:p>
        </w:tc>
        <w:tc>
          <w:tcPr>
            <w:tcW w:w="1620" w:type="dxa"/>
            <w:shd w:val="clear" w:color="auto" w:fill="BEBEBE" w:themeFill="background1" w:themeFillShade="BF"/>
          </w:tcPr>
          <w:p w14:paraId="2000B274">
            <w:pPr>
              <w:keepNext w:val="0"/>
              <w:keepLines w:val="0"/>
              <w:suppressLineNumbers w:val="0"/>
              <w:spacing w:before="0" w:beforeAutospacing="0" w:after="0" w:afterAutospacing="0"/>
              <w:ind w:left="0" w:right="0" w:firstLine="0" w:firstLineChars="0"/>
              <w:jc w:val="center"/>
              <w:rPr>
                <w:rFonts w:hint="default" w:ascii="SimSun-ExtB" w:hAnsi="SimSun-ExtB"/>
              </w:rPr>
            </w:pPr>
            <w:r>
              <w:rPr>
                <w:rFonts w:hint="eastAsia" w:ascii="SimSun-ExtB" w:hAnsi="SimSun-ExtB"/>
              </w:rPr>
              <w:t>责任人</w:t>
            </w:r>
          </w:p>
        </w:tc>
        <w:tc>
          <w:tcPr>
            <w:tcW w:w="1039" w:type="dxa"/>
            <w:shd w:val="clear" w:color="auto" w:fill="BEBEBE" w:themeFill="background1" w:themeFillShade="BF"/>
          </w:tcPr>
          <w:p w14:paraId="02790EDE">
            <w:pPr>
              <w:keepNext w:val="0"/>
              <w:keepLines w:val="0"/>
              <w:suppressLineNumbers w:val="0"/>
              <w:spacing w:before="0" w:beforeAutospacing="0" w:after="0" w:afterAutospacing="0"/>
              <w:ind w:left="0" w:right="0" w:firstLine="0" w:firstLineChars="0"/>
              <w:jc w:val="center"/>
              <w:rPr>
                <w:rFonts w:hint="default" w:ascii="SimSun-ExtB" w:hAnsi="SimSun-ExtB"/>
              </w:rPr>
            </w:pPr>
            <w:r>
              <w:rPr>
                <w:rFonts w:hint="eastAsia" w:ascii="SimSun-ExtB" w:hAnsi="SimSun-ExtB"/>
              </w:rPr>
              <w:t>审批人</w:t>
            </w:r>
          </w:p>
        </w:tc>
      </w:tr>
      <w:tr w14:paraId="036165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4FA0CF81">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V1.0</w:t>
            </w:r>
          </w:p>
        </w:tc>
        <w:tc>
          <w:tcPr>
            <w:tcW w:w="1402" w:type="dxa"/>
          </w:tcPr>
          <w:p w14:paraId="3D9BB3EC">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2024-04-07</w:t>
            </w:r>
          </w:p>
        </w:tc>
        <w:tc>
          <w:tcPr>
            <w:tcW w:w="4800" w:type="dxa"/>
          </w:tcPr>
          <w:p w14:paraId="240504AE">
            <w:pPr>
              <w:keepNext w:val="0"/>
              <w:keepLines w:val="0"/>
              <w:suppressLineNumbers w:val="0"/>
              <w:spacing w:before="0" w:beforeAutospacing="0" w:after="0" w:afterAutospacing="0"/>
              <w:ind w:left="0" w:right="0" w:firstLine="0" w:firstLineChars="0"/>
              <w:jc w:val="left"/>
              <w:rPr>
                <w:rFonts w:hint="default" w:ascii="宋体" w:hAnsi="宋体" w:eastAsia="宋体" w:cs="宋体"/>
                <w:lang w:val="en-US" w:eastAsia="zh-CN"/>
              </w:rPr>
            </w:pPr>
            <w:r>
              <w:rPr>
                <w:rFonts w:hint="eastAsia" w:ascii="宋体" w:hAnsi="宋体" w:cs="宋体"/>
                <w:lang w:val="en-US" w:eastAsia="zh-CN"/>
              </w:rPr>
              <w:t>新增隐患识别、IP管理</w:t>
            </w:r>
          </w:p>
        </w:tc>
        <w:tc>
          <w:tcPr>
            <w:tcW w:w="1620" w:type="dxa"/>
          </w:tcPr>
          <w:p w14:paraId="2C45CB67">
            <w:pPr>
              <w:keepNext w:val="0"/>
              <w:keepLines w:val="0"/>
              <w:suppressLineNumbers w:val="0"/>
              <w:spacing w:before="0" w:beforeAutospacing="0" w:after="0" w:afterAutospacing="0"/>
              <w:ind w:right="0"/>
              <w:jc w:val="center"/>
              <w:rPr>
                <w:rFonts w:hint="eastAsia" w:ascii="宋体" w:hAnsi="宋体" w:eastAsia="宋体" w:cs="宋体"/>
                <w:lang w:val="en-US" w:eastAsia="zh-CN"/>
              </w:rPr>
            </w:pPr>
            <w:r>
              <w:rPr>
                <w:rFonts w:hint="eastAsia" w:ascii="宋体" w:hAnsi="宋体" w:cs="宋体"/>
                <w:lang w:val="en-US" w:eastAsia="zh-CN"/>
              </w:rPr>
              <w:t>周健胜</w:t>
            </w:r>
          </w:p>
        </w:tc>
        <w:tc>
          <w:tcPr>
            <w:tcW w:w="1039" w:type="dxa"/>
          </w:tcPr>
          <w:p w14:paraId="3E29B496">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7FA8CA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14:paraId="411E17E8">
            <w:pPr>
              <w:keepNext w:val="0"/>
              <w:keepLines w:val="0"/>
              <w:suppressLineNumbers w:val="0"/>
              <w:spacing w:before="0" w:beforeAutospacing="0" w:after="0" w:afterAutospacing="0"/>
              <w:ind w:left="0" w:right="0" w:firstLine="0" w:firstLineChars="0"/>
              <w:jc w:val="center"/>
              <w:rPr>
                <w:rFonts w:hint="default" w:ascii="SimSun-ExtB" w:hAnsi="SimSun-ExtB"/>
              </w:rPr>
            </w:pPr>
            <w:r>
              <w:rPr>
                <w:rFonts w:hint="eastAsia" w:ascii="SimSun-ExtB" w:hAnsi="SimSun-ExtB"/>
                <w:lang w:val="en-US" w:eastAsia="zh-CN"/>
              </w:rPr>
              <w:t>V1.0</w:t>
            </w:r>
          </w:p>
        </w:tc>
        <w:tc>
          <w:tcPr>
            <w:tcW w:w="1402" w:type="dxa"/>
          </w:tcPr>
          <w:p w14:paraId="78B17195">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2024-04-16</w:t>
            </w:r>
          </w:p>
        </w:tc>
        <w:tc>
          <w:tcPr>
            <w:tcW w:w="4800" w:type="dxa"/>
          </w:tcPr>
          <w:p w14:paraId="52670B37">
            <w:pPr>
              <w:pStyle w:val="99"/>
              <w:keepNext w:val="0"/>
              <w:keepLines w:val="0"/>
              <w:suppressLineNumbers w:val="0"/>
              <w:spacing w:before="0" w:beforeAutospacing="0" w:after="0" w:afterAutospacing="0"/>
              <w:ind w:left="0" w:right="0" w:firstLine="0" w:firstLineChars="0"/>
              <w:jc w:val="left"/>
              <w:rPr>
                <w:rFonts w:hint="default" w:ascii="宋体" w:hAnsi="宋体" w:eastAsia="宋体" w:cs="宋体"/>
                <w:lang w:val="en-US" w:eastAsia="zh-CN"/>
              </w:rPr>
            </w:pPr>
            <w:r>
              <w:rPr>
                <w:rFonts w:hint="eastAsia" w:ascii="宋体" w:hAnsi="宋体" w:cs="宋体"/>
                <w:lang w:val="en-US" w:eastAsia="zh-CN"/>
              </w:rPr>
              <w:t>IP库管理功能修订</w:t>
            </w:r>
          </w:p>
        </w:tc>
        <w:tc>
          <w:tcPr>
            <w:tcW w:w="1620" w:type="dxa"/>
          </w:tcPr>
          <w:p w14:paraId="217E8EB8">
            <w:pPr>
              <w:keepNext w:val="0"/>
              <w:keepLines w:val="0"/>
              <w:suppressLineNumbers w:val="0"/>
              <w:spacing w:before="0" w:beforeAutospacing="0" w:after="0" w:afterAutospacing="0"/>
              <w:ind w:right="0"/>
              <w:jc w:val="center"/>
              <w:rPr>
                <w:rFonts w:hint="eastAsia" w:ascii="宋体" w:hAnsi="宋体" w:eastAsia="宋体" w:cs="宋体"/>
                <w:lang w:val="en-US" w:eastAsia="zh-CN"/>
              </w:rPr>
            </w:pPr>
            <w:r>
              <w:rPr>
                <w:rFonts w:hint="eastAsia" w:ascii="宋体" w:hAnsi="宋体" w:cs="宋体"/>
                <w:lang w:val="en-US" w:eastAsia="zh-CN"/>
              </w:rPr>
              <w:t>周健胜</w:t>
            </w:r>
          </w:p>
        </w:tc>
        <w:tc>
          <w:tcPr>
            <w:tcW w:w="1039" w:type="dxa"/>
          </w:tcPr>
          <w:p w14:paraId="00DBC3FD">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5632D4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06C27D5E">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V1.0</w:t>
            </w:r>
          </w:p>
        </w:tc>
        <w:tc>
          <w:tcPr>
            <w:tcW w:w="1402" w:type="dxa"/>
          </w:tcPr>
          <w:p w14:paraId="2A1C657A">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2024-05-09</w:t>
            </w:r>
          </w:p>
        </w:tc>
        <w:tc>
          <w:tcPr>
            <w:tcW w:w="4800" w:type="dxa"/>
          </w:tcPr>
          <w:p w14:paraId="2F9E5797">
            <w:pPr>
              <w:pStyle w:val="99"/>
              <w:keepNext w:val="0"/>
              <w:keepLines w:val="0"/>
              <w:suppressLineNumbers w:val="0"/>
              <w:spacing w:before="0" w:beforeAutospacing="0" w:after="0" w:afterAutospacing="0"/>
              <w:ind w:left="0" w:right="0" w:firstLine="0" w:firstLineChars="0"/>
              <w:jc w:val="left"/>
              <w:rPr>
                <w:rFonts w:hint="default" w:ascii="宋体" w:hAnsi="宋体" w:eastAsia="宋体" w:cs="宋体"/>
                <w:lang w:val="en-US" w:eastAsia="zh-CN"/>
              </w:rPr>
            </w:pPr>
            <w:r>
              <w:rPr>
                <w:rFonts w:hint="eastAsia" w:ascii="宋体" w:hAnsi="宋体" w:cs="宋体"/>
                <w:lang w:val="en-US" w:eastAsia="zh-CN"/>
              </w:rPr>
              <w:t>新增入网验收流程及验收表格模板</w:t>
            </w:r>
          </w:p>
        </w:tc>
        <w:tc>
          <w:tcPr>
            <w:tcW w:w="1620" w:type="dxa"/>
          </w:tcPr>
          <w:p w14:paraId="4644DF41">
            <w:pPr>
              <w:keepNext w:val="0"/>
              <w:keepLines w:val="0"/>
              <w:suppressLineNumbers w:val="0"/>
              <w:spacing w:before="0" w:beforeAutospacing="0" w:after="0" w:afterAutospacing="0"/>
              <w:ind w:right="0"/>
              <w:jc w:val="center"/>
              <w:rPr>
                <w:rFonts w:hint="eastAsia" w:ascii="SimSun-ExtB" w:hAnsi="SimSun-ExtB" w:eastAsia="宋体"/>
                <w:lang w:val="en-US" w:eastAsia="zh-CN"/>
              </w:rPr>
            </w:pPr>
            <w:r>
              <w:rPr>
                <w:rFonts w:hint="eastAsia" w:ascii="SimSun-ExtB" w:hAnsi="SimSun-ExtB"/>
                <w:lang w:val="en-US" w:eastAsia="zh-CN"/>
              </w:rPr>
              <w:t>周健胜</w:t>
            </w:r>
          </w:p>
        </w:tc>
        <w:tc>
          <w:tcPr>
            <w:tcW w:w="1039" w:type="dxa"/>
          </w:tcPr>
          <w:p w14:paraId="39FB7FC9">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3D1054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410D6E72">
            <w:pPr>
              <w:keepNext w:val="0"/>
              <w:keepLines w:val="0"/>
              <w:suppressLineNumbers w:val="0"/>
              <w:spacing w:before="0" w:beforeAutospacing="0" w:after="0" w:afterAutospacing="0"/>
              <w:ind w:left="0" w:right="0" w:firstLine="0" w:firstLineChars="0"/>
              <w:jc w:val="center"/>
              <w:rPr>
                <w:rFonts w:hint="default" w:ascii="SimSun-ExtB" w:hAnsi="SimSun-ExtB"/>
              </w:rPr>
            </w:pPr>
            <w:r>
              <w:rPr>
                <w:rFonts w:hint="eastAsia" w:ascii="SimSun-ExtB" w:hAnsi="SimSun-ExtB"/>
                <w:lang w:val="en-US" w:eastAsia="zh-CN"/>
              </w:rPr>
              <w:t>V1.0</w:t>
            </w:r>
          </w:p>
        </w:tc>
        <w:tc>
          <w:tcPr>
            <w:tcW w:w="1402" w:type="dxa"/>
          </w:tcPr>
          <w:p w14:paraId="27DE5DE1">
            <w:pPr>
              <w:keepNext w:val="0"/>
              <w:keepLines w:val="0"/>
              <w:suppressLineNumbers w:val="0"/>
              <w:spacing w:before="0" w:beforeAutospacing="0" w:after="0" w:afterAutospacing="0"/>
              <w:ind w:left="0" w:right="0" w:firstLine="0" w:firstLineChars="0"/>
              <w:jc w:val="center"/>
              <w:rPr>
                <w:rFonts w:hint="default" w:ascii="SimSun-ExtB" w:hAnsi="SimSun-ExtB" w:eastAsia="宋体"/>
                <w:lang w:val="en-US" w:eastAsia="zh-CN"/>
              </w:rPr>
            </w:pPr>
            <w:r>
              <w:rPr>
                <w:rFonts w:hint="eastAsia" w:ascii="SimSun-ExtB" w:hAnsi="SimSun-ExtB"/>
                <w:lang w:val="en-US" w:eastAsia="zh-CN"/>
              </w:rPr>
              <w:t>2024-07-08</w:t>
            </w:r>
          </w:p>
        </w:tc>
        <w:tc>
          <w:tcPr>
            <w:tcW w:w="4800" w:type="dxa"/>
          </w:tcPr>
          <w:p w14:paraId="32C33669">
            <w:pPr>
              <w:keepNext w:val="0"/>
              <w:keepLines w:val="0"/>
              <w:suppressLineNumbers w:val="0"/>
              <w:spacing w:before="0" w:beforeAutospacing="0" w:after="0" w:afterAutospacing="0"/>
              <w:ind w:left="0" w:right="0" w:firstLine="0" w:firstLineChars="0"/>
              <w:jc w:val="left"/>
              <w:rPr>
                <w:rFonts w:hint="default" w:ascii="宋体" w:hAnsi="宋体" w:eastAsia="宋体" w:cs="宋体"/>
              </w:rPr>
            </w:pPr>
            <w:r>
              <w:rPr>
                <w:rFonts w:hint="eastAsia"/>
                <w:lang w:val="en-US" w:eastAsia="zh-CN"/>
              </w:rPr>
              <w:t>新增风险等级改造策略</w:t>
            </w:r>
          </w:p>
        </w:tc>
        <w:tc>
          <w:tcPr>
            <w:tcW w:w="1620" w:type="dxa"/>
          </w:tcPr>
          <w:p w14:paraId="1575A870">
            <w:pPr>
              <w:keepNext w:val="0"/>
              <w:keepLines w:val="0"/>
              <w:suppressLineNumbers w:val="0"/>
              <w:spacing w:before="0" w:beforeAutospacing="0" w:after="0" w:afterAutospacing="0"/>
              <w:ind w:left="0" w:right="0" w:firstLine="198" w:firstLineChars="90"/>
              <w:jc w:val="center"/>
              <w:rPr>
                <w:rFonts w:hint="eastAsia" w:ascii="SimSun-ExtB" w:hAnsi="SimSun-ExtB" w:eastAsia="宋体"/>
                <w:lang w:val="en-US" w:eastAsia="zh-CN"/>
              </w:rPr>
            </w:pPr>
            <w:r>
              <w:rPr>
                <w:rFonts w:hint="eastAsia" w:ascii="SimSun-ExtB" w:hAnsi="SimSun-ExtB"/>
                <w:lang w:val="en-US" w:eastAsia="zh-CN"/>
              </w:rPr>
              <w:t>江丽</w:t>
            </w:r>
          </w:p>
        </w:tc>
        <w:tc>
          <w:tcPr>
            <w:tcW w:w="1039" w:type="dxa"/>
          </w:tcPr>
          <w:p w14:paraId="6AC79452">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592D1B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vAlign w:val="top"/>
          </w:tcPr>
          <w:p w14:paraId="10EEB989">
            <w:pPr>
              <w:keepNext w:val="0"/>
              <w:keepLines w:val="0"/>
              <w:suppressLineNumbers w:val="0"/>
              <w:spacing w:before="0" w:beforeAutospacing="0" w:after="0" w:afterAutospacing="0"/>
              <w:ind w:left="0" w:leftChars="0" w:right="0" w:rightChars="0" w:firstLine="0" w:firstLineChars="0"/>
              <w:jc w:val="center"/>
              <w:rPr>
                <w:rFonts w:hint="default" w:ascii="SimSun-ExtB" w:hAnsi="SimSun-ExtB"/>
              </w:rPr>
            </w:pPr>
            <w:r>
              <w:rPr>
                <w:rFonts w:hint="eastAsia" w:ascii="SimSun-ExtB" w:hAnsi="SimSun-ExtB"/>
                <w:lang w:val="en-US" w:eastAsia="zh-CN"/>
              </w:rPr>
              <w:t>V1.0</w:t>
            </w:r>
          </w:p>
        </w:tc>
        <w:tc>
          <w:tcPr>
            <w:tcW w:w="1402" w:type="dxa"/>
            <w:vAlign w:val="top"/>
          </w:tcPr>
          <w:p w14:paraId="0F6A3449">
            <w:pPr>
              <w:keepNext w:val="0"/>
              <w:keepLines w:val="0"/>
              <w:suppressLineNumbers w:val="0"/>
              <w:spacing w:before="0" w:beforeAutospacing="0" w:after="0" w:afterAutospacing="0"/>
              <w:ind w:left="0" w:leftChars="0" w:right="0" w:rightChars="0" w:firstLine="0" w:firstLineChars="0"/>
              <w:jc w:val="center"/>
              <w:rPr>
                <w:rFonts w:hint="default" w:ascii="SimSun-ExtB" w:hAnsi="SimSun-ExtB"/>
                <w:lang w:val="en-US"/>
              </w:rPr>
            </w:pPr>
            <w:r>
              <w:rPr>
                <w:rFonts w:hint="eastAsia" w:ascii="SimSun-ExtB" w:hAnsi="SimSun-ExtB"/>
                <w:lang w:val="en-US" w:eastAsia="zh-CN"/>
              </w:rPr>
              <w:t>2024-07-22</w:t>
            </w:r>
          </w:p>
        </w:tc>
        <w:tc>
          <w:tcPr>
            <w:tcW w:w="4800" w:type="dxa"/>
          </w:tcPr>
          <w:p w14:paraId="3A451B94">
            <w:pPr>
              <w:pStyle w:val="101"/>
              <w:keepNext w:val="0"/>
              <w:keepLines w:val="0"/>
              <w:suppressLineNumbers w:val="0"/>
              <w:spacing w:before="0" w:beforeAutospacing="0" w:after="0" w:afterAutospacing="0"/>
              <w:ind w:left="0" w:right="0" w:firstLine="0" w:firstLineChars="0"/>
              <w:jc w:val="left"/>
              <w:rPr>
                <w:rFonts w:hint="default" w:ascii="宋体" w:hAnsi="宋体" w:eastAsia="宋体" w:cs="宋体"/>
                <w:lang w:val="en-US" w:eastAsia="zh-CN"/>
              </w:rPr>
            </w:pPr>
            <w:r>
              <w:rPr>
                <w:rFonts w:hint="eastAsia" w:ascii="宋体" w:hAnsi="宋体" w:cs="宋体"/>
                <w:lang w:val="en-US" w:eastAsia="zh-CN"/>
              </w:rPr>
              <w:t>新增用电预算预占</w:t>
            </w:r>
          </w:p>
        </w:tc>
        <w:tc>
          <w:tcPr>
            <w:tcW w:w="1620" w:type="dxa"/>
          </w:tcPr>
          <w:p w14:paraId="787EE2D0">
            <w:pPr>
              <w:keepNext w:val="0"/>
              <w:keepLines w:val="0"/>
              <w:suppressLineNumbers w:val="0"/>
              <w:spacing w:before="0" w:beforeAutospacing="0" w:after="0" w:afterAutospacing="0"/>
              <w:ind w:right="0"/>
              <w:jc w:val="center"/>
              <w:rPr>
                <w:rFonts w:hint="eastAsia" w:ascii="宋体" w:hAnsi="宋体" w:eastAsia="宋体" w:cs="宋体"/>
                <w:lang w:val="en-US" w:eastAsia="zh-CN"/>
              </w:rPr>
            </w:pPr>
            <w:r>
              <w:rPr>
                <w:rFonts w:hint="eastAsia" w:ascii="宋体" w:hAnsi="宋体" w:cs="宋体"/>
                <w:lang w:val="en-US" w:eastAsia="zh-CN"/>
              </w:rPr>
              <w:t>周健胜</w:t>
            </w:r>
          </w:p>
        </w:tc>
        <w:tc>
          <w:tcPr>
            <w:tcW w:w="1039" w:type="dxa"/>
          </w:tcPr>
          <w:p w14:paraId="65D5233C">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33491C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5151D862">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2DC67BB5">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4FC8A842">
            <w:pPr>
              <w:keepNext w:val="0"/>
              <w:keepLines w:val="0"/>
              <w:suppressLineNumbers w:val="0"/>
              <w:spacing w:before="0" w:beforeAutospacing="0" w:after="0" w:afterAutospacing="0"/>
              <w:ind w:left="0" w:right="0" w:firstLine="0" w:firstLineChars="0"/>
              <w:jc w:val="left"/>
              <w:rPr>
                <w:rFonts w:hint="default" w:ascii="宋体" w:hAnsi="宋体" w:eastAsia="宋体" w:cs="宋体"/>
              </w:rPr>
            </w:pPr>
          </w:p>
        </w:tc>
        <w:tc>
          <w:tcPr>
            <w:tcW w:w="1620" w:type="dxa"/>
          </w:tcPr>
          <w:p w14:paraId="3A696ACE">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37F8A5C3">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35A9AB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14:paraId="2A09F3EF">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43933F90">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24D9A4CB">
            <w:pPr>
              <w:keepNext w:val="0"/>
              <w:keepLines w:val="0"/>
              <w:suppressLineNumbers w:val="0"/>
              <w:spacing w:before="0" w:beforeAutospacing="0" w:after="0" w:afterAutospacing="0"/>
              <w:ind w:left="0" w:right="0" w:firstLine="0" w:firstLineChars="0"/>
              <w:jc w:val="left"/>
              <w:rPr>
                <w:rFonts w:hint="default" w:ascii="宋体" w:hAnsi="宋体" w:eastAsia="宋体" w:cs="宋体"/>
              </w:rPr>
            </w:pPr>
          </w:p>
        </w:tc>
        <w:tc>
          <w:tcPr>
            <w:tcW w:w="1620" w:type="dxa"/>
          </w:tcPr>
          <w:p w14:paraId="31EE45ED">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7C6F02BD">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25B0A3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14:paraId="632B5A12">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3B74991A">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650DC59C">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24270BCF">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168242BA">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70BB50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73F299C4">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5065B294">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424DD338">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7E332237">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668ED804">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5C0D12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56456CA0">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1D072341">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283C3CC5">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35626531">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38737510">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652575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756502BC">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5CB2B93B">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102BF5CD">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19337112">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62C63BA4">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3B284B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728B7D64">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5E2AC57E">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69A48320">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5E1F3E0D">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4D727444">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536A93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02CB75B8">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73D33462">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0867513F">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0885BE4D">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478154AA">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1D4E3E1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075971D2">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2FBC7D75">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0851F5CD">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7AAB6EFE">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694A5ECB">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26AB68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24BF121B">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2C4C0835">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61F478C9">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4FED61C2">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2D21B13E">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43F4C47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6ED79B18">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2B0C2B60">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46DFF6D3">
            <w:pPr>
              <w:keepNext w:val="0"/>
              <w:keepLines w:val="0"/>
              <w:suppressLineNumbers w:val="0"/>
              <w:spacing w:before="0" w:beforeAutospacing="0" w:after="0" w:afterAutospacing="0"/>
              <w:ind w:left="0" w:right="0" w:firstLine="0" w:firstLineChars="0"/>
              <w:jc w:val="left"/>
              <w:rPr>
                <w:rFonts w:hint="default" w:ascii="宋体" w:hAnsi="宋体" w:eastAsia="宋体" w:cs="宋体"/>
              </w:rPr>
            </w:pPr>
          </w:p>
        </w:tc>
        <w:tc>
          <w:tcPr>
            <w:tcW w:w="1620" w:type="dxa"/>
          </w:tcPr>
          <w:p w14:paraId="4786AABC">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188A0CCB">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25CB23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663753FA">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1AB76386">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636E1238">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0FC17474">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571FB9A4">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5F94F65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101" w:type="dxa"/>
          </w:tcPr>
          <w:p w14:paraId="453FAEC6">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7D7A2EDE">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66D94A9D">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11DF159B">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11E2E6D0">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660EB9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06811C89">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57235D17">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3BD8D38F">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7EAE6397">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48D6B965">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7E4AA6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716A5BD9">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102F5AAC">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18605879">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54FB3CFF">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05C1B32F">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7A8A86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542E6392">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7F5E096D">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15DBECE2">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59338126">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56C946F4">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041E41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54E8B3A0">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1C4CEDD7">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48FFE020">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75226C5C">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1BE76BD6">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29A8C8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2745AA50">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7BAE5454">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19D18920">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24F43DE2">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50BC5ABD">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1A742A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3EE139B9">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334416CA">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0AF527E0">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7EBE05A8">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2A616695">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6F5C654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3F2F1461">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69FDEA03">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5832B961">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651BF167">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17529728">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r w14:paraId="479E78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2" w:hRule="atLeast"/>
        </w:trPr>
        <w:tc>
          <w:tcPr>
            <w:tcW w:w="1101" w:type="dxa"/>
          </w:tcPr>
          <w:p w14:paraId="276B3650">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1402" w:type="dxa"/>
          </w:tcPr>
          <w:p w14:paraId="65E44FF3">
            <w:pPr>
              <w:keepNext w:val="0"/>
              <w:keepLines w:val="0"/>
              <w:suppressLineNumbers w:val="0"/>
              <w:spacing w:before="0" w:beforeAutospacing="0" w:after="0" w:afterAutospacing="0"/>
              <w:ind w:left="0" w:right="0" w:firstLine="0" w:firstLineChars="0"/>
              <w:jc w:val="center"/>
              <w:rPr>
                <w:rFonts w:hint="default" w:ascii="SimSun-ExtB" w:hAnsi="SimSun-ExtB"/>
              </w:rPr>
            </w:pPr>
          </w:p>
        </w:tc>
        <w:tc>
          <w:tcPr>
            <w:tcW w:w="4800" w:type="dxa"/>
          </w:tcPr>
          <w:p w14:paraId="39F54707">
            <w:pPr>
              <w:keepNext w:val="0"/>
              <w:keepLines w:val="0"/>
              <w:suppressLineNumbers w:val="0"/>
              <w:spacing w:before="0" w:beforeAutospacing="0" w:after="0" w:afterAutospacing="0"/>
              <w:ind w:left="0" w:right="0" w:firstLine="0" w:firstLineChars="0"/>
              <w:jc w:val="left"/>
              <w:rPr>
                <w:rFonts w:hint="default" w:ascii="SimSun-ExtB" w:hAnsi="SimSun-ExtB"/>
              </w:rPr>
            </w:pPr>
          </w:p>
        </w:tc>
        <w:tc>
          <w:tcPr>
            <w:tcW w:w="1620" w:type="dxa"/>
          </w:tcPr>
          <w:p w14:paraId="24BCB6A5">
            <w:pPr>
              <w:keepNext w:val="0"/>
              <w:keepLines w:val="0"/>
              <w:suppressLineNumbers w:val="0"/>
              <w:spacing w:before="0" w:beforeAutospacing="0" w:after="0" w:afterAutospacing="0"/>
              <w:ind w:left="0" w:right="0" w:firstLine="198" w:firstLineChars="90"/>
              <w:jc w:val="center"/>
              <w:rPr>
                <w:rFonts w:hint="default" w:ascii="SimSun-ExtB" w:hAnsi="SimSun-ExtB"/>
              </w:rPr>
            </w:pPr>
          </w:p>
        </w:tc>
        <w:tc>
          <w:tcPr>
            <w:tcW w:w="1039" w:type="dxa"/>
          </w:tcPr>
          <w:p w14:paraId="36DA28F8">
            <w:pPr>
              <w:keepNext w:val="0"/>
              <w:keepLines w:val="0"/>
              <w:suppressLineNumbers w:val="0"/>
              <w:spacing w:before="0" w:beforeAutospacing="0" w:after="0" w:afterAutospacing="0"/>
              <w:ind w:left="0" w:right="0" w:firstLine="198" w:firstLineChars="90"/>
              <w:jc w:val="center"/>
              <w:rPr>
                <w:rFonts w:hint="default" w:ascii="SimSun-ExtB" w:hAnsi="SimSun-ExtB"/>
              </w:rPr>
            </w:pPr>
          </w:p>
        </w:tc>
      </w:tr>
    </w:tbl>
    <w:p w14:paraId="6F6EA032"/>
    <w:p w14:paraId="09C2EDCE">
      <w:r>
        <w:br w:type="page"/>
      </w:r>
    </w:p>
    <w:sdt>
      <w:sdtPr>
        <w:rPr>
          <w:rFonts w:ascii="宋体" w:hAnsi="宋体" w:eastAsia="宋体" w:cs="Times New Roman"/>
          <w:kern w:val="2"/>
          <w:sz w:val="21"/>
          <w:szCs w:val="22"/>
          <w:lang w:val="en-US" w:eastAsia="zh-CN" w:bidi="ar-SA"/>
        </w:rPr>
        <w:id w:val="147459668"/>
        <w15:color w:val="DBDBDB"/>
        <w:docPartObj>
          <w:docPartGallery w:val="Table of Contents"/>
          <w:docPartUnique/>
        </w:docPartObj>
      </w:sdtPr>
      <w:sdtEndPr>
        <w:rPr>
          <w:rFonts w:hint="eastAsia" w:ascii="Calibri" w:hAnsi="Calibri" w:eastAsia="宋体" w:cs="Times New Roman"/>
          <w:kern w:val="2"/>
          <w:sz w:val="22"/>
          <w:szCs w:val="32"/>
          <w:lang w:val="en-US" w:eastAsia="zh-CN" w:bidi="ar-SA"/>
        </w:rPr>
      </w:sdtEndPr>
      <w:sdtContent>
        <w:p w14:paraId="7EF9AD23">
          <w:pPr>
            <w:spacing w:before="0" w:beforeLines="0" w:after="0" w:afterLines="0" w:line="240" w:lineRule="auto"/>
            <w:ind w:left="0" w:leftChars="0" w:right="0" w:rightChars="0" w:firstLine="0" w:firstLineChars="0"/>
            <w:jc w:val="center"/>
          </w:pPr>
          <w:r>
            <w:rPr>
              <w:rFonts w:ascii="宋体" w:hAnsi="宋体" w:eastAsia="宋体"/>
              <w:sz w:val="32"/>
              <w:szCs w:val="32"/>
            </w:rPr>
            <w:t>目录</w:t>
          </w:r>
        </w:p>
        <w:p w14:paraId="1709F77D">
          <w:pPr>
            <w:pStyle w:val="24"/>
            <w:tabs>
              <w:tab w:val="right" w:leader="dot" w:pos="9746"/>
            </w:tabs>
          </w:pPr>
          <w:r>
            <w:rPr>
              <w:rFonts w:hint="eastAsia"/>
              <w:sz w:val="32"/>
              <w:szCs w:val="32"/>
              <w:lang w:val="en-US" w:eastAsia="zh-CN"/>
            </w:rPr>
            <w:fldChar w:fldCharType="begin"/>
          </w:r>
          <w:r>
            <w:rPr>
              <w:rFonts w:hint="eastAsia"/>
              <w:sz w:val="32"/>
              <w:szCs w:val="32"/>
              <w:lang w:val="en-US" w:eastAsia="zh-CN"/>
            </w:rPr>
            <w:instrText xml:space="preserve">TOC \o "1-3" \h \u </w:instrText>
          </w:r>
          <w:r>
            <w:rPr>
              <w:rFonts w:hint="eastAsia"/>
              <w:sz w:val="32"/>
              <w:szCs w:val="32"/>
              <w:lang w:val="en-US" w:eastAsia="zh-CN"/>
            </w:rPr>
            <w:fldChar w:fldCharType="separate"/>
          </w:r>
          <w:r>
            <w:rPr>
              <w:rFonts w:hint="eastAsia"/>
              <w:szCs w:val="32"/>
              <w:lang w:val="en-US" w:eastAsia="zh-CN"/>
            </w:rPr>
            <w:fldChar w:fldCharType="begin"/>
          </w:r>
          <w:r>
            <w:rPr>
              <w:rFonts w:hint="eastAsia"/>
              <w:szCs w:val="32"/>
              <w:lang w:val="en-US" w:eastAsia="zh-CN"/>
            </w:rPr>
            <w:instrText xml:space="preserve"> HYPERLINK \l _Toc8512 </w:instrText>
          </w:r>
          <w:r>
            <w:rPr>
              <w:rFonts w:hint="eastAsia"/>
              <w:szCs w:val="32"/>
              <w:lang w:val="en-US" w:eastAsia="zh-CN"/>
            </w:rPr>
            <w:fldChar w:fldCharType="separate"/>
          </w:r>
          <w:r>
            <w:rPr>
              <w:rFonts w:hint="default"/>
              <w:lang w:val="en-US" w:eastAsia="zh-CN"/>
            </w:rPr>
            <w:t>1.</w:t>
          </w:r>
          <w:r>
            <w:rPr>
              <w:rFonts w:hint="eastAsia"/>
              <w:lang w:val="en-US" w:eastAsia="zh-CN"/>
            </w:rPr>
            <w:t>功能需求</w:t>
          </w:r>
          <w:r>
            <w:tab/>
          </w:r>
          <w:r>
            <w:fldChar w:fldCharType="begin"/>
          </w:r>
          <w:r>
            <w:instrText xml:space="preserve"> PAGEREF _Toc8512 \h </w:instrText>
          </w:r>
          <w:r>
            <w:fldChar w:fldCharType="separate"/>
          </w:r>
          <w:r>
            <w:t>4</w:t>
          </w:r>
          <w:r>
            <w:fldChar w:fldCharType="end"/>
          </w:r>
          <w:r>
            <w:rPr>
              <w:rFonts w:hint="eastAsia"/>
              <w:szCs w:val="32"/>
              <w:lang w:val="en-US" w:eastAsia="zh-CN"/>
            </w:rPr>
            <w:fldChar w:fldCharType="end"/>
          </w:r>
        </w:p>
        <w:p w14:paraId="09FBDBC9">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_Toc19407 </w:instrText>
          </w:r>
          <w:r>
            <w:rPr>
              <w:rFonts w:hint="eastAsia"/>
              <w:szCs w:val="32"/>
              <w:lang w:val="en-US" w:eastAsia="zh-CN"/>
            </w:rPr>
            <w:fldChar w:fldCharType="separate"/>
          </w:r>
          <w:r>
            <w:rPr>
              <w:rFonts w:hint="default"/>
              <w:lang w:val="en-US" w:eastAsia="zh-CN"/>
            </w:rPr>
            <w:t>1.1.</w:t>
          </w:r>
          <w:r>
            <w:rPr>
              <w:rFonts w:hint="eastAsia"/>
              <w:lang w:val="en-US" w:eastAsia="zh-CN"/>
            </w:rPr>
            <w:t>运维管理</w:t>
          </w:r>
          <w:r>
            <w:tab/>
          </w:r>
          <w:r>
            <w:fldChar w:fldCharType="begin"/>
          </w:r>
          <w:r>
            <w:instrText xml:space="preserve"> PAGEREF _Toc19407 \h </w:instrText>
          </w:r>
          <w:r>
            <w:fldChar w:fldCharType="separate"/>
          </w:r>
          <w:r>
            <w:t>4</w:t>
          </w:r>
          <w:r>
            <w:fldChar w:fldCharType="end"/>
          </w:r>
          <w:r>
            <w:rPr>
              <w:rFonts w:hint="eastAsia"/>
              <w:szCs w:val="32"/>
              <w:lang w:val="en-US" w:eastAsia="zh-CN"/>
            </w:rPr>
            <w:fldChar w:fldCharType="end"/>
          </w:r>
        </w:p>
        <w:p w14:paraId="5A7B956E">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_Toc11725 </w:instrText>
          </w:r>
          <w:r>
            <w:rPr>
              <w:rFonts w:hint="eastAsia"/>
              <w:szCs w:val="32"/>
              <w:lang w:val="en-US" w:eastAsia="zh-CN"/>
            </w:rPr>
            <w:fldChar w:fldCharType="separate"/>
          </w:r>
          <w:r>
            <w:rPr>
              <w:rFonts w:hint="default"/>
            </w:rPr>
            <w:t>1.1.1.</w:t>
          </w:r>
          <w:r>
            <w:rPr>
              <w:rFonts w:hint="eastAsia"/>
            </w:rPr>
            <w:t>AIMIOps-</w:t>
          </w:r>
          <w:r>
            <w:rPr>
              <w:rFonts w:hint="eastAsia"/>
              <w:lang w:val="en-US" w:eastAsia="zh-CN"/>
            </w:rPr>
            <w:t>GX-</w:t>
          </w:r>
          <w:r>
            <w:rPr>
              <w:rFonts w:hint="eastAsia"/>
            </w:rPr>
            <w:t>BR-F-</w:t>
          </w:r>
          <w:r>
            <w:rPr>
              <w:rFonts w:hint="eastAsia"/>
              <w:lang w:val="en-US" w:eastAsia="zh-CN"/>
            </w:rPr>
            <w:t>01-001动环设备IP库</w:t>
          </w:r>
          <w:r>
            <w:tab/>
          </w:r>
          <w:r>
            <w:fldChar w:fldCharType="begin"/>
          </w:r>
          <w:r>
            <w:instrText xml:space="preserve"> PAGEREF _Toc11725 \h </w:instrText>
          </w:r>
          <w:r>
            <w:fldChar w:fldCharType="separate"/>
          </w:r>
          <w:r>
            <w:t>4</w:t>
          </w:r>
          <w:r>
            <w:fldChar w:fldCharType="end"/>
          </w:r>
          <w:r>
            <w:rPr>
              <w:rFonts w:hint="eastAsia"/>
              <w:szCs w:val="32"/>
              <w:lang w:val="en-US" w:eastAsia="zh-CN"/>
            </w:rPr>
            <w:fldChar w:fldCharType="end"/>
          </w:r>
        </w:p>
        <w:p w14:paraId="3DDB8629">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_Toc18821 </w:instrText>
          </w:r>
          <w:r>
            <w:rPr>
              <w:rFonts w:hint="eastAsia"/>
              <w:szCs w:val="32"/>
              <w:lang w:val="en-US" w:eastAsia="zh-CN"/>
            </w:rPr>
            <w:fldChar w:fldCharType="separate"/>
          </w:r>
          <w:r>
            <w:rPr>
              <w:rFonts w:hint="default"/>
            </w:rPr>
            <w:t>1.1.2.</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002IP申请流程</w:t>
          </w:r>
          <w:r>
            <w:tab/>
          </w:r>
          <w:r>
            <w:fldChar w:fldCharType="begin"/>
          </w:r>
          <w:r>
            <w:instrText xml:space="preserve"> PAGEREF _Toc18821 \h </w:instrText>
          </w:r>
          <w:r>
            <w:fldChar w:fldCharType="separate"/>
          </w:r>
          <w:r>
            <w:t>7</w:t>
          </w:r>
          <w:r>
            <w:fldChar w:fldCharType="end"/>
          </w:r>
          <w:r>
            <w:rPr>
              <w:rFonts w:hint="eastAsia"/>
              <w:szCs w:val="32"/>
              <w:lang w:val="en-US" w:eastAsia="zh-CN"/>
            </w:rPr>
            <w:fldChar w:fldCharType="end"/>
          </w:r>
        </w:p>
        <w:p w14:paraId="43557120">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_Toc15669 </w:instrText>
          </w:r>
          <w:r>
            <w:rPr>
              <w:rFonts w:hint="eastAsia"/>
              <w:szCs w:val="32"/>
              <w:lang w:val="en-US" w:eastAsia="zh-CN"/>
            </w:rPr>
            <w:fldChar w:fldCharType="separate"/>
          </w:r>
          <w:r>
            <w:rPr>
              <w:rFonts w:hint="default"/>
            </w:rPr>
            <w:t>1.1.3.</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003隐患感知规则配置</w:t>
          </w:r>
          <w:r>
            <w:tab/>
          </w:r>
          <w:r>
            <w:fldChar w:fldCharType="begin"/>
          </w:r>
          <w:r>
            <w:instrText xml:space="preserve"> PAGEREF _Toc15669 \h </w:instrText>
          </w:r>
          <w:r>
            <w:fldChar w:fldCharType="separate"/>
          </w:r>
          <w:r>
            <w:t>12</w:t>
          </w:r>
          <w:r>
            <w:fldChar w:fldCharType="end"/>
          </w:r>
          <w:r>
            <w:rPr>
              <w:rFonts w:hint="eastAsia"/>
              <w:szCs w:val="32"/>
              <w:lang w:val="en-US" w:eastAsia="zh-CN"/>
            </w:rPr>
            <w:fldChar w:fldCharType="end"/>
          </w:r>
        </w:p>
        <w:p w14:paraId="7F797B03">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_Toc10697 </w:instrText>
          </w:r>
          <w:r>
            <w:rPr>
              <w:rFonts w:hint="eastAsia"/>
              <w:szCs w:val="32"/>
              <w:lang w:val="en-US" w:eastAsia="zh-CN"/>
            </w:rPr>
            <w:fldChar w:fldCharType="separate"/>
          </w:r>
          <w:r>
            <w:rPr>
              <w:rFonts w:hint="default"/>
            </w:rPr>
            <w:t>1.1.4.</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004隐患管理</w:t>
          </w:r>
          <w:r>
            <w:tab/>
          </w:r>
          <w:r>
            <w:fldChar w:fldCharType="begin"/>
          </w:r>
          <w:r>
            <w:instrText xml:space="preserve"> PAGEREF _Toc10697 \h </w:instrText>
          </w:r>
          <w:r>
            <w:fldChar w:fldCharType="separate"/>
          </w:r>
          <w:r>
            <w:t>14</w:t>
          </w:r>
          <w:r>
            <w:fldChar w:fldCharType="end"/>
          </w:r>
          <w:r>
            <w:rPr>
              <w:rFonts w:hint="eastAsia"/>
              <w:szCs w:val="32"/>
              <w:lang w:val="en-US" w:eastAsia="zh-CN"/>
            </w:rPr>
            <w:fldChar w:fldCharType="end"/>
          </w:r>
        </w:p>
        <w:p w14:paraId="1CF0AF80">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_Toc30865 </w:instrText>
          </w:r>
          <w:r>
            <w:rPr>
              <w:rFonts w:hint="eastAsia"/>
              <w:szCs w:val="32"/>
              <w:lang w:val="en-US" w:eastAsia="zh-CN"/>
            </w:rPr>
            <w:fldChar w:fldCharType="separate"/>
          </w:r>
          <w:r>
            <w:rPr>
              <w:rFonts w:hint="default"/>
            </w:rPr>
            <w:t>1.1.5.</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005网络健康度监测</w:t>
          </w:r>
          <w:r>
            <w:tab/>
          </w:r>
          <w:r>
            <w:fldChar w:fldCharType="begin"/>
          </w:r>
          <w:r>
            <w:instrText xml:space="preserve"> PAGEREF _Toc30865 \h </w:instrText>
          </w:r>
          <w:r>
            <w:fldChar w:fldCharType="separate"/>
          </w:r>
          <w:r>
            <w:t>17</w:t>
          </w:r>
          <w:r>
            <w:fldChar w:fldCharType="end"/>
          </w:r>
          <w:r>
            <w:rPr>
              <w:rFonts w:hint="eastAsia"/>
              <w:szCs w:val="32"/>
              <w:lang w:val="en-US" w:eastAsia="zh-CN"/>
            </w:rPr>
            <w:fldChar w:fldCharType="end"/>
          </w:r>
        </w:p>
        <w:p w14:paraId="42ED1771">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_Toc19551 </w:instrText>
          </w:r>
          <w:r>
            <w:rPr>
              <w:rFonts w:hint="eastAsia"/>
              <w:szCs w:val="32"/>
              <w:lang w:val="en-US" w:eastAsia="zh-CN"/>
            </w:rPr>
            <w:fldChar w:fldCharType="separate"/>
          </w:r>
          <w:r>
            <w:rPr>
              <w:rFonts w:hint="default"/>
            </w:rPr>
            <w:t>1.1.6.</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006故障预测规则配置</w:t>
          </w:r>
          <w:r>
            <w:tab/>
          </w:r>
          <w:r>
            <w:fldChar w:fldCharType="begin"/>
          </w:r>
          <w:r>
            <w:instrText xml:space="preserve"> PAGEREF _Toc19551 \h </w:instrText>
          </w:r>
          <w:r>
            <w:fldChar w:fldCharType="separate"/>
          </w:r>
          <w:r>
            <w:t>18</w:t>
          </w:r>
          <w:r>
            <w:fldChar w:fldCharType="end"/>
          </w:r>
          <w:r>
            <w:rPr>
              <w:rFonts w:hint="eastAsia"/>
              <w:szCs w:val="32"/>
              <w:lang w:val="en-US" w:eastAsia="zh-CN"/>
            </w:rPr>
            <w:fldChar w:fldCharType="end"/>
          </w:r>
        </w:p>
        <w:p w14:paraId="7DFB7DC6">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_Toc22388 </w:instrText>
          </w:r>
          <w:r>
            <w:rPr>
              <w:rFonts w:hint="eastAsia"/>
              <w:szCs w:val="32"/>
              <w:lang w:val="en-US" w:eastAsia="zh-CN"/>
            </w:rPr>
            <w:fldChar w:fldCharType="separate"/>
          </w:r>
          <w:r>
            <w:rPr>
              <w:rFonts w:hint="default"/>
            </w:rPr>
            <w:t>1.1.7.</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007故障预测管理</w:t>
          </w:r>
          <w:r>
            <w:tab/>
          </w:r>
          <w:r>
            <w:fldChar w:fldCharType="begin"/>
          </w:r>
          <w:r>
            <w:instrText xml:space="preserve"> PAGEREF _Toc22388 \h </w:instrText>
          </w:r>
          <w:r>
            <w:fldChar w:fldCharType="separate"/>
          </w:r>
          <w:r>
            <w:t>20</w:t>
          </w:r>
          <w:r>
            <w:fldChar w:fldCharType="end"/>
          </w:r>
          <w:r>
            <w:rPr>
              <w:rFonts w:hint="eastAsia"/>
              <w:szCs w:val="32"/>
              <w:lang w:val="en-US" w:eastAsia="zh-CN"/>
            </w:rPr>
            <w:fldChar w:fldCharType="end"/>
          </w:r>
        </w:p>
        <w:p w14:paraId="6B810AE4">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_Toc3554 </w:instrText>
          </w:r>
          <w:r>
            <w:rPr>
              <w:rFonts w:hint="eastAsia"/>
              <w:szCs w:val="32"/>
              <w:lang w:val="en-US" w:eastAsia="zh-CN"/>
            </w:rPr>
            <w:fldChar w:fldCharType="separate"/>
          </w:r>
          <w:r>
            <w:rPr>
              <w:rFonts w:hint="default"/>
            </w:rPr>
            <w:t>1.1.8.</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008协议库管理</w:t>
          </w:r>
          <w:r>
            <w:tab/>
          </w:r>
          <w:r>
            <w:fldChar w:fldCharType="begin"/>
          </w:r>
          <w:r>
            <w:instrText xml:space="preserve"> PAGEREF _Toc3554 \h </w:instrText>
          </w:r>
          <w:r>
            <w:fldChar w:fldCharType="separate"/>
          </w:r>
          <w:r>
            <w:t>22</w:t>
          </w:r>
          <w:r>
            <w:fldChar w:fldCharType="end"/>
          </w:r>
          <w:r>
            <w:rPr>
              <w:rFonts w:hint="eastAsia"/>
              <w:szCs w:val="32"/>
              <w:lang w:val="en-US" w:eastAsia="zh-CN"/>
            </w:rPr>
            <w:fldChar w:fldCharType="end"/>
          </w:r>
        </w:p>
        <w:p w14:paraId="510F354C">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_Toc25090 </w:instrText>
          </w:r>
          <w:r>
            <w:rPr>
              <w:rFonts w:hint="eastAsia"/>
              <w:szCs w:val="32"/>
              <w:lang w:val="en-US" w:eastAsia="zh-CN"/>
            </w:rPr>
            <w:fldChar w:fldCharType="separate"/>
          </w:r>
          <w:r>
            <w:rPr>
              <w:rFonts w:hint="default"/>
            </w:rPr>
            <w:t>1.1.9.</w:t>
          </w:r>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009</w:t>
          </w:r>
          <w:r>
            <w:rPr>
              <w:rFonts w:hint="eastAsia"/>
              <w:lang w:eastAsia="zh-CN"/>
            </w:rPr>
            <w:t>（</w:t>
          </w:r>
          <w:r>
            <w:rPr>
              <w:rFonts w:hint="eastAsia"/>
              <w:lang w:val="en-US" w:eastAsia="zh-CN"/>
            </w:rPr>
            <w:t>变更）IP申请流程</w:t>
          </w:r>
          <w:r>
            <w:tab/>
          </w:r>
          <w:r>
            <w:fldChar w:fldCharType="begin"/>
          </w:r>
          <w:r>
            <w:instrText xml:space="preserve"> PAGEREF _Toc25090 \h </w:instrText>
          </w:r>
          <w:r>
            <w:fldChar w:fldCharType="separate"/>
          </w:r>
          <w:r>
            <w:t>25</w:t>
          </w:r>
          <w:r>
            <w:fldChar w:fldCharType="end"/>
          </w:r>
          <w:r>
            <w:rPr>
              <w:rFonts w:hint="eastAsia"/>
              <w:szCs w:val="32"/>
              <w:lang w:val="en-US" w:eastAsia="zh-CN"/>
            </w:rPr>
            <w:fldChar w:fldCharType="end"/>
          </w:r>
        </w:p>
        <w:p w14:paraId="7792FF8F">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_Toc17432 </w:instrText>
          </w:r>
          <w:r>
            <w:rPr>
              <w:rFonts w:hint="eastAsia"/>
              <w:szCs w:val="32"/>
              <w:lang w:val="en-US" w:eastAsia="zh-CN"/>
            </w:rPr>
            <w:fldChar w:fldCharType="separate"/>
          </w:r>
          <w:r>
            <w:rPr>
              <w:rFonts w:hint="default"/>
              <w:lang w:val="en-US" w:eastAsia="zh-CN"/>
            </w:rPr>
            <w:t>1.2.</w:t>
          </w:r>
          <w:r>
            <w:rPr>
              <w:rFonts w:hint="eastAsia"/>
              <w:lang w:val="en-US" w:eastAsia="zh-CN"/>
            </w:rPr>
            <w:t>流程管理</w:t>
          </w:r>
          <w:r>
            <w:tab/>
          </w:r>
          <w:r>
            <w:fldChar w:fldCharType="begin"/>
          </w:r>
          <w:r>
            <w:instrText xml:space="preserve"> PAGEREF _Toc17432 \h </w:instrText>
          </w:r>
          <w:r>
            <w:fldChar w:fldCharType="separate"/>
          </w:r>
          <w:r>
            <w:t>31</w:t>
          </w:r>
          <w:r>
            <w:fldChar w:fldCharType="end"/>
          </w:r>
          <w:r>
            <w:rPr>
              <w:rFonts w:hint="eastAsia"/>
              <w:szCs w:val="32"/>
              <w:lang w:val="en-US" w:eastAsia="zh-CN"/>
            </w:rPr>
            <w:fldChar w:fldCharType="end"/>
          </w:r>
        </w:p>
        <w:p w14:paraId="3EF776DC">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_Toc29802 </w:instrText>
          </w:r>
          <w:r>
            <w:rPr>
              <w:rFonts w:hint="eastAsia"/>
              <w:szCs w:val="32"/>
              <w:lang w:val="en-US" w:eastAsia="zh-CN"/>
            </w:rPr>
            <w:fldChar w:fldCharType="separate"/>
          </w:r>
          <w:r>
            <w:rPr>
              <w:rFonts w:hint="default"/>
            </w:rPr>
            <w:t>1.2.1.</w:t>
          </w:r>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001入网验收</w:t>
          </w:r>
          <w:r>
            <w:tab/>
          </w:r>
          <w:r>
            <w:fldChar w:fldCharType="begin"/>
          </w:r>
          <w:r>
            <w:instrText xml:space="preserve"> PAGEREF _Toc29802 \h </w:instrText>
          </w:r>
          <w:r>
            <w:fldChar w:fldCharType="separate"/>
          </w:r>
          <w:r>
            <w:t>31</w:t>
          </w:r>
          <w:r>
            <w:fldChar w:fldCharType="end"/>
          </w:r>
          <w:r>
            <w:rPr>
              <w:rFonts w:hint="eastAsia"/>
              <w:szCs w:val="32"/>
              <w:lang w:val="en-US" w:eastAsia="zh-CN"/>
            </w:rPr>
            <w:fldChar w:fldCharType="end"/>
          </w:r>
        </w:p>
        <w:p w14:paraId="031BECDE">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_Toc18917 </w:instrText>
          </w:r>
          <w:r>
            <w:rPr>
              <w:rFonts w:hint="eastAsia"/>
              <w:szCs w:val="32"/>
              <w:lang w:val="en-US" w:eastAsia="zh-CN"/>
            </w:rPr>
            <w:fldChar w:fldCharType="separate"/>
          </w:r>
          <w:r>
            <w:rPr>
              <w:rFonts w:hint="default"/>
            </w:rPr>
            <w:t>1.2.2.</w:t>
          </w:r>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002验收规范表模板</w:t>
          </w:r>
          <w:r>
            <w:tab/>
          </w:r>
          <w:r>
            <w:fldChar w:fldCharType="begin"/>
          </w:r>
          <w:r>
            <w:instrText xml:space="preserve"> PAGEREF _Toc18917 \h </w:instrText>
          </w:r>
          <w:r>
            <w:fldChar w:fldCharType="separate"/>
          </w:r>
          <w:r>
            <w:t>36</w:t>
          </w:r>
          <w:r>
            <w:fldChar w:fldCharType="end"/>
          </w:r>
          <w:r>
            <w:rPr>
              <w:rFonts w:hint="eastAsia"/>
              <w:szCs w:val="32"/>
              <w:lang w:val="en-US" w:eastAsia="zh-CN"/>
            </w:rPr>
            <w:fldChar w:fldCharType="end"/>
          </w:r>
        </w:p>
        <w:p w14:paraId="00352131">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_Toc6032 </w:instrText>
          </w:r>
          <w:r>
            <w:rPr>
              <w:rFonts w:hint="eastAsia"/>
              <w:szCs w:val="32"/>
              <w:lang w:val="en-US" w:eastAsia="zh-CN"/>
            </w:rPr>
            <w:fldChar w:fldCharType="separate"/>
          </w:r>
          <w:r>
            <w:rPr>
              <w:rFonts w:hint="default"/>
            </w:rPr>
            <w:t>1.2.3.</w:t>
          </w:r>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003动环告警信号验收</w:t>
          </w:r>
          <w:r>
            <w:tab/>
          </w:r>
          <w:r>
            <w:fldChar w:fldCharType="begin"/>
          </w:r>
          <w:r>
            <w:instrText xml:space="preserve"> PAGEREF _Toc6032 \h </w:instrText>
          </w:r>
          <w:r>
            <w:fldChar w:fldCharType="separate"/>
          </w:r>
          <w:r>
            <w:t>39</w:t>
          </w:r>
          <w:r>
            <w:fldChar w:fldCharType="end"/>
          </w:r>
          <w:r>
            <w:rPr>
              <w:rFonts w:hint="eastAsia"/>
              <w:szCs w:val="32"/>
              <w:lang w:val="en-US" w:eastAsia="zh-CN"/>
            </w:rPr>
            <w:fldChar w:fldCharType="end"/>
          </w:r>
        </w:p>
        <w:p w14:paraId="43B9BF67">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_Toc32748 </w:instrText>
          </w:r>
          <w:r>
            <w:rPr>
              <w:rFonts w:hint="eastAsia"/>
              <w:szCs w:val="32"/>
              <w:lang w:val="en-US" w:eastAsia="zh-CN"/>
            </w:rPr>
            <w:fldChar w:fldCharType="separate"/>
          </w:r>
          <w:r>
            <w:rPr>
              <w:rFonts w:hint="default"/>
            </w:rPr>
            <w:t>1.2.4.</w:t>
          </w:r>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004动环告警信号测试模板</w:t>
          </w:r>
          <w:r>
            <w:tab/>
          </w:r>
          <w:r>
            <w:fldChar w:fldCharType="begin"/>
          </w:r>
          <w:r>
            <w:instrText xml:space="preserve"> PAGEREF _Toc32748 \h </w:instrText>
          </w:r>
          <w:r>
            <w:fldChar w:fldCharType="separate"/>
          </w:r>
          <w:r>
            <w:t>46</w:t>
          </w:r>
          <w:r>
            <w:fldChar w:fldCharType="end"/>
          </w:r>
          <w:r>
            <w:rPr>
              <w:rFonts w:hint="eastAsia"/>
              <w:szCs w:val="32"/>
              <w:lang w:val="en-US" w:eastAsia="zh-CN"/>
            </w:rPr>
            <w:fldChar w:fldCharType="end"/>
          </w:r>
        </w:p>
        <w:p w14:paraId="0A5525FD">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_Toc24492 </w:instrText>
          </w:r>
          <w:r>
            <w:rPr>
              <w:rFonts w:hint="eastAsia"/>
              <w:szCs w:val="32"/>
              <w:lang w:val="en-US" w:eastAsia="zh-CN"/>
            </w:rPr>
            <w:fldChar w:fldCharType="separate"/>
          </w:r>
          <w:r>
            <w:rPr>
              <w:rFonts w:hint="default"/>
            </w:rPr>
            <w:t>1.2.5.</w:t>
          </w:r>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005动环割接管理</w:t>
          </w:r>
          <w:r>
            <w:tab/>
          </w:r>
          <w:r>
            <w:fldChar w:fldCharType="begin"/>
          </w:r>
          <w:r>
            <w:instrText xml:space="preserve"> PAGEREF _Toc24492 \h </w:instrText>
          </w:r>
          <w:r>
            <w:fldChar w:fldCharType="separate"/>
          </w:r>
          <w:r>
            <w:t>50</w:t>
          </w:r>
          <w:r>
            <w:fldChar w:fldCharType="end"/>
          </w:r>
          <w:r>
            <w:rPr>
              <w:rFonts w:hint="eastAsia"/>
              <w:szCs w:val="32"/>
              <w:lang w:val="en-US" w:eastAsia="zh-CN"/>
            </w:rPr>
            <w:fldChar w:fldCharType="end"/>
          </w:r>
        </w:p>
        <w:p w14:paraId="7457C102">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_Toc3871 </w:instrText>
          </w:r>
          <w:r>
            <w:rPr>
              <w:rFonts w:hint="eastAsia"/>
              <w:szCs w:val="32"/>
              <w:lang w:val="en-US" w:eastAsia="zh-CN"/>
            </w:rPr>
            <w:fldChar w:fldCharType="separate"/>
          </w:r>
          <w:r>
            <w:rPr>
              <w:rFonts w:hint="default"/>
              <w:lang w:val="en-US" w:eastAsia="zh-CN"/>
            </w:rPr>
            <w:t>1.3.</w:t>
          </w:r>
          <w:r>
            <w:rPr>
              <w:rFonts w:hint="eastAsia"/>
              <w:lang w:val="en-US" w:eastAsia="zh-CN"/>
            </w:rPr>
            <w:t>设备</w:t>
          </w:r>
          <w:r>
            <w:tab/>
          </w:r>
          <w:r>
            <w:fldChar w:fldCharType="begin"/>
          </w:r>
          <w:r>
            <w:instrText xml:space="preserve"> PAGEREF _Toc3871 \h </w:instrText>
          </w:r>
          <w:r>
            <w:fldChar w:fldCharType="separate"/>
          </w:r>
          <w:r>
            <w:t>51</w:t>
          </w:r>
          <w:r>
            <w:fldChar w:fldCharType="end"/>
          </w:r>
          <w:r>
            <w:rPr>
              <w:rFonts w:hint="eastAsia"/>
              <w:szCs w:val="32"/>
              <w:lang w:val="en-US" w:eastAsia="zh-CN"/>
            </w:rPr>
            <w:fldChar w:fldCharType="end"/>
          </w:r>
        </w:p>
        <w:p w14:paraId="1D250834">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_Toc2336 </w:instrText>
          </w:r>
          <w:r>
            <w:rPr>
              <w:rFonts w:hint="eastAsia"/>
              <w:szCs w:val="32"/>
              <w:lang w:val="en-US" w:eastAsia="zh-CN"/>
            </w:rPr>
            <w:fldChar w:fldCharType="separate"/>
          </w:r>
          <w:r>
            <w:rPr>
              <w:rFonts w:hint="default"/>
            </w:rPr>
            <w:t>1.3.1.</w:t>
          </w:r>
          <w:r>
            <w:rPr>
              <w:rFonts w:hint="eastAsia"/>
            </w:rPr>
            <w:t>AIMIOps-</w:t>
          </w:r>
          <w:r>
            <w:rPr>
              <w:rFonts w:hint="eastAsia"/>
              <w:lang w:val="en-US" w:eastAsia="zh-CN"/>
            </w:rPr>
            <w:t>GX-</w:t>
          </w:r>
          <w:r>
            <w:rPr>
              <w:rFonts w:hint="eastAsia"/>
            </w:rPr>
            <w:t>BR-F</w:t>
          </w:r>
          <w:r>
            <w:rPr>
              <w:rFonts w:hint="eastAsia"/>
              <w:lang w:val="en-US" w:eastAsia="zh-CN"/>
            </w:rPr>
            <w:t>-03</w:t>
          </w:r>
          <w:r>
            <w:rPr>
              <w:rFonts w:hint="eastAsia"/>
            </w:rPr>
            <w:t>-</w:t>
          </w:r>
          <w:r>
            <w:rPr>
              <w:rFonts w:hint="eastAsia"/>
              <w:lang w:val="en-US" w:eastAsia="zh-CN"/>
            </w:rPr>
            <w:t>001大修更新设备库</w:t>
          </w:r>
          <w:r>
            <w:tab/>
          </w:r>
          <w:r>
            <w:fldChar w:fldCharType="begin"/>
          </w:r>
          <w:r>
            <w:instrText xml:space="preserve"> PAGEREF _Toc2336 \h </w:instrText>
          </w:r>
          <w:r>
            <w:fldChar w:fldCharType="separate"/>
          </w:r>
          <w:r>
            <w:t>51</w:t>
          </w:r>
          <w:r>
            <w:fldChar w:fldCharType="end"/>
          </w:r>
          <w:r>
            <w:rPr>
              <w:rFonts w:hint="eastAsia"/>
              <w:szCs w:val="32"/>
              <w:lang w:val="en-US" w:eastAsia="zh-CN"/>
            </w:rPr>
            <w:fldChar w:fldCharType="end"/>
          </w:r>
        </w:p>
        <w:p w14:paraId="13329B2A">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_Toc25793 </w:instrText>
          </w:r>
          <w:r>
            <w:rPr>
              <w:rFonts w:hint="eastAsia"/>
              <w:szCs w:val="32"/>
              <w:lang w:val="en-US" w:eastAsia="zh-CN"/>
            </w:rPr>
            <w:fldChar w:fldCharType="separate"/>
          </w:r>
          <w:r>
            <w:rPr>
              <w:rFonts w:hint="default"/>
            </w:rPr>
            <w:t>1.3.2.</w:t>
          </w:r>
          <w:r>
            <w:rPr>
              <w:rFonts w:hint="eastAsia"/>
            </w:rPr>
            <w:t>AIMIOps-</w:t>
          </w:r>
          <w:r>
            <w:rPr>
              <w:rFonts w:hint="eastAsia"/>
              <w:lang w:val="en-US" w:eastAsia="zh-CN"/>
            </w:rPr>
            <w:t>GX-</w:t>
          </w:r>
          <w:r>
            <w:rPr>
              <w:rFonts w:hint="eastAsia"/>
            </w:rPr>
            <w:t>BR-F</w:t>
          </w:r>
          <w:r>
            <w:rPr>
              <w:rFonts w:hint="eastAsia"/>
              <w:lang w:val="en-US" w:eastAsia="zh-CN"/>
            </w:rPr>
            <w:t>-03</w:t>
          </w:r>
          <w:r>
            <w:rPr>
              <w:rFonts w:hint="eastAsia"/>
            </w:rPr>
            <w:t>-</w:t>
          </w:r>
          <w:r>
            <w:rPr>
              <w:rFonts w:hint="eastAsia"/>
              <w:lang w:val="en-US" w:eastAsia="zh-CN"/>
            </w:rPr>
            <w:t>002风险等级改造策略</w:t>
          </w:r>
          <w:r>
            <w:tab/>
          </w:r>
          <w:r>
            <w:fldChar w:fldCharType="begin"/>
          </w:r>
          <w:r>
            <w:instrText xml:space="preserve"> PAGEREF _Toc25793 \h </w:instrText>
          </w:r>
          <w:r>
            <w:fldChar w:fldCharType="separate"/>
          </w:r>
          <w:r>
            <w:t>52</w:t>
          </w:r>
          <w:r>
            <w:fldChar w:fldCharType="end"/>
          </w:r>
          <w:r>
            <w:rPr>
              <w:rFonts w:hint="eastAsia"/>
              <w:szCs w:val="32"/>
              <w:lang w:val="en-US" w:eastAsia="zh-CN"/>
            </w:rPr>
            <w:fldChar w:fldCharType="end"/>
          </w:r>
        </w:p>
        <w:p w14:paraId="2EAE6FF8">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_Toc3294 </w:instrText>
          </w:r>
          <w:r>
            <w:rPr>
              <w:rFonts w:hint="eastAsia"/>
              <w:szCs w:val="32"/>
              <w:lang w:val="en-US" w:eastAsia="zh-CN"/>
            </w:rPr>
            <w:fldChar w:fldCharType="separate"/>
          </w:r>
          <w:r>
            <w:rPr>
              <w:rFonts w:hint="default"/>
              <w:lang w:val="en-US" w:eastAsia="zh-CN"/>
            </w:rPr>
            <w:t>1.4.</w:t>
          </w:r>
          <w:r>
            <w:rPr>
              <w:rFonts w:hint="eastAsia"/>
              <w:lang w:val="en-US" w:eastAsia="zh-CN"/>
            </w:rPr>
            <w:t>配置</w:t>
          </w:r>
          <w:r>
            <w:tab/>
          </w:r>
          <w:r>
            <w:fldChar w:fldCharType="begin"/>
          </w:r>
          <w:r>
            <w:instrText xml:space="preserve"> PAGEREF _Toc3294 \h </w:instrText>
          </w:r>
          <w:r>
            <w:fldChar w:fldCharType="separate"/>
          </w:r>
          <w:r>
            <w:t>62</w:t>
          </w:r>
          <w:r>
            <w:fldChar w:fldCharType="end"/>
          </w:r>
          <w:r>
            <w:rPr>
              <w:rFonts w:hint="eastAsia"/>
              <w:szCs w:val="32"/>
              <w:lang w:val="en-US" w:eastAsia="zh-CN"/>
            </w:rPr>
            <w:fldChar w:fldCharType="end"/>
          </w:r>
        </w:p>
        <w:p w14:paraId="15394925">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_Toc23480 </w:instrText>
          </w:r>
          <w:r>
            <w:rPr>
              <w:rFonts w:hint="eastAsia"/>
              <w:szCs w:val="32"/>
              <w:lang w:val="en-US" w:eastAsia="zh-CN"/>
            </w:rPr>
            <w:fldChar w:fldCharType="separate"/>
          </w:r>
          <w:r>
            <w:rPr>
              <w:rFonts w:hint="default"/>
            </w:rPr>
            <w:t>1.4.1.</w:t>
          </w:r>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001网络拓扑配置</w:t>
          </w:r>
          <w:r>
            <w:tab/>
          </w:r>
          <w:r>
            <w:fldChar w:fldCharType="begin"/>
          </w:r>
          <w:r>
            <w:instrText xml:space="preserve"> PAGEREF _Toc23480 \h </w:instrText>
          </w:r>
          <w:r>
            <w:fldChar w:fldCharType="separate"/>
          </w:r>
          <w:r>
            <w:t>62</w:t>
          </w:r>
          <w:r>
            <w:fldChar w:fldCharType="end"/>
          </w:r>
          <w:r>
            <w:rPr>
              <w:rFonts w:hint="eastAsia"/>
              <w:szCs w:val="32"/>
              <w:lang w:val="en-US" w:eastAsia="zh-CN"/>
            </w:rPr>
            <w:fldChar w:fldCharType="end"/>
          </w:r>
        </w:p>
        <w:p w14:paraId="73C49C26">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_Toc28941 </w:instrText>
          </w:r>
          <w:r>
            <w:rPr>
              <w:rFonts w:hint="eastAsia"/>
              <w:szCs w:val="32"/>
              <w:lang w:val="en-US" w:eastAsia="zh-CN"/>
            </w:rPr>
            <w:fldChar w:fldCharType="separate"/>
          </w:r>
          <w:r>
            <w:rPr>
              <w:rFonts w:hint="default"/>
            </w:rPr>
            <w:t>1.4.2.</w:t>
          </w:r>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002指标管理</w:t>
          </w:r>
          <w:r>
            <w:tab/>
          </w:r>
          <w:r>
            <w:fldChar w:fldCharType="begin"/>
          </w:r>
          <w:r>
            <w:instrText xml:space="preserve"> PAGEREF _Toc28941 \h </w:instrText>
          </w:r>
          <w:r>
            <w:fldChar w:fldCharType="separate"/>
          </w:r>
          <w:r>
            <w:t>63</w:t>
          </w:r>
          <w:r>
            <w:fldChar w:fldCharType="end"/>
          </w:r>
          <w:r>
            <w:rPr>
              <w:rFonts w:hint="eastAsia"/>
              <w:szCs w:val="32"/>
              <w:lang w:val="en-US" w:eastAsia="zh-CN"/>
            </w:rPr>
            <w:fldChar w:fldCharType="end"/>
          </w:r>
        </w:p>
        <w:p w14:paraId="6EDEA98E">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_Toc25878 </w:instrText>
          </w:r>
          <w:r>
            <w:rPr>
              <w:rFonts w:hint="eastAsia"/>
              <w:szCs w:val="32"/>
              <w:lang w:val="en-US" w:eastAsia="zh-CN"/>
            </w:rPr>
            <w:fldChar w:fldCharType="separate"/>
          </w:r>
          <w:r>
            <w:rPr>
              <w:rFonts w:hint="default"/>
            </w:rPr>
            <w:t>1.4.3.</w:t>
          </w:r>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003供电自动化拓扑</w:t>
          </w:r>
          <w:r>
            <w:tab/>
          </w:r>
          <w:r>
            <w:fldChar w:fldCharType="begin"/>
          </w:r>
          <w:r>
            <w:instrText xml:space="preserve"> PAGEREF _Toc25878 \h </w:instrText>
          </w:r>
          <w:r>
            <w:fldChar w:fldCharType="separate"/>
          </w:r>
          <w:r>
            <w:t>65</w:t>
          </w:r>
          <w:r>
            <w:fldChar w:fldCharType="end"/>
          </w:r>
          <w:r>
            <w:rPr>
              <w:rFonts w:hint="eastAsia"/>
              <w:szCs w:val="32"/>
              <w:lang w:val="en-US" w:eastAsia="zh-CN"/>
            </w:rPr>
            <w:fldChar w:fldCharType="end"/>
          </w:r>
        </w:p>
        <w:p w14:paraId="27175880">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_Toc32723 </w:instrText>
          </w:r>
          <w:r>
            <w:rPr>
              <w:rFonts w:hint="eastAsia"/>
              <w:szCs w:val="32"/>
              <w:lang w:val="en-US" w:eastAsia="zh-CN"/>
            </w:rPr>
            <w:fldChar w:fldCharType="separate"/>
          </w:r>
          <w:r>
            <w:rPr>
              <w:rFonts w:hint="default"/>
            </w:rPr>
            <w:t>1.4.4.</w:t>
          </w:r>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004拓扑评估</w:t>
          </w:r>
          <w:r>
            <w:tab/>
          </w:r>
          <w:r>
            <w:fldChar w:fldCharType="begin"/>
          </w:r>
          <w:r>
            <w:instrText xml:space="preserve"> PAGEREF _Toc32723 \h </w:instrText>
          </w:r>
          <w:r>
            <w:fldChar w:fldCharType="separate"/>
          </w:r>
          <w:r>
            <w:t>66</w:t>
          </w:r>
          <w:r>
            <w:fldChar w:fldCharType="end"/>
          </w:r>
          <w:r>
            <w:rPr>
              <w:rFonts w:hint="eastAsia"/>
              <w:szCs w:val="32"/>
              <w:lang w:val="en-US" w:eastAsia="zh-CN"/>
            </w:rPr>
            <w:fldChar w:fldCharType="end"/>
          </w:r>
        </w:p>
        <w:p w14:paraId="4BE6D0B5">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_Toc21059 </w:instrText>
          </w:r>
          <w:r>
            <w:rPr>
              <w:rFonts w:hint="eastAsia"/>
              <w:szCs w:val="32"/>
              <w:lang w:val="en-US" w:eastAsia="zh-CN"/>
            </w:rPr>
            <w:fldChar w:fldCharType="separate"/>
          </w:r>
          <w:r>
            <w:rPr>
              <w:rFonts w:hint="default"/>
              <w:lang w:val="en-US" w:eastAsia="zh-CN"/>
            </w:rPr>
            <w:t>1.5.</w:t>
          </w:r>
          <w:r>
            <w:rPr>
              <w:rFonts w:hint="eastAsia"/>
              <w:lang w:val="en-US" w:eastAsia="zh-CN"/>
            </w:rPr>
            <w:t>容量管理</w:t>
          </w:r>
          <w:r>
            <w:tab/>
          </w:r>
          <w:r>
            <w:fldChar w:fldCharType="begin"/>
          </w:r>
          <w:r>
            <w:instrText xml:space="preserve"> PAGEREF _Toc21059 \h </w:instrText>
          </w:r>
          <w:r>
            <w:fldChar w:fldCharType="separate"/>
          </w:r>
          <w:r>
            <w:t>70</w:t>
          </w:r>
          <w:r>
            <w:fldChar w:fldCharType="end"/>
          </w:r>
          <w:r>
            <w:rPr>
              <w:rFonts w:hint="eastAsia"/>
              <w:szCs w:val="32"/>
              <w:lang w:val="en-US" w:eastAsia="zh-CN"/>
            </w:rPr>
            <w:fldChar w:fldCharType="end"/>
          </w:r>
        </w:p>
        <w:p w14:paraId="20D96F0C">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_Toc7532 </w:instrText>
          </w:r>
          <w:r>
            <w:rPr>
              <w:rFonts w:hint="eastAsia"/>
              <w:szCs w:val="32"/>
              <w:lang w:val="en-US" w:eastAsia="zh-CN"/>
            </w:rPr>
            <w:fldChar w:fldCharType="separate"/>
          </w:r>
          <w:r>
            <w:rPr>
              <w:rFonts w:hint="default"/>
            </w:rPr>
            <w:t>1.5.1.</w:t>
          </w:r>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001容量扩容策略</w:t>
          </w:r>
          <w:r>
            <w:tab/>
          </w:r>
          <w:r>
            <w:fldChar w:fldCharType="begin"/>
          </w:r>
          <w:r>
            <w:instrText xml:space="preserve"> PAGEREF _Toc7532 \h </w:instrText>
          </w:r>
          <w:r>
            <w:fldChar w:fldCharType="separate"/>
          </w:r>
          <w:r>
            <w:t>70</w:t>
          </w:r>
          <w:r>
            <w:fldChar w:fldCharType="end"/>
          </w:r>
          <w:r>
            <w:rPr>
              <w:rFonts w:hint="eastAsia"/>
              <w:szCs w:val="32"/>
              <w:lang w:val="en-US" w:eastAsia="zh-CN"/>
            </w:rPr>
            <w:fldChar w:fldCharType="end"/>
          </w:r>
        </w:p>
        <w:p w14:paraId="68AD5A7D">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_Toc13622 </w:instrText>
          </w:r>
          <w:r>
            <w:rPr>
              <w:rFonts w:hint="eastAsia"/>
              <w:szCs w:val="32"/>
              <w:lang w:val="en-US" w:eastAsia="zh-CN"/>
            </w:rPr>
            <w:fldChar w:fldCharType="separate"/>
          </w:r>
          <w:r>
            <w:rPr>
              <w:rFonts w:hint="default"/>
            </w:rPr>
            <w:t>1.5.2.</w:t>
          </w:r>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002用电预算预占</w:t>
          </w:r>
          <w:r>
            <w:tab/>
          </w:r>
          <w:r>
            <w:fldChar w:fldCharType="begin"/>
          </w:r>
          <w:r>
            <w:instrText xml:space="preserve"> PAGEREF _Toc13622 \h </w:instrText>
          </w:r>
          <w:r>
            <w:fldChar w:fldCharType="separate"/>
          </w:r>
          <w:r>
            <w:t>74</w:t>
          </w:r>
          <w:r>
            <w:fldChar w:fldCharType="end"/>
          </w:r>
          <w:r>
            <w:rPr>
              <w:rFonts w:hint="eastAsia"/>
              <w:szCs w:val="32"/>
              <w:lang w:val="en-US" w:eastAsia="zh-CN"/>
            </w:rPr>
            <w:fldChar w:fldCharType="end"/>
          </w:r>
        </w:p>
        <w:p w14:paraId="29B51B41">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_Toc32757 </w:instrText>
          </w:r>
          <w:r>
            <w:rPr>
              <w:rFonts w:hint="eastAsia"/>
              <w:szCs w:val="32"/>
              <w:lang w:val="en-US" w:eastAsia="zh-CN"/>
            </w:rPr>
            <w:fldChar w:fldCharType="separate"/>
          </w:r>
          <w:r>
            <w:rPr>
              <w:rFonts w:hint="default"/>
            </w:rPr>
            <w:t>1.5.3.</w:t>
          </w:r>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003容量仿真</w:t>
          </w:r>
          <w:r>
            <w:tab/>
          </w:r>
          <w:r>
            <w:fldChar w:fldCharType="begin"/>
          </w:r>
          <w:r>
            <w:instrText xml:space="preserve"> PAGEREF _Toc32757 \h </w:instrText>
          </w:r>
          <w:r>
            <w:fldChar w:fldCharType="separate"/>
          </w:r>
          <w:r>
            <w:t>82</w:t>
          </w:r>
          <w:r>
            <w:fldChar w:fldCharType="end"/>
          </w:r>
          <w:r>
            <w:rPr>
              <w:rFonts w:hint="eastAsia"/>
              <w:szCs w:val="32"/>
              <w:lang w:val="en-US" w:eastAsia="zh-CN"/>
            </w:rPr>
            <w:fldChar w:fldCharType="end"/>
          </w:r>
        </w:p>
        <w:p w14:paraId="20E39485">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_Toc12179 </w:instrText>
          </w:r>
          <w:r>
            <w:rPr>
              <w:rFonts w:hint="eastAsia"/>
              <w:szCs w:val="32"/>
              <w:lang w:val="en-US" w:eastAsia="zh-CN"/>
            </w:rPr>
            <w:fldChar w:fldCharType="separate"/>
          </w:r>
          <w:r>
            <w:rPr>
              <w:rFonts w:hint="default"/>
              <w:lang w:val="en-US" w:eastAsia="zh-CN"/>
            </w:rPr>
            <w:t>1.6.</w:t>
          </w:r>
          <w:r>
            <w:rPr>
              <w:rFonts w:hint="eastAsia"/>
              <w:lang w:val="en-US" w:eastAsia="zh-CN"/>
            </w:rPr>
            <w:t>综合监控</w:t>
          </w:r>
          <w:r>
            <w:tab/>
          </w:r>
          <w:r>
            <w:fldChar w:fldCharType="begin"/>
          </w:r>
          <w:r>
            <w:instrText xml:space="preserve"> PAGEREF _Toc12179 \h </w:instrText>
          </w:r>
          <w:r>
            <w:fldChar w:fldCharType="separate"/>
          </w:r>
          <w:r>
            <w:t>83</w:t>
          </w:r>
          <w:r>
            <w:fldChar w:fldCharType="end"/>
          </w:r>
          <w:r>
            <w:rPr>
              <w:rFonts w:hint="eastAsia"/>
              <w:szCs w:val="32"/>
              <w:lang w:val="en-US" w:eastAsia="zh-CN"/>
            </w:rPr>
            <w:fldChar w:fldCharType="end"/>
          </w:r>
        </w:p>
        <w:p w14:paraId="28EDEDC2">
          <w:pPr>
            <w:pStyle w:val="18"/>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_Toc24213 </w:instrText>
          </w:r>
          <w:r>
            <w:rPr>
              <w:rFonts w:hint="eastAsia"/>
              <w:szCs w:val="32"/>
              <w:lang w:val="en-US" w:eastAsia="zh-CN"/>
            </w:rPr>
            <w:fldChar w:fldCharType="separate"/>
          </w:r>
          <w:r>
            <w:rPr>
              <w:rFonts w:hint="default"/>
            </w:rPr>
            <w:t>1.6.1.</w:t>
          </w:r>
          <w:r>
            <w:rPr>
              <w:rFonts w:hint="eastAsia"/>
            </w:rPr>
            <w:t>AIMIOps-</w:t>
          </w:r>
          <w:r>
            <w:rPr>
              <w:rFonts w:hint="eastAsia"/>
              <w:lang w:val="en-US" w:eastAsia="zh-CN"/>
            </w:rPr>
            <w:t>GX-</w:t>
          </w:r>
          <w:r>
            <w:rPr>
              <w:rFonts w:hint="eastAsia"/>
            </w:rPr>
            <w:t>BR-F</w:t>
          </w:r>
          <w:r>
            <w:rPr>
              <w:rFonts w:hint="eastAsia"/>
              <w:lang w:val="en-US" w:eastAsia="zh-CN"/>
            </w:rPr>
            <w:t>-06</w:t>
          </w:r>
          <w:r>
            <w:rPr>
              <w:rFonts w:hint="eastAsia"/>
            </w:rPr>
            <w:t>-</w:t>
          </w:r>
          <w:r>
            <w:rPr>
              <w:rFonts w:hint="eastAsia"/>
              <w:lang w:val="en-US" w:eastAsia="zh-CN"/>
            </w:rPr>
            <w:t>001图像管理</w:t>
          </w:r>
          <w:r>
            <w:tab/>
          </w:r>
          <w:r>
            <w:fldChar w:fldCharType="begin"/>
          </w:r>
          <w:r>
            <w:instrText xml:space="preserve"> PAGEREF _Toc24213 \h </w:instrText>
          </w:r>
          <w:r>
            <w:fldChar w:fldCharType="separate"/>
          </w:r>
          <w:r>
            <w:t>83</w:t>
          </w:r>
          <w:r>
            <w:fldChar w:fldCharType="end"/>
          </w:r>
          <w:r>
            <w:rPr>
              <w:rFonts w:hint="eastAsia"/>
              <w:szCs w:val="32"/>
              <w:lang w:val="en-US" w:eastAsia="zh-CN"/>
            </w:rPr>
            <w:fldChar w:fldCharType="end"/>
          </w:r>
        </w:p>
        <w:p w14:paraId="1692F66F">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_Toc4017 </w:instrText>
          </w:r>
          <w:r>
            <w:rPr>
              <w:rFonts w:hint="eastAsia"/>
              <w:szCs w:val="32"/>
              <w:lang w:val="en-US" w:eastAsia="zh-CN"/>
            </w:rPr>
            <w:fldChar w:fldCharType="separate"/>
          </w:r>
          <w:r>
            <w:rPr>
              <w:rFonts w:hint="default"/>
              <w:lang w:val="en-US" w:eastAsia="zh-CN"/>
            </w:rPr>
            <w:t>1.7.</w:t>
          </w:r>
          <w:r>
            <w:rPr>
              <w:rFonts w:hint="eastAsia"/>
              <w:lang w:val="en-US" w:eastAsia="zh-CN"/>
            </w:rPr>
            <w:t>报表管理</w:t>
          </w:r>
          <w:r>
            <w:tab/>
          </w:r>
          <w:r>
            <w:fldChar w:fldCharType="begin"/>
          </w:r>
          <w:r>
            <w:instrText xml:space="preserve"> PAGEREF _Toc4017 \h </w:instrText>
          </w:r>
          <w:r>
            <w:fldChar w:fldCharType="separate"/>
          </w:r>
          <w:r>
            <w:t>85</w:t>
          </w:r>
          <w:r>
            <w:fldChar w:fldCharType="end"/>
          </w:r>
          <w:r>
            <w:rPr>
              <w:rFonts w:hint="eastAsia"/>
              <w:szCs w:val="32"/>
              <w:lang w:val="en-US" w:eastAsia="zh-CN"/>
            </w:rPr>
            <w:fldChar w:fldCharType="end"/>
          </w:r>
        </w:p>
        <w:p w14:paraId="25B7EB79">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_Toc6888 </w:instrText>
          </w:r>
          <w:r>
            <w:rPr>
              <w:rFonts w:hint="eastAsia"/>
              <w:szCs w:val="32"/>
              <w:lang w:val="en-US" w:eastAsia="zh-CN"/>
            </w:rPr>
            <w:fldChar w:fldCharType="separate"/>
          </w:r>
          <w:r>
            <w:rPr>
              <w:rFonts w:hint="default"/>
              <w:lang w:val="en-US" w:eastAsia="zh-CN"/>
            </w:rPr>
            <w:t>1.8.</w:t>
          </w:r>
          <w:r>
            <w:rPr>
              <w:rFonts w:hint="eastAsia"/>
              <w:lang w:val="en-US" w:eastAsia="zh-CN"/>
            </w:rPr>
            <w:t>综合监控-网络拓扑</w:t>
          </w:r>
          <w:r>
            <w:tab/>
          </w:r>
          <w:r>
            <w:fldChar w:fldCharType="begin"/>
          </w:r>
          <w:r>
            <w:instrText xml:space="preserve"> PAGEREF _Toc6888 \h </w:instrText>
          </w:r>
          <w:r>
            <w:fldChar w:fldCharType="separate"/>
          </w:r>
          <w:r>
            <w:t>87</w:t>
          </w:r>
          <w:r>
            <w:fldChar w:fldCharType="end"/>
          </w:r>
          <w:r>
            <w:rPr>
              <w:rFonts w:hint="eastAsia"/>
              <w:szCs w:val="32"/>
              <w:lang w:val="en-US" w:eastAsia="zh-CN"/>
            </w:rPr>
            <w:fldChar w:fldCharType="end"/>
          </w:r>
        </w:p>
        <w:p w14:paraId="74AC7FD0">
          <w:pPr>
            <w:pStyle w:val="27"/>
            <w:tabs>
              <w:tab w:val="right" w:leader="dot" w:pos="9746"/>
            </w:tabs>
          </w:pPr>
          <w:r>
            <w:rPr>
              <w:rFonts w:hint="eastAsia"/>
              <w:szCs w:val="32"/>
              <w:lang w:val="en-US" w:eastAsia="zh-CN"/>
            </w:rPr>
            <w:fldChar w:fldCharType="begin"/>
          </w:r>
          <w:r>
            <w:rPr>
              <w:rFonts w:hint="eastAsia"/>
              <w:szCs w:val="32"/>
              <w:lang w:val="en-US" w:eastAsia="zh-CN"/>
            </w:rPr>
            <w:instrText xml:space="preserve"> HYPERLINK \l _Toc21200 </w:instrText>
          </w:r>
          <w:r>
            <w:rPr>
              <w:rFonts w:hint="eastAsia"/>
              <w:szCs w:val="32"/>
              <w:lang w:val="en-US" w:eastAsia="zh-CN"/>
            </w:rPr>
            <w:fldChar w:fldCharType="separate"/>
          </w:r>
          <w:r>
            <w:rPr>
              <w:rFonts w:hint="eastAsia"/>
              <w:lang w:val="en-US" w:eastAsia="zh-CN"/>
            </w:rPr>
            <w:t>附录1：动环设备类型与综资设备类型对应关系表</w:t>
          </w:r>
          <w:r>
            <w:tab/>
          </w:r>
          <w:r>
            <w:fldChar w:fldCharType="begin"/>
          </w:r>
          <w:r>
            <w:instrText xml:space="preserve"> PAGEREF _Toc21200 \h </w:instrText>
          </w:r>
          <w:r>
            <w:fldChar w:fldCharType="separate"/>
          </w:r>
          <w:r>
            <w:t>87</w:t>
          </w:r>
          <w:r>
            <w:fldChar w:fldCharType="end"/>
          </w:r>
          <w:r>
            <w:rPr>
              <w:rFonts w:hint="eastAsia"/>
              <w:szCs w:val="32"/>
              <w:lang w:val="en-US" w:eastAsia="zh-CN"/>
            </w:rPr>
            <w:fldChar w:fldCharType="end"/>
          </w:r>
        </w:p>
        <w:p w14:paraId="6381D591">
          <w:pPr>
            <w:jc w:val="center"/>
            <w:rPr>
              <w:rFonts w:hint="eastAsia"/>
              <w:sz w:val="32"/>
              <w:szCs w:val="32"/>
              <w:lang w:val="en-US" w:eastAsia="zh-CN"/>
            </w:rPr>
          </w:pPr>
          <w:r>
            <w:rPr>
              <w:rFonts w:hint="eastAsia"/>
              <w:szCs w:val="32"/>
              <w:lang w:val="en-US" w:eastAsia="zh-CN"/>
            </w:rPr>
            <w:fldChar w:fldCharType="end"/>
          </w:r>
        </w:p>
      </w:sdtContent>
    </w:sdt>
    <w:p w14:paraId="0B8A7C22">
      <w:r>
        <w:br w:type="page"/>
      </w:r>
    </w:p>
    <w:p w14:paraId="42DB4904">
      <w:pPr>
        <w:pStyle w:val="2"/>
        <w:bidi w:val="0"/>
        <w:rPr>
          <w:rFonts w:hint="default"/>
          <w:lang w:val="en-US" w:eastAsia="zh-CN"/>
        </w:rPr>
      </w:pPr>
      <w:bookmarkStart w:id="0" w:name="_Toc8512"/>
      <w:r>
        <w:rPr>
          <w:rFonts w:hint="eastAsia"/>
          <w:lang w:val="en-US" w:eastAsia="zh-CN"/>
        </w:rPr>
        <w:t>功能需求</w:t>
      </w:r>
      <w:bookmarkEnd w:id="0"/>
    </w:p>
    <w:p w14:paraId="3238F09F">
      <w:pPr>
        <w:pStyle w:val="4"/>
        <w:bidi w:val="0"/>
        <w:rPr>
          <w:rFonts w:hint="default"/>
          <w:lang w:val="en-US" w:eastAsia="zh-CN"/>
        </w:rPr>
      </w:pPr>
      <w:bookmarkStart w:id="1" w:name="_Toc19407"/>
      <w:r>
        <w:rPr>
          <w:rFonts w:hint="eastAsia"/>
          <w:lang w:val="en-US" w:eastAsia="zh-CN"/>
        </w:rPr>
        <w:t>运维管理</w:t>
      </w:r>
      <w:bookmarkEnd w:id="1"/>
    </w:p>
    <w:p w14:paraId="05334040">
      <w:pPr>
        <w:pStyle w:val="5"/>
      </w:pPr>
      <w:bookmarkStart w:id="2" w:name="_Toc11725"/>
      <w:r>
        <w:rPr>
          <w:rFonts w:hint="eastAsia"/>
        </w:rPr>
        <w:t>AIMIOps-</w:t>
      </w:r>
      <w:r>
        <w:rPr>
          <w:rFonts w:hint="eastAsia"/>
          <w:lang w:val="en-US" w:eastAsia="zh-CN"/>
        </w:rPr>
        <w:t>GX-</w:t>
      </w:r>
      <w:r>
        <w:rPr>
          <w:rFonts w:hint="eastAsia"/>
        </w:rPr>
        <w:t>BR-F-</w:t>
      </w:r>
      <w:r>
        <w:rPr>
          <w:rFonts w:hint="eastAsia"/>
          <w:lang w:val="en-US" w:eastAsia="zh-CN"/>
        </w:rPr>
        <w:t>01-001动环设备IP库</w:t>
      </w:r>
      <w:bookmarkEnd w:id="2"/>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
        <w:gridCol w:w="1324"/>
        <w:gridCol w:w="384"/>
        <w:gridCol w:w="1296"/>
        <w:gridCol w:w="3091"/>
        <w:gridCol w:w="1173"/>
        <w:gridCol w:w="1765"/>
      </w:tblGrid>
      <w:tr w14:paraId="0AD8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6C2E8F12">
            <w:pPr>
              <w:pStyle w:val="16"/>
              <w:rPr>
                <w:sz w:val="22"/>
                <w:szCs w:val="22"/>
              </w:rPr>
            </w:pPr>
            <w:r>
              <w:rPr>
                <w:rFonts w:hint="eastAsia"/>
                <w:sz w:val="22"/>
                <w:szCs w:val="22"/>
              </w:rPr>
              <w:t>用户(Actor)</w:t>
            </w:r>
          </w:p>
        </w:tc>
        <w:tc>
          <w:tcPr>
            <w:tcW w:w="6341" w:type="dxa"/>
            <w:gridSpan w:val="4"/>
            <w:shd w:val="clear" w:color="auto" w:fill="BFBFBF"/>
          </w:tcPr>
          <w:p w14:paraId="466AC191">
            <w:pPr>
              <w:pStyle w:val="16"/>
              <w:rPr>
                <w:rFonts w:hint="default" w:eastAsia="宋体"/>
                <w:sz w:val="22"/>
                <w:szCs w:val="22"/>
                <w:lang w:val="en-US" w:eastAsia="zh-CN"/>
              </w:rPr>
            </w:pPr>
            <w:r>
              <w:rPr>
                <w:rFonts w:hint="eastAsia"/>
                <w:sz w:val="22"/>
                <w:szCs w:val="22"/>
              </w:rPr>
              <w:t>平台</w:t>
            </w:r>
            <w:r>
              <w:rPr>
                <w:rFonts w:hint="eastAsia"/>
                <w:sz w:val="22"/>
                <w:szCs w:val="22"/>
                <w:lang w:val="en-US" w:eastAsia="zh-CN"/>
              </w:rPr>
              <w:t>广西动环工作台</w:t>
            </w:r>
          </w:p>
        </w:tc>
        <w:tc>
          <w:tcPr>
            <w:tcW w:w="995" w:type="dxa"/>
            <w:shd w:val="clear" w:color="auto" w:fill="BFBFBF"/>
          </w:tcPr>
          <w:p w14:paraId="6BB21FBA">
            <w:pPr>
              <w:pStyle w:val="16"/>
              <w:rPr>
                <w:sz w:val="22"/>
                <w:szCs w:val="22"/>
              </w:rPr>
            </w:pPr>
            <w:r>
              <w:rPr>
                <w:rFonts w:hint="eastAsia"/>
                <w:sz w:val="22"/>
                <w:szCs w:val="22"/>
              </w:rPr>
              <w:t>版本</w:t>
            </w:r>
          </w:p>
        </w:tc>
        <w:tc>
          <w:tcPr>
            <w:tcW w:w="1504" w:type="dxa"/>
            <w:shd w:val="clear" w:color="auto" w:fill="BFBFBF"/>
          </w:tcPr>
          <w:p w14:paraId="3F37A321">
            <w:pPr>
              <w:pStyle w:val="16"/>
              <w:rPr>
                <w:rFonts w:hint="default" w:eastAsia="宋体"/>
                <w:sz w:val="22"/>
                <w:szCs w:val="22"/>
                <w:lang w:val="en-US" w:eastAsia="zh-CN"/>
              </w:rPr>
            </w:pPr>
            <w:r>
              <w:rPr>
                <w:rFonts w:hint="eastAsia"/>
                <w:sz w:val="22"/>
                <w:szCs w:val="22"/>
                <w:lang w:val="en-US" w:eastAsia="zh-CN"/>
              </w:rPr>
              <w:t>V1.0</w:t>
            </w:r>
          </w:p>
        </w:tc>
      </w:tr>
      <w:tr w14:paraId="19ED2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1DCF0F26">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14:paraId="4B190A4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功能背景</w:t>
            </w:r>
            <w:r>
              <w:rPr>
                <w:rFonts w:hint="eastAsia"/>
                <w:lang w:val="en-US" w:eastAsia="zh-CN"/>
              </w:rPr>
              <w:t>：由动环平台替代手工报表，对广西全区的动环IP进行管理。包括对全区动环IP的记录与维护。同时还能对动环设备IP的新增、修改、入网、退网等操作进行线上流程管理。流程审批通过后，自动更新IP库中的状态信息，以提升IP库的数据准确性、数据更新的及时性与IP分配查找的便捷性。</w:t>
            </w:r>
          </w:p>
          <w:p w14:paraId="219AA53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1C43181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：运维管理——网络——动环设备IP库</w:t>
            </w:r>
          </w:p>
          <w:p w14:paraId="6507CF6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数据来源</w:t>
            </w:r>
            <w:r>
              <w:rPr>
                <w:rFonts w:hint="eastAsia"/>
                <w:lang w:val="en-US" w:eastAsia="zh-CN"/>
              </w:rPr>
              <w:t>：由省动环管理员手动维护</w:t>
            </w:r>
          </w:p>
          <w:p w14:paraId="7D9CD51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功能权限</w:t>
            </w:r>
            <w:r>
              <w:rPr>
                <w:rFonts w:hint="eastAsia"/>
                <w:lang w:val="en-US" w:eastAsia="zh-CN"/>
              </w:rPr>
              <w:t>：该功能只开放给省级管理员，省级管理员可查看、编辑、导入、导出、删除</w:t>
            </w:r>
            <w:r>
              <w:commentReference w:id="0"/>
            </w:r>
            <w:r>
              <w:rPr>
                <w:rFonts w:hint="eastAsia"/>
                <w:lang w:val="en-US" w:eastAsia="zh-CN"/>
              </w:rPr>
              <w:t>。</w:t>
            </w:r>
          </w:p>
          <w:p w14:paraId="1509668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65CE449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筛选条件：</w:t>
            </w:r>
          </w:p>
          <w:p w14:paraId="4BEC5DEE">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地市：广西所有地市，默认全选</w:t>
            </w:r>
          </w:p>
          <w:p w14:paraId="240D9270">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动环监控系统类别：枚举——局房动环、基站动环</w:t>
            </w:r>
            <w:r>
              <w:commentReference w:id="1"/>
            </w:r>
            <w:r>
              <w:rPr>
                <w:rFonts w:hint="eastAsia"/>
                <w:lang w:val="en-US" w:eastAsia="zh-CN"/>
              </w:rPr>
              <w:t>，默认全选</w:t>
            </w:r>
          </w:p>
          <w:p w14:paraId="74E07590">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局房名称：枚举——关联已导入信息中的“局房名称”字段，默认全选。导入新增信息新增局房信息时，能自动更新筛选条件的枚举值</w:t>
            </w:r>
          </w:p>
          <w:p w14:paraId="635D0E98">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站点名称：关联空间资源信息</w:t>
            </w:r>
          </w:p>
          <w:p w14:paraId="6D0AF96F">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highlight w:val="none"/>
                <w:lang w:val="en-US" w:eastAsia="zh-CN"/>
              </w:rPr>
            </w:pPr>
            <w:r>
              <w:rPr>
                <w:rFonts w:hint="eastAsia"/>
                <w:highlight w:val="none"/>
                <w:lang w:val="en-US" w:eastAsia="zh-CN"/>
              </w:rPr>
              <w:t>站点类型：枚举——数据中心、通信机楼、传输节点、通信基站，默认全选</w:t>
            </w:r>
          </w:p>
          <w:p w14:paraId="29DCD26C">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机房名称：关联空间资源信息</w:t>
            </w:r>
          </w:p>
          <w:p w14:paraId="37B90FE0">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设备类型：</w:t>
            </w:r>
            <w:r>
              <w:rPr>
                <w:rFonts w:hint="eastAsia"/>
                <w:highlight w:val="none"/>
                <w:lang w:val="en-US" w:eastAsia="zh-CN"/>
              </w:rPr>
              <w:t>枚举——</w:t>
            </w:r>
            <w:r>
              <w:rPr>
                <w:rFonts w:hint="eastAsia"/>
                <w:lang w:val="en-US" w:eastAsia="zh-CN"/>
              </w:rPr>
              <w:t>服务器,磁盘阵列,交换机,监控主机,业务台,FSU,图像设备,智能门禁,工控机，默认全选</w:t>
            </w:r>
          </w:p>
          <w:p w14:paraId="25B8A4E2">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IP占用情况：枚举值——在线、离线、空闲，默认全选</w:t>
            </w:r>
          </w:p>
          <w:p w14:paraId="5B3B5CE8">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IP：支持IP模糊查找</w:t>
            </w:r>
          </w:p>
          <w:p w14:paraId="565BEC6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4CA5D10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查询结果字段如下，查询结果支持导出。</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5813"/>
            </w:tblGrid>
            <w:tr w14:paraId="7B87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shd w:val="clear" w:color="auto" w:fill="BEBEBE" w:themeFill="background1" w:themeFillShade="BF"/>
                </w:tcPr>
                <w:p w14:paraId="12B059B0">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813" w:type="dxa"/>
                  <w:shd w:val="clear" w:color="auto" w:fill="BEBEBE" w:themeFill="background1" w:themeFillShade="BF"/>
                </w:tcPr>
                <w:p w14:paraId="391497AB">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r>
            <w:tr w14:paraId="30AF5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14:paraId="267F5D3C">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5813" w:type="dxa"/>
                </w:tcPr>
                <w:p w14:paraId="002873D1">
                  <w:pPr>
                    <w:numPr>
                      <w:ilvl w:val="0"/>
                      <w:numId w:val="0"/>
                    </w:numPr>
                    <w:rPr>
                      <w:rFonts w:hint="default"/>
                      <w:highlight w:val="none"/>
                      <w:vertAlign w:val="baseline"/>
                      <w:lang w:val="en-US" w:eastAsia="zh-CN"/>
                    </w:rPr>
                  </w:pPr>
                  <w:r>
                    <w:rPr>
                      <w:rFonts w:hint="eastAsia"/>
                      <w:highlight w:val="none"/>
                      <w:vertAlign w:val="baseline"/>
                      <w:lang w:val="en-US" w:eastAsia="zh-CN"/>
                    </w:rPr>
                    <w:t>自动关联筛选条件</w:t>
                  </w:r>
                </w:p>
              </w:tc>
            </w:tr>
            <w:tr w14:paraId="14F2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14:paraId="78456548">
                  <w:pPr>
                    <w:numPr>
                      <w:ilvl w:val="0"/>
                      <w:numId w:val="0"/>
                    </w:numPr>
                    <w:ind w:left="0" w:leftChars="0" w:firstLine="0" w:firstLineChars="0"/>
                    <w:rPr>
                      <w:rFonts w:hint="default"/>
                      <w:vertAlign w:val="baseline"/>
                      <w:lang w:val="en-US" w:eastAsia="zh-CN"/>
                    </w:rPr>
                  </w:pPr>
                  <w:r>
                    <w:rPr>
                      <w:rFonts w:hint="eastAsia"/>
                      <w:vertAlign w:val="baseline"/>
                      <w:lang w:val="en-US" w:eastAsia="zh-CN"/>
                    </w:rPr>
                    <w:t>IP</w:t>
                  </w:r>
                </w:p>
              </w:tc>
              <w:tc>
                <w:tcPr>
                  <w:tcW w:w="5813" w:type="dxa"/>
                  <w:vAlign w:val="top"/>
                </w:tcPr>
                <w:p w14:paraId="5E412DEB">
                  <w:pPr>
                    <w:numPr>
                      <w:ilvl w:val="0"/>
                      <w:numId w:val="0"/>
                    </w:numPr>
                    <w:ind w:left="0" w:leftChars="0" w:firstLine="0" w:firstLineChars="0"/>
                    <w:rPr>
                      <w:rFonts w:hint="default"/>
                      <w:vertAlign w:val="baseline"/>
                      <w:lang w:val="en-US" w:eastAsia="zh-CN"/>
                    </w:rPr>
                  </w:pPr>
                  <w:r>
                    <w:rPr>
                      <w:rFonts w:hint="eastAsia"/>
                      <w:highlight w:val="none"/>
                      <w:vertAlign w:val="baseline"/>
                      <w:lang w:val="en-US" w:eastAsia="zh-CN"/>
                    </w:rPr>
                    <w:t>自动关联筛选条件</w:t>
                  </w:r>
                </w:p>
              </w:tc>
            </w:tr>
            <w:tr w14:paraId="744B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14:paraId="25C9B68D">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5813" w:type="dxa"/>
                  <w:vAlign w:val="top"/>
                </w:tcPr>
                <w:p w14:paraId="2F8C3395">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14:paraId="11F0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14:paraId="4C5FD7C7">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5813" w:type="dxa"/>
                  <w:vAlign w:val="top"/>
                </w:tcPr>
                <w:p w14:paraId="315A4647">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14:paraId="438D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14:paraId="4EF8D3EB">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5813" w:type="dxa"/>
                  <w:vAlign w:val="top"/>
                </w:tcPr>
                <w:p w14:paraId="6C4CE155">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14:paraId="4C1A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6FD3AE5E">
                  <w:pPr>
                    <w:numPr>
                      <w:ilvl w:val="0"/>
                      <w:numId w:val="0"/>
                    </w:numPr>
                    <w:ind w:left="0" w:leftChars="0" w:firstLine="0" w:firstLineChars="0"/>
                    <w:rPr>
                      <w:rFonts w:hint="default"/>
                      <w:highlight w:val="none"/>
                      <w:vertAlign w:val="baseline"/>
                      <w:lang w:val="en-US" w:eastAsia="zh-CN"/>
                    </w:rPr>
                  </w:pPr>
                  <w:r>
                    <w:rPr>
                      <w:rFonts w:hint="eastAsia"/>
                      <w:vertAlign w:val="baseline"/>
                      <w:lang w:val="en-US" w:eastAsia="zh-CN"/>
                    </w:rPr>
                    <w:t>站点名称</w:t>
                  </w:r>
                </w:p>
              </w:tc>
              <w:tc>
                <w:tcPr>
                  <w:tcW w:w="5813" w:type="dxa"/>
                  <w:vAlign w:val="top"/>
                </w:tcPr>
                <w:p w14:paraId="74CC2B12">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w:t>
                  </w:r>
                </w:p>
              </w:tc>
            </w:tr>
            <w:tr w14:paraId="6E970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4B3FBAA7">
                  <w:pPr>
                    <w:numPr>
                      <w:ilvl w:val="0"/>
                      <w:numId w:val="0"/>
                    </w:numPr>
                    <w:ind w:left="0" w:leftChars="0" w:firstLine="0" w:firstLineChars="0"/>
                    <w:rPr>
                      <w:rFonts w:hint="default"/>
                      <w:vertAlign w:val="baseline"/>
                      <w:lang w:val="en-US" w:eastAsia="zh-CN"/>
                    </w:rPr>
                  </w:pPr>
                  <w:r>
                    <w:rPr>
                      <w:rFonts w:hint="eastAsia"/>
                      <w:vertAlign w:val="baseline"/>
                      <w:lang w:val="en-US" w:eastAsia="zh-CN"/>
                    </w:rPr>
                    <w:t>站点类型</w:t>
                  </w:r>
                </w:p>
              </w:tc>
              <w:tc>
                <w:tcPr>
                  <w:tcW w:w="5813" w:type="dxa"/>
                  <w:vAlign w:val="top"/>
                </w:tcPr>
                <w:p w14:paraId="644DA82F">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w:t>
                  </w:r>
                </w:p>
              </w:tc>
            </w:tr>
            <w:tr w14:paraId="3DE6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3449CAEB">
                  <w:pPr>
                    <w:numPr>
                      <w:ilvl w:val="0"/>
                      <w:numId w:val="0"/>
                    </w:numPr>
                    <w:ind w:left="0" w:leftChars="0" w:firstLine="0" w:firstLineChars="0"/>
                    <w:rPr>
                      <w:rFonts w:hint="default"/>
                      <w:vertAlign w:val="baseline"/>
                      <w:lang w:val="en-US" w:eastAsia="zh-CN"/>
                    </w:rPr>
                  </w:pPr>
                  <w:r>
                    <w:rPr>
                      <w:rFonts w:hint="eastAsia"/>
                      <w:vertAlign w:val="baseline"/>
                      <w:lang w:val="en-US" w:eastAsia="zh-CN"/>
                    </w:rPr>
                    <w:t>机房名称</w:t>
                  </w:r>
                </w:p>
              </w:tc>
              <w:tc>
                <w:tcPr>
                  <w:tcW w:w="5813" w:type="dxa"/>
                  <w:vAlign w:val="top"/>
                </w:tcPr>
                <w:p w14:paraId="08E24DDF">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w:t>
                  </w:r>
                </w:p>
              </w:tc>
            </w:tr>
            <w:tr w14:paraId="4AF7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09792E27">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设备类型</w:t>
                  </w:r>
                </w:p>
              </w:tc>
              <w:tc>
                <w:tcPr>
                  <w:tcW w:w="5813" w:type="dxa"/>
                  <w:vAlign w:val="top"/>
                </w:tcPr>
                <w:p w14:paraId="146CD672">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自动关联筛选条件，可编辑，下拉选择枚举值：</w:t>
                  </w:r>
                  <w:r>
                    <w:rPr>
                      <w:rFonts w:hint="eastAsia"/>
                      <w:lang w:val="en-US" w:eastAsia="zh-CN"/>
                    </w:rPr>
                    <w:t>服务器,磁盘阵列,交换机,监控主机,业务台,FSU,图像设备,智能门禁,工控机</w:t>
                  </w:r>
                </w:p>
              </w:tc>
            </w:tr>
            <w:tr w14:paraId="5E23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3EFC4D2E">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设备名称</w:t>
                  </w:r>
                </w:p>
              </w:tc>
              <w:tc>
                <w:tcPr>
                  <w:tcW w:w="5813" w:type="dxa"/>
                  <w:vAlign w:val="top"/>
                </w:tcPr>
                <w:p w14:paraId="186377AC">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14:paraId="678E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19164A0F">
                  <w:pPr>
                    <w:numPr>
                      <w:ilvl w:val="0"/>
                      <w:numId w:val="0"/>
                    </w:numPr>
                    <w:ind w:left="0" w:leftChars="0" w:firstLine="0" w:firstLineChars="0"/>
                    <w:rPr>
                      <w:rFonts w:hint="default"/>
                      <w:vertAlign w:val="baseline"/>
                      <w:lang w:val="en-US" w:eastAsia="zh-CN"/>
                    </w:rPr>
                  </w:pPr>
                  <w:r>
                    <w:rPr>
                      <w:rFonts w:hint="eastAsia"/>
                      <w:vertAlign w:val="baseline"/>
                      <w:lang w:val="en-US" w:eastAsia="zh-CN"/>
                    </w:rPr>
                    <w:t>IP占用情况</w:t>
                  </w:r>
                </w:p>
              </w:tc>
              <w:tc>
                <w:tcPr>
                  <w:tcW w:w="5813" w:type="dxa"/>
                  <w:vAlign w:val="top"/>
                </w:tcPr>
                <w:p w14:paraId="2F7DA79F">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自动关联筛选条件，可编辑，下拉选择枚举值：</w:t>
                  </w:r>
                  <w:r>
                    <w:rPr>
                      <w:rFonts w:hint="eastAsia"/>
                      <w:lang w:val="en-US" w:eastAsia="zh-CN"/>
                    </w:rPr>
                    <w:t>在线、离线、空闲</w:t>
                  </w:r>
                </w:p>
              </w:tc>
            </w:tr>
            <w:tr w14:paraId="0B020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19B8C36E">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设备厂家</w:t>
                  </w:r>
                </w:p>
              </w:tc>
              <w:tc>
                <w:tcPr>
                  <w:tcW w:w="5813" w:type="dxa"/>
                  <w:vAlign w:val="top"/>
                </w:tcPr>
                <w:p w14:paraId="293DDBC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14:paraId="29E2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63313F6C">
                  <w:pPr>
                    <w:numPr>
                      <w:ilvl w:val="0"/>
                      <w:numId w:val="0"/>
                    </w:numPr>
                    <w:ind w:left="0" w:leftChars="0" w:firstLine="0" w:firstLineChars="0"/>
                    <w:rPr>
                      <w:rFonts w:hint="default"/>
                      <w:vertAlign w:val="baseline"/>
                      <w:lang w:val="en-US" w:eastAsia="zh-CN"/>
                    </w:rPr>
                  </w:pPr>
                  <w:r>
                    <w:rPr>
                      <w:rFonts w:hint="eastAsia"/>
                      <w:vertAlign w:val="baseline"/>
                      <w:lang w:val="en-US" w:eastAsia="zh-CN"/>
                    </w:rPr>
                    <w:t>动环监控系统类别</w:t>
                  </w:r>
                </w:p>
              </w:tc>
              <w:tc>
                <w:tcPr>
                  <w:tcW w:w="5813" w:type="dxa"/>
                  <w:vAlign w:val="top"/>
                </w:tcPr>
                <w:p w14:paraId="5F965A52">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自动关联筛选条件，可编辑，下拉选择枚举值：局房动环、基站动环</w:t>
                  </w:r>
                </w:p>
              </w:tc>
            </w:tr>
            <w:tr w14:paraId="3F8F1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70A3ABBE">
                  <w:pPr>
                    <w:numPr>
                      <w:ilvl w:val="0"/>
                      <w:numId w:val="0"/>
                    </w:numPr>
                    <w:ind w:left="0" w:leftChars="0" w:firstLine="0" w:firstLineChars="0"/>
                    <w:rPr>
                      <w:rFonts w:hint="default"/>
                      <w:vertAlign w:val="baseline"/>
                      <w:lang w:val="en-US" w:eastAsia="zh-CN"/>
                    </w:rPr>
                  </w:pPr>
                  <w:r>
                    <w:rPr>
                      <w:rFonts w:hint="eastAsia"/>
                      <w:vertAlign w:val="baseline"/>
                      <w:lang w:val="en-US" w:eastAsia="zh-CN"/>
                    </w:rPr>
                    <w:t>局房名称</w:t>
                  </w:r>
                </w:p>
              </w:tc>
              <w:tc>
                <w:tcPr>
                  <w:tcW w:w="5813" w:type="dxa"/>
                  <w:vAlign w:val="top"/>
                </w:tcPr>
                <w:p w14:paraId="2149B258">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自动关联筛选条件，可编辑输入。动环监控系统类别选择基站动环时，不允许编辑</w:t>
                  </w:r>
                </w:p>
              </w:tc>
            </w:tr>
            <w:tr w14:paraId="4CD4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685135D5">
                  <w:pPr>
                    <w:numPr>
                      <w:ilvl w:val="0"/>
                      <w:numId w:val="0"/>
                    </w:numPr>
                    <w:ind w:left="0" w:leftChars="0" w:firstLine="0" w:firstLineChars="0"/>
                    <w:rPr>
                      <w:rFonts w:hint="default"/>
                      <w:vertAlign w:val="baseline"/>
                      <w:lang w:val="en-US" w:eastAsia="zh-CN"/>
                    </w:rPr>
                  </w:pPr>
                  <w:r>
                    <w:rPr>
                      <w:rFonts w:hint="eastAsia"/>
                      <w:vertAlign w:val="baseline"/>
                      <w:lang w:val="en-US" w:eastAsia="zh-CN"/>
                    </w:rPr>
                    <w:t>备注</w:t>
                  </w:r>
                </w:p>
              </w:tc>
              <w:tc>
                <w:tcPr>
                  <w:tcW w:w="5813" w:type="dxa"/>
                  <w:vAlign w:val="top"/>
                </w:tcPr>
                <w:p w14:paraId="6821DE6D">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自动关联筛选条件，可编辑输入</w:t>
                  </w:r>
                </w:p>
              </w:tc>
            </w:tr>
            <w:tr w14:paraId="0AE6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621E06FD">
                  <w:pPr>
                    <w:numPr>
                      <w:ilvl w:val="0"/>
                      <w:numId w:val="0"/>
                    </w:numPr>
                    <w:ind w:left="0" w:leftChars="0" w:firstLine="0" w:firstLineChars="0"/>
                    <w:rPr>
                      <w:rFonts w:hint="default"/>
                      <w:vertAlign w:val="baseline"/>
                      <w:lang w:val="en-US" w:eastAsia="zh-CN"/>
                    </w:rPr>
                  </w:pPr>
                  <w:r>
                    <w:rPr>
                      <w:rFonts w:hint="eastAsia"/>
                      <w:vertAlign w:val="baseline"/>
                      <w:lang w:val="en-US" w:eastAsia="zh-CN"/>
                    </w:rPr>
                    <w:t>操作</w:t>
                  </w:r>
                </w:p>
              </w:tc>
              <w:tc>
                <w:tcPr>
                  <w:tcW w:w="5813" w:type="dxa"/>
                  <w:vAlign w:val="top"/>
                </w:tcPr>
                <w:p w14:paraId="0C7D1DD6">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支持编辑和删除。当IP存在发起未完结工单，即工单状态为“待批复”或“工单驳回”，IP所在行信息不允许删除。</w:t>
                  </w:r>
                </w:p>
              </w:tc>
            </w:tr>
          </w:tbl>
          <w:p w14:paraId="1C35050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2DC56BFB">
            <w:pPr>
              <w:numPr>
                <w:ilvl w:val="0"/>
                <w:numId w:val="0"/>
              </w:numPr>
              <w:ind w:leftChars="0"/>
              <w:rPr>
                <w:rFonts w:hint="eastAsia"/>
                <w:lang w:val="en-US" w:eastAsia="zh-CN"/>
              </w:rPr>
            </w:pPr>
          </w:p>
          <w:p w14:paraId="7EBF8739">
            <w:pPr>
              <w:numPr>
                <w:ilvl w:val="0"/>
                <w:numId w:val="0"/>
              </w:numPr>
              <w:ind w:leftChars="0"/>
              <w:rPr>
                <w:rFonts w:hint="eastAsia"/>
                <w:lang w:val="en-US" w:eastAsia="zh-CN"/>
              </w:rPr>
            </w:pPr>
            <w:r>
              <w:rPr>
                <w:rFonts w:hint="eastAsia"/>
                <w:lang w:val="en-US" w:eastAsia="zh-CN"/>
              </w:rPr>
              <w:t>导入模板：</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5813"/>
            </w:tblGrid>
            <w:tr w14:paraId="0C61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shd w:val="clear" w:color="auto" w:fill="BEBEBE" w:themeFill="background1" w:themeFillShade="BF"/>
                </w:tcPr>
                <w:p w14:paraId="73074D4C">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813" w:type="dxa"/>
                  <w:shd w:val="clear" w:color="auto" w:fill="BEBEBE" w:themeFill="background1" w:themeFillShade="BF"/>
                </w:tcPr>
                <w:p w14:paraId="0A62EA61">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r>
            <w:tr w14:paraId="497F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14:paraId="762BCD76">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5813" w:type="dxa"/>
                </w:tcPr>
                <w:p w14:paraId="1F44273F">
                  <w:pPr>
                    <w:numPr>
                      <w:ilvl w:val="0"/>
                      <w:numId w:val="0"/>
                    </w:numPr>
                    <w:rPr>
                      <w:rFonts w:hint="default"/>
                      <w:highlight w:val="none"/>
                      <w:vertAlign w:val="baseline"/>
                      <w:lang w:val="en-US" w:eastAsia="zh-CN"/>
                    </w:rPr>
                  </w:pPr>
                  <w:r>
                    <w:rPr>
                      <w:rFonts w:hint="eastAsia"/>
                      <w:highlight w:val="none"/>
                      <w:vertAlign w:val="baseline"/>
                      <w:lang w:val="en-US" w:eastAsia="zh-CN"/>
                    </w:rPr>
                    <w:t>必填项，填写地级市全称，如“南宁市”</w:t>
                  </w:r>
                </w:p>
              </w:tc>
            </w:tr>
            <w:tr w14:paraId="1B2C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14:paraId="54A4DF68">
                  <w:pPr>
                    <w:numPr>
                      <w:ilvl w:val="0"/>
                      <w:numId w:val="0"/>
                    </w:numPr>
                    <w:ind w:left="0" w:leftChars="0" w:firstLine="0" w:firstLineChars="0"/>
                    <w:rPr>
                      <w:rFonts w:hint="default"/>
                      <w:vertAlign w:val="baseline"/>
                      <w:lang w:val="en-US" w:eastAsia="zh-CN"/>
                    </w:rPr>
                  </w:pPr>
                  <w:r>
                    <w:rPr>
                      <w:rFonts w:hint="eastAsia"/>
                      <w:vertAlign w:val="baseline"/>
                      <w:lang w:val="en-US" w:eastAsia="zh-CN"/>
                    </w:rPr>
                    <w:t>IP</w:t>
                  </w:r>
                </w:p>
              </w:tc>
              <w:tc>
                <w:tcPr>
                  <w:tcW w:w="5813" w:type="dxa"/>
                  <w:vAlign w:val="top"/>
                </w:tcPr>
                <w:p w14:paraId="1C78B99F">
                  <w:pPr>
                    <w:numPr>
                      <w:ilvl w:val="0"/>
                      <w:numId w:val="0"/>
                    </w:numPr>
                    <w:ind w:left="0" w:leftChars="0" w:firstLine="0" w:firstLineChars="0"/>
                    <w:rPr>
                      <w:rFonts w:hint="default"/>
                      <w:vertAlign w:val="baseline"/>
                      <w:lang w:val="en-US" w:eastAsia="zh-CN"/>
                    </w:rPr>
                  </w:pPr>
                  <w:r>
                    <w:rPr>
                      <w:rFonts w:hint="eastAsia"/>
                      <w:highlight w:val="none"/>
                      <w:vertAlign w:val="baseline"/>
                      <w:lang w:val="en-US" w:eastAsia="zh-CN"/>
                    </w:rPr>
                    <w:t>必填项</w:t>
                  </w:r>
                </w:p>
              </w:tc>
            </w:tr>
            <w:tr w14:paraId="1470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1DD5A14A">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5813" w:type="dxa"/>
                  <w:vAlign w:val="top"/>
                </w:tcPr>
                <w:p w14:paraId="38CDEBB2">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非必填项</w:t>
                  </w:r>
                </w:p>
              </w:tc>
            </w:tr>
            <w:tr w14:paraId="7987E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14:paraId="7D1B179C">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5813" w:type="dxa"/>
                  <w:vAlign w:val="top"/>
                </w:tcPr>
                <w:p w14:paraId="53122BDD">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非必填项</w:t>
                  </w:r>
                </w:p>
              </w:tc>
            </w:tr>
            <w:tr w14:paraId="2802D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14:paraId="0617FE9B">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5813" w:type="dxa"/>
                  <w:vAlign w:val="top"/>
                </w:tcPr>
                <w:p w14:paraId="125F9470">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非必填项</w:t>
                  </w:r>
                </w:p>
              </w:tc>
            </w:tr>
            <w:tr w14:paraId="7C176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16B4A557">
                  <w:pPr>
                    <w:numPr>
                      <w:ilvl w:val="0"/>
                      <w:numId w:val="0"/>
                    </w:numPr>
                    <w:ind w:left="0" w:leftChars="0" w:firstLine="0" w:firstLineChars="0"/>
                    <w:rPr>
                      <w:rFonts w:hint="default"/>
                      <w:highlight w:val="none"/>
                      <w:vertAlign w:val="baseline"/>
                      <w:lang w:val="en-US" w:eastAsia="zh-CN"/>
                    </w:rPr>
                  </w:pPr>
                  <w:r>
                    <w:rPr>
                      <w:rFonts w:hint="eastAsia"/>
                      <w:vertAlign w:val="baseline"/>
                      <w:lang w:val="en-US" w:eastAsia="zh-CN"/>
                    </w:rPr>
                    <w:t>站点名称</w:t>
                  </w:r>
                </w:p>
              </w:tc>
              <w:tc>
                <w:tcPr>
                  <w:tcW w:w="5813" w:type="dxa"/>
                  <w:vAlign w:val="top"/>
                </w:tcPr>
                <w:p w14:paraId="1F26DF64">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条件必填项，若IP占用情况为“在线”或“离线”的，必填</w:t>
                  </w:r>
                </w:p>
              </w:tc>
            </w:tr>
            <w:tr w14:paraId="1153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29EB2B1B">
                  <w:pPr>
                    <w:numPr>
                      <w:ilvl w:val="0"/>
                      <w:numId w:val="0"/>
                    </w:numPr>
                    <w:ind w:left="0" w:leftChars="0" w:firstLine="0" w:firstLineChars="0"/>
                    <w:rPr>
                      <w:rFonts w:hint="default"/>
                      <w:vertAlign w:val="baseline"/>
                      <w:lang w:val="en-US" w:eastAsia="zh-CN"/>
                    </w:rPr>
                  </w:pPr>
                  <w:r>
                    <w:rPr>
                      <w:rFonts w:hint="eastAsia"/>
                      <w:vertAlign w:val="baseline"/>
                      <w:lang w:val="en-US" w:eastAsia="zh-CN"/>
                    </w:rPr>
                    <w:t>站点类型</w:t>
                  </w:r>
                </w:p>
              </w:tc>
              <w:tc>
                <w:tcPr>
                  <w:tcW w:w="5813" w:type="dxa"/>
                  <w:vAlign w:val="top"/>
                </w:tcPr>
                <w:p w14:paraId="46B997E5">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条件必填项，若IP占用情况为“在线”或“离线”的，必填</w:t>
                  </w:r>
                </w:p>
              </w:tc>
            </w:tr>
            <w:tr w14:paraId="6D2D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372CD22A">
                  <w:pPr>
                    <w:numPr>
                      <w:ilvl w:val="0"/>
                      <w:numId w:val="0"/>
                    </w:numPr>
                    <w:ind w:left="0" w:leftChars="0" w:firstLine="0" w:firstLineChars="0"/>
                    <w:rPr>
                      <w:rFonts w:hint="default"/>
                      <w:vertAlign w:val="baseline"/>
                      <w:lang w:val="en-US" w:eastAsia="zh-CN"/>
                    </w:rPr>
                  </w:pPr>
                  <w:r>
                    <w:rPr>
                      <w:rFonts w:hint="eastAsia"/>
                      <w:vertAlign w:val="baseline"/>
                      <w:lang w:val="en-US" w:eastAsia="zh-CN"/>
                    </w:rPr>
                    <w:t>机房名称</w:t>
                  </w:r>
                </w:p>
              </w:tc>
              <w:tc>
                <w:tcPr>
                  <w:tcW w:w="5813" w:type="dxa"/>
                  <w:vAlign w:val="top"/>
                </w:tcPr>
                <w:p w14:paraId="4167FA20">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条件必填项，若IP占用情况为“在线”或“离线”的，必填</w:t>
                  </w:r>
                </w:p>
              </w:tc>
            </w:tr>
            <w:tr w14:paraId="15A4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2491FB9E">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设备类型</w:t>
                  </w:r>
                </w:p>
              </w:tc>
              <w:tc>
                <w:tcPr>
                  <w:tcW w:w="5813" w:type="dxa"/>
                  <w:vAlign w:val="top"/>
                </w:tcPr>
                <w:p w14:paraId="4A1FC888">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条件必填项，若IP占用情况为“在线”或“离线”的，必填</w:t>
                  </w:r>
                </w:p>
              </w:tc>
            </w:tr>
            <w:tr w14:paraId="20DF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16CA64ED">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设备名称</w:t>
                  </w:r>
                </w:p>
              </w:tc>
              <w:tc>
                <w:tcPr>
                  <w:tcW w:w="5813" w:type="dxa"/>
                  <w:vAlign w:val="top"/>
                </w:tcPr>
                <w:p w14:paraId="34C7BAEF">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条件必填项，若IP占用情况为“在线”或“离线”的，必填</w:t>
                  </w:r>
                </w:p>
              </w:tc>
            </w:tr>
            <w:tr w14:paraId="6BF8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50819D85">
                  <w:pPr>
                    <w:numPr>
                      <w:ilvl w:val="0"/>
                      <w:numId w:val="0"/>
                    </w:numPr>
                    <w:ind w:left="0" w:leftChars="0" w:firstLine="0" w:firstLineChars="0"/>
                    <w:rPr>
                      <w:rFonts w:hint="default"/>
                      <w:vertAlign w:val="baseline"/>
                      <w:lang w:val="en-US" w:eastAsia="zh-CN"/>
                    </w:rPr>
                  </w:pPr>
                  <w:r>
                    <w:rPr>
                      <w:rFonts w:hint="eastAsia"/>
                      <w:vertAlign w:val="baseline"/>
                      <w:lang w:val="en-US" w:eastAsia="zh-CN"/>
                    </w:rPr>
                    <w:t>IP占用情况</w:t>
                  </w:r>
                </w:p>
              </w:tc>
              <w:tc>
                <w:tcPr>
                  <w:tcW w:w="5813" w:type="dxa"/>
                  <w:vAlign w:val="top"/>
                </w:tcPr>
                <w:p w14:paraId="75698C44">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必填项，已占用填“在线”或“离线”；未占用填“空闲”。</w:t>
                  </w:r>
                </w:p>
              </w:tc>
            </w:tr>
            <w:tr w14:paraId="741F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2653D6B4">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设备厂家</w:t>
                  </w:r>
                </w:p>
              </w:tc>
              <w:tc>
                <w:tcPr>
                  <w:tcW w:w="5813" w:type="dxa"/>
                  <w:vAlign w:val="top"/>
                </w:tcPr>
                <w:p w14:paraId="01945A2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条件必填项，若IP占用情况为“在线”或“离线”的，必填</w:t>
                  </w:r>
                </w:p>
              </w:tc>
            </w:tr>
            <w:tr w14:paraId="30B3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7A7699EB">
                  <w:pPr>
                    <w:numPr>
                      <w:ilvl w:val="0"/>
                      <w:numId w:val="0"/>
                    </w:numPr>
                    <w:ind w:left="0" w:leftChars="0" w:firstLine="0" w:firstLineChars="0"/>
                    <w:rPr>
                      <w:rFonts w:hint="eastAsia"/>
                      <w:vertAlign w:val="baseline"/>
                      <w:lang w:val="en-US" w:eastAsia="zh-CN"/>
                    </w:rPr>
                  </w:pPr>
                  <w:r>
                    <w:rPr>
                      <w:rFonts w:hint="eastAsia"/>
                      <w:vertAlign w:val="baseline"/>
                      <w:lang w:val="en-US" w:eastAsia="zh-CN"/>
                    </w:rPr>
                    <w:t>动环监控系统类别</w:t>
                  </w:r>
                </w:p>
              </w:tc>
              <w:tc>
                <w:tcPr>
                  <w:tcW w:w="5813" w:type="dxa"/>
                  <w:vAlign w:val="top"/>
                </w:tcPr>
                <w:p w14:paraId="7415B78E">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必填项，枚举值：局房动环、基站动环</w:t>
                  </w:r>
                </w:p>
              </w:tc>
            </w:tr>
            <w:tr w14:paraId="77A5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025AA44F">
                  <w:pPr>
                    <w:numPr>
                      <w:ilvl w:val="0"/>
                      <w:numId w:val="0"/>
                    </w:numPr>
                    <w:ind w:left="0" w:leftChars="0" w:firstLine="0" w:firstLineChars="0"/>
                    <w:rPr>
                      <w:rFonts w:hint="eastAsia"/>
                      <w:vertAlign w:val="baseline"/>
                      <w:lang w:val="en-US" w:eastAsia="zh-CN"/>
                    </w:rPr>
                  </w:pPr>
                  <w:r>
                    <w:rPr>
                      <w:rFonts w:hint="eastAsia"/>
                      <w:vertAlign w:val="baseline"/>
                      <w:lang w:val="en-US" w:eastAsia="zh-CN"/>
                    </w:rPr>
                    <w:t>局房名称</w:t>
                  </w:r>
                </w:p>
              </w:tc>
              <w:tc>
                <w:tcPr>
                  <w:tcW w:w="5813" w:type="dxa"/>
                  <w:vAlign w:val="top"/>
                </w:tcPr>
                <w:p w14:paraId="6ACB305F">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非必填项</w:t>
                  </w:r>
                </w:p>
              </w:tc>
            </w:tr>
            <w:tr w14:paraId="4550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08B29749">
                  <w:pPr>
                    <w:numPr>
                      <w:ilvl w:val="0"/>
                      <w:numId w:val="0"/>
                    </w:numPr>
                    <w:ind w:left="0" w:leftChars="0" w:firstLine="0" w:firstLineChars="0"/>
                    <w:rPr>
                      <w:rFonts w:hint="default"/>
                      <w:vertAlign w:val="baseline"/>
                      <w:lang w:val="en-US" w:eastAsia="zh-CN"/>
                    </w:rPr>
                  </w:pPr>
                  <w:r>
                    <w:rPr>
                      <w:rFonts w:hint="eastAsia"/>
                      <w:vertAlign w:val="baseline"/>
                      <w:lang w:val="en-US" w:eastAsia="zh-CN"/>
                    </w:rPr>
                    <w:t>备注</w:t>
                  </w:r>
                </w:p>
              </w:tc>
              <w:tc>
                <w:tcPr>
                  <w:tcW w:w="5813" w:type="dxa"/>
                  <w:vAlign w:val="top"/>
                </w:tcPr>
                <w:p w14:paraId="635E1488">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非必填项</w:t>
                  </w:r>
                </w:p>
              </w:tc>
            </w:tr>
          </w:tbl>
          <w:p w14:paraId="35352DDE">
            <w:pPr>
              <w:numPr>
                <w:ilvl w:val="0"/>
                <w:numId w:val="0"/>
              </w:numPr>
              <w:ind w:leftChars="0"/>
              <w:rPr>
                <w:rFonts w:hint="eastAsia"/>
                <w:lang w:val="en-US" w:eastAsia="zh-CN"/>
              </w:rPr>
            </w:pPr>
            <w:r>
              <w:rPr>
                <w:rFonts w:hint="eastAsia"/>
                <w:lang w:val="en-US" w:eastAsia="zh-CN"/>
              </w:rPr>
              <w:t>导入规则：</w:t>
            </w:r>
          </w:p>
          <w:p w14:paraId="1D8EA8E3">
            <w:pPr>
              <w:numPr>
                <w:ilvl w:val="0"/>
                <w:numId w:val="12"/>
              </w:numPr>
              <w:ind w:left="425" w:leftChars="0" w:hanging="425" w:firstLineChars="0"/>
              <w:rPr>
                <w:rFonts w:hint="default"/>
                <w:lang w:val="en-US" w:eastAsia="zh-CN"/>
              </w:rPr>
            </w:pPr>
            <w:r>
              <w:rPr>
                <w:rFonts w:hint="eastAsia"/>
                <w:lang w:val="en-US" w:eastAsia="zh-CN"/>
              </w:rPr>
              <w:t>模板导入需校验必填项是否缺失；</w:t>
            </w:r>
          </w:p>
          <w:p w14:paraId="4DA343FB">
            <w:pPr>
              <w:numPr>
                <w:ilvl w:val="0"/>
                <w:numId w:val="12"/>
              </w:numPr>
              <w:ind w:left="425" w:leftChars="0" w:hanging="425" w:firstLineChars="0"/>
              <w:rPr>
                <w:rFonts w:hint="default"/>
                <w:lang w:val="en-US" w:eastAsia="zh-CN"/>
              </w:rPr>
            </w:pPr>
            <w:r>
              <w:rPr>
                <w:rFonts w:hint="eastAsia"/>
                <w:lang w:val="en-US" w:eastAsia="zh-CN"/>
              </w:rPr>
              <w:t>必填内容中，需校验“地市、站点名称、机房名称”是否和动环库中的信息一致，若不一致则校验不通过；</w:t>
            </w:r>
          </w:p>
          <w:p w14:paraId="25448F79">
            <w:pPr>
              <w:numPr>
                <w:ilvl w:val="0"/>
                <w:numId w:val="12"/>
              </w:numPr>
              <w:ind w:left="425" w:leftChars="0" w:hanging="425" w:firstLineChars="0"/>
              <w:rPr>
                <w:rFonts w:hint="default"/>
                <w:lang w:val="en-US" w:eastAsia="zh-CN"/>
              </w:rPr>
            </w:pPr>
            <w:r>
              <w:rPr>
                <w:rFonts w:hint="eastAsia"/>
                <w:lang w:val="en-US" w:eastAsia="zh-CN"/>
              </w:rPr>
              <w:t>导入信息需校验IP地址是否符合标准IPv4的格式规范；</w:t>
            </w:r>
          </w:p>
          <w:p w14:paraId="5ED81FEC">
            <w:pPr>
              <w:numPr>
                <w:ilvl w:val="0"/>
                <w:numId w:val="12"/>
              </w:numPr>
              <w:ind w:left="425" w:leftChars="0" w:hanging="425" w:firstLineChars="0"/>
              <w:rPr>
                <w:rFonts w:hint="default"/>
                <w:lang w:val="en-US" w:eastAsia="zh-CN"/>
              </w:rPr>
            </w:pPr>
            <w:r>
              <w:rPr>
                <w:rFonts w:hint="eastAsia"/>
                <w:lang w:val="en-US" w:eastAsia="zh-CN"/>
              </w:rPr>
              <w:t>模板导入需要校验IP是否重复；若IP重复，进行弹窗提示“存在IP地址重复内容，是否覆盖？”，可选择“覆盖”或“不覆盖”，选择“不覆盖”，此部分信息不导入；</w:t>
            </w:r>
          </w:p>
          <w:p w14:paraId="31432790">
            <w:pPr>
              <w:numPr>
                <w:ilvl w:val="0"/>
                <w:numId w:val="12"/>
              </w:numPr>
              <w:ind w:left="425" w:leftChars="0" w:hanging="425" w:firstLineChars="0"/>
              <w:rPr>
                <w:rFonts w:hint="default"/>
                <w:lang w:val="en-US" w:eastAsia="zh-CN"/>
              </w:rPr>
            </w:pPr>
            <w:r>
              <w:rPr>
                <w:rFonts w:hint="eastAsia"/>
                <w:lang w:val="en-US" w:eastAsia="zh-CN"/>
              </w:rPr>
              <w:t>模板导入日志信息支持查看导出；日志提示导入成功条数和导入失败条数。日志中校验不通过信息，需告知其所在行信息；</w:t>
            </w:r>
          </w:p>
          <w:p w14:paraId="479B1976">
            <w:pPr>
              <w:numPr>
                <w:ilvl w:val="0"/>
                <w:numId w:val="12"/>
              </w:numPr>
              <w:ind w:left="425" w:leftChars="0" w:hanging="425" w:firstLineChars="0"/>
              <w:rPr>
                <w:rFonts w:hint="default"/>
                <w:lang w:val="en-US" w:eastAsia="zh-CN"/>
              </w:rPr>
            </w:pPr>
            <w:r>
              <w:rPr>
                <w:rFonts w:hint="eastAsia"/>
                <w:lang w:val="en-US" w:eastAsia="zh-CN"/>
              </w:rPr>
              <w:t>校验通过信息导入，校验不通过信息不导入；</w:t>
            </w:r>
          </w:p>
          <w:p w14:paraId="166EC590">
            <w:pPr>
              <w:numPr>
                <w:ilvl w:val="0"/>
                <w:numId w:val="12"/>
              </w:numPr>
              <w:ind w:left="425" w:leftChars="0" w:hanging="425" w:firstLineChars="0"/>
              <w:rPr>
                <w:rFonts w:hint="default"/>
                <w:lang w:val="en-US" w:eastAsia="zh-CN"/>
              </w:rPr>
            </w:pPr>
            <w:r>
              <w:rPr>
                <w:rFonts w:hint="eastAsia"/>
                <w:lang w:val="en-US" w:eastAsia="zh-CN"/>
              </w:rPr>
              <w:t>单次导入上限1万行。</w:t>
            </w:r>
          </w:p>
          <w:p w14:paraId="4909E34F">
            <w:pPr>
              <w:widowControl w:val="0"/>
              <w:numPr>
                <w:ilvl w:val="0"/>
                <w:numId w:val="0"/>
              </w:numPr>
              <w:jc w:val="both"/>
              <w:rPr>
                <w:rFonts w:hint="default"/>
                <w:lang w:val="en-US" w:eastAsia="zh-CN"/>
              </w:rPr>
            </w:pPr>
            <w:r>
              <w:rPr>
                <w:rFonts w:hint="eastAsia"/>
                <w:lang w:val="en-US" w:eastAsia="zh-CN"/>
              </w:rPr>
              <w:t>导入模板附件：</w:t>
            </w:r>
            <w:r>
              <w:rPr>
                <w:rFonts w:hint="eastAsia"/>
                <w:lang w:val="en-US" w:eastAsia="zh-CN"/>
              </w:rPr>
              <w:object>
                <v:shape id="_x0000_i1025" o:spt="75" type="#_x0000_t75" style="height:65.4pt;width:72.6pt;" o:ole="t" filled="f" o:preferrelative="t" stroked="f" coordsize="21600,21600">
                  <v:path/>
                  <v:fill on="f" focussize="0,0"/>
                  <v:stroke on="f"/>
                  <v:imagedata r:id="rId11" o:title=""/>
                  <o:lock v:ext="edit" aspectratio="t"/>
                  <w10:wrap type="none"/>
                  <w10:anchorlock/>
                </v:shape>
                <o:OLEObject Type="Embed" ProgID="Excel.Sheet.12" ShapeID="_x0000_i1025" DrawAspect="Icon" ObjectID="_1468075725" r:id="rId10">
                  <o:LockedField>false</o:LockedField>
                </o:OLEObject>
              </w:object>
            </w:r>
          </w:p>
          <w:p w14:paraId="25588E8C">
            <w:pPr>
              <w:widowControl w:val="0"/>
              <w:numPr>
                <w:ilvl w:val="0"/>
                <w:numId w:val="0"/>
              </w:numPr>
              <w:jc w:val="both"/>
              <w:rPr>
                <w:rFonts w:hint="default"/>
                <w:lang w:val="en-US" w:eastAsia="zh-CN"/>
              </w:rPr>
            </w:pPr>
          </w:p>
        </w:tc>
      </w:tr>
      <w:tr w14:paraId="2971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1104A11D">
            <w:pPr>
              <w:pStyle w:val="16"/>
              <w:rPr>
                <w:sz w:val="22"/>
                <w:szCs w:val="22"/>
              </w:rPr>
            </w:pPr>
            <w:r>
              <w:rPr>
                <w:rFonts w:hint="eastAsia"/>
                <w:sz w:val="22"/>
                <w:szCs w:val="22"/>
              </w:rPr>
              <w:t>优先级</w:t>
            </w:r>
          </w:p>
        </w:tc>
        <w:tc>
          <w:tcPr>
            <w:tcW w:w="1622" w:type="dxa"/>
            <w:gridSpan w:val="2"/>
            <w:shd w:val="clear" w:color="auto" w:fill="auto"/>
          </w:tcPr>
          <w:p w14:paraId="70859333">
            <w:pPr>
              <w:pStyle w:val="16"/>
              <w:rPr>
                <w:rFonts w:hint="eastAsia" w:eastAsia="宋体"/>
                <w:sz w:val="22"/>
                <w:szCs w:val="22"/>
                <w:lang w:eastAsia="zh-CN"/>
              </w:rPr>
            </w:pPr>
            <w:r>
              <w:rPr>
                <w:rFonts w:hint="eastAsia"/>
                <w:sz w:val="22"/>
                <w:szCs w:val="22"/>
                <w:lang w:val="en-US" w:eastAsia="zh-CN"/>
              </w:rPr>
              <w:t>高</w:t>
            </w:r>
          </w:p>
        </w:tc>
        <w:tc>
          <w:tcPr>
            <w:tcW w:w="1146" w:type="dxa"/>
            <w:shd w:val="clear" w:color="auto" w:fill="auto"/>
          </w:tcPr>
          <w:p w14:paraId="3DE6B663">
            <w:pPr>
              <w:pStyle w:val="16"/>
              <w:rPr>
                <w:sz w:val="22"/>
                <w:szCs w:val="22"/>
              </w:rPr>
            </w:pPr>
            <w:r>
              <w:rPr>
                <w:rFonts w:hint="eastAsia"/>
                <w:sz w:val="22"/>
                <w:szCs w:val="22"/>
              </w:rPr>
              <w:t>使用频度</w:t>
            </w:r>
          </w:p>
        </w:tc>
        <w:tc>
          <w:tcPr>
            <w:tcW w:w="6072" w:type="dxa"/>
            <w:gridSpan w:val="3"/>
            <w:shd w:val="clear" w:color="auto" w:fill="auto"/>
          </w:tcPr>
          <w:p w14:paraId="3393C033">
            <w:pPr>
              <w:pStyle w:val="16"/>
              <w:rPr>
                <w:rFonts w:hint="default" w:eastAsia="宋体"/>
                <w:sz w:val="22"/>
                <w:szCs w:val="22"/>
                <w:lang w:val="en-US" w:eastAsia="zh-CN"/>
              </w:rPr>
            </w:pPr>
            <w:r>
              <w:rPr>
                <w:rFonts w:hint="eastAsia"/>
                <w:sz w:val="22"/>
                <w:szCs w:val="22"/>
                <w:lang w:val="en-US" w:eastAsia="zh-CN"/>
              </w:rPr>
              <w:t>中</w:t>
            </w:r>
          </w:p>
        </w:tc>
      </w:tr>
      <w:tr w14:paraId="6AEF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0297CD25">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14:paraId="11F634AF">
            <w:pPr>
              <w:pStyle w:val="16"/>
              <w:rPr>
                <w:rFonts w:hint="default" w:ascii="宋体" w:hAnsi="宋体" w:eastAsia="宋体"/>
                <w:sz w:val="22"/>
                <w:szCs w:val="22"/>
                <w:lang w:val="en-US" w:eastAsia="zh-CN"/>
              </w:rPr>
            </w:pPr>
          </w:p>
        </w:tc>
      </w:tr>
      <w:tr w14:paraId="582A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22D3A87D">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14:paraId="74CE80D2">
            <w:pPr>
              <w:pStyle w:val="16"/>
              <w:rPr>
                <w:rFonts w:hint="default" w:ascii="宋体" w:hAnsi="宋体" w:eastAsia="宋体"/>
                <w:sz w:val="22"/>
                <w:szCs w:val="22"/>
                <w:lang w:val="en-US" w:eastAsia="zh-CN"/>
              </w:rPr>
            </w:pPr>
          </w:p>
        </w:tc>
      </w:tr>
      <w:tr w14:paraId="158A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14:paraId="455B41C5">
            <w:pPr>
              <w:pStyle w:val="16"/>
              <w:rPr>
                <w:sz w:val="22"/>
                <w:szCs w:val="22"/>
              </w:rPr>
            </w:pPr>
            <w:r>
              <w:rPr>
                <w:rFonts w:hint="eastAsia"/>
                <w:sz w:val="22"/>
                <w:szCs w:val="22"/>
              </w:rPr>
              <w:t>事件流</w:t>
            </w:r>
          </w:p>
        </w:tc>
        <w:tc>
          <w:tcPr>
            <w:tcW w:w="1179" w:type="dxa"/>
            <w:shd w:val="clear" w:color="auto" w:fill="auto"/>
          </w:tcPr>
          <w:p w14:paraId="257D1B5C">
            <w:pPr>
              <w:pStyle w:val="16"/>
              <w:rPr>
                <w:sz w:val="22"/>
                <w:szCs w:val="22"/>
              </w:rPr>
            </w:pPr>
            <w:r>
              <w:rPr>
                <w:rFonts w:hint="eastAsia"/>
                <w:sz w:val="22"/>
                <w:szCs w:val="22"/>
              </w:rPr>
              <w:t>正常过程</w:t>
            </w:r>
          </w:p>
        </w:tc>
        <w:tc>
          <w:tcPr>
            <w:tcW w:w="7661" w:type="dxa"/>
            <w:gridSpan w:val="5"/>
            <w:shd w:val="clear" w:color="auto" w:fill="auto"/>
          </w:tcPr>
          <w:p w14:paraId="167AEF72">
            <w:pPr>
              <w:pStyle w:val="16"/>
              <w:rPr>
                <w:sz w:val="22"/>
                <w:szCs w:val="22"/>
              </w:rPr>
            </w:pPr>
            <w:r>
              <w:rPr>
                <w:rFonts w:hint="eastAsia"/>
                <w:sz w:val="22"/>
                <w:szCs w:val="22"/>
              </w:rPr>
              <w:t>无</w:t>
            </w:r>
          </w:p>
        </w:tc>
      </w:tr>
      <w:tr w14:paraId="76B8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7F7A77C2">
            <w:pPr>
              <w:pStyle w:val="16"/>
              <w:rPr>
                <w:sz w:val="22"/>
                <w:szCs w:val="22"/>
              </w:rPr>
            </w:pPr>
          </w:p>
        </w:tc>
        <w:tc>
          <w:tcPr>
            <w:tcW w:w="1179" w:type="dxa"/>
            <w:shd w:val="clear" w:color="auto" w:fill="auto"/>
          </w:tcPr>
          <w:p w14:paraId="07689DD5">
            <w:pPr>
              <w:pStyle w:val="16"/>
              <w:rPr>
                <w:sz w:val="22"/>
                <w:szCs w:val="22"/>
              </w:rPr>
            </w:pPr>
            <w:r>
              <w:rPr>
                <w:rFonts w:hint="eastAsia"/>
                <w:sz w:val="22"/>
                <w:szCs w:val="22"/>
              </w:rPr>
              <w:t>可选过程</w:t>
            </w:r>
          </w:p>
        </w:tc>
        <w:tc>
          <w:tcPr>
            <w:tcW w:w="7661" w:type="dxa"/>
            <w:gridSpan w:val="5"/>
            <w:shd w:val="clear" w:color="auto" w:fill="auto"/>
          </w:tcPr>
          <w:p w14:paraId="607BE8EE">
            <w:pPr>
              <w:pStyle w:val="16"/>
              <w:rPr>
                <w:sz w:val="22"/>
                <w:szCs w:val="22"/>
              </w:rPr>
            </w:pPr>
            <w:r>
              <w:rPr>
                <w:rFonts w:hint="eastAsia"/>
                <w:sz w:val="22"/>
                <w:szCs w:val="22"/>
              </w:rPr>
              <w:t>无</w:t>
            </w:r>
          </w:p>
        </w:tc>
      </w:tr>
      <w:tr w14:paraId="7D4CE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78062772">
            <w:pPr>
              <w:pStyle w:val="16"/>
              <w:rPr>
                <w:sz w:val="22"/>
                <w:szCs w:val="22"/>
              </w:rPr>
            </w:pPr>
          </w:p>
        </w:tc>
        <w:tc>
          <w:tcPr>
            <w:tcW w:w="1179" w:type="dxa"/>
            <w:shd w:val="clear" w:color="auto" w:fill="auto"/>
          </w:tcPr>
          <w:p w14:paraId="1C44FD69">
            <w:pPr>
              <w:pStyle w:val="16"/>
              <w:rPr>
                <w:sz w:val="22"/>
                <w:szCs w:val="22"/>
              </w:rPr>
            </w:pPr>
            <w:r>
              <w:rPr>
                <w:rFonts w:hint="eastAsia"/>
                <w:sz w:val="22"/>
                <w:szCs w:val="22"/>
              </w:rPr>
              <w:t>异常过程</w:t>
            </w:r>
          </w:p>
        </w:tc>
        <w:tc>
          <w:tcPr>
            <w:tcW w:w="7661" w:type="dxa"/>
            <w:gridSpan w:val="5"/>
            <w:shd w:val="clear" w:color="auto" w:fill="auto"/>
          </w:tcPr>
          <w:p w14:paraId="45F696CC">
            <w:pPr>
              <w:pStyle w:val="16"/>
              <w:rPr>
                <w:sz w:val="22"/>
                <w:szCs w:val="22"/>
              </w:rPr>
            </w:pPr>
            <w:r>
              <w:rPr>
                <w:rFonts w:hint="eastAsia" w:ascii="宋体" w:hAnsi="宋体"/>
                <w:sz w:val="22"/>
                <w:szCs w:val="22"/>
              </w:rPr>
              <w:t>无</w:t>
            </w:r>
          </w:p>
        </w:tc>
      </w:tr>
      <w:tr w14:paraId="1371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22" w:type="dxa"/>
            <w:shd w:val="clear" w:color="auto" w:fill="auto"/>
            <w:vAlign w:val="center"/>
          </w:tcPr>
          <w:p w14:paraId="50F0316C">
            <w:pPr>
              <w:pStyle w:val="16"/>
              <w:rPr>
                <w:sz w:val="22"/>
                <w:szCs w:val="22"/>
              </w:rPr>
            </w:pPr>
            <w:r>
              <w:rPr>
                <w:rFonts w:hint="eastAsia"/>
                <w:sz w:val="22"/>
                <w:szCs w:val="22"/>
              </w:rPr>
              <w:t>特殊需求</w:t>
            </w:r>
          </w:p>
        </w:tc>
        <w:tc>
          <w:tcPr>
            <w:tcW w:w="8840" w:type="dxa"/>
            <w:gridSpan w:val="6"/>
            <w:shd w:val="clear" w:color="auto" w:fill="auto"/>
          </w:tcPr>
          <w:p w14:paraId="374045E6">
            <w:pPr>
              <w:pStyle w:val="16"/>
              <w:rPr>
                <w:color w:val="FF0000"/>
                <w:sz w:val="22"/>
                <w:szCs w:val="22"/>
              </w:rPr>
            </w:pPr>
          </w:p>
        </w:tc>
      </w:tr>
    </w:tbl>
    <w:p w14:paraId="714032F8"/>
    <w:p w14:paraId="5B3A7322"/>
    <w:p w14:paraId="023EBEB7">
      <w:pPr>
        <w:pStyle w:val="5"/>
      </w:pPr>
      <w:bookmarkStart w:id="3" w:name="_Toc18821"/>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002IP申请流程</w:t>
      </w:r>
      <w:bookmarkEnd w:id="3"/>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14:paraId="54F92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333B4F42">
            <w:pPr>
              <w:pStyle w:val="16"/>
              <w:rPr>
                <w:sz w:val="22"/>
                <w:szCs w:val="22"/>
              </w:rPr>
            </w:pPr>
            <w:r>
              <w:rPr>
                <w:rFonts w:hint="eastAsia"/>
                <w:sz w:val="22"/>
                <w:szCs w:val="22"/>
              </w:rPr>
              <w:t>用户(Actor)</w:t>
            </w:r>
          </w:p>
        </w:tc>
        <w:tc>
          <w:tcPr>
            <w:tcW w:w="6341" w:type="dxa"/>
            <w:gridSpan w:val="4"/>
            <w:shd w:val="clear" w:color="auto" w:fill="BFBFBF"/>
          </w:tcPr>
          <w:p w14:paraId="189E5F06">
            <w:pPr>
              <w:pStyle w:val="16"/>
              <w:rPr>
                <w:rFonts w:hint="default" w:eastAsia="宋体"/>
                <w:sz w:val="22"/>
                <w:szCs w:val="22"/>
                <w:lang w:val="en-US" w:eastAsia="zh-CN"/>
              </w:rPr>
            </w:pPr>
            <w:r>
              <w:rPr>
                <w:rFonts w:hint="eastAsia"/>
                <w:sz w:val="22"/>
                <w:szCs w:val="22"/>
              </w:rPr>
              <w:t>平台</w:t>
            </w:r>
            <w:r>
              <w:rPr>
                <w:rFonts w:hint="eastAsia"/>
                <w:sz w:val="22"/>
                <w:szCs w:val="22"/>
                <w:lang w:val="en-US" w:eastAsia="zh-CN"/>
              </w:rPr>
              <w:t>广西动环工作台</w:t>
            </w:r>
          </w:p>
        </w:tc>
        <w:tc>
          <w:tcPr>
            <w:tcW w:w="995" w:type="dxa"/>
            <w:shd w:val="clear" w:color="auto" w:fill="BFBFBF"/>
          </w:tcPr>
          <w:p w14:paraId="5357AF2E">
            <w:pPr>
              <w:pStyle w:val="16"/>
              <w:rPr>
                <w:sz w:val="22"/>
                <w:szCs w:val="22"/>
              </w:rPr>
            </w:pPr>
            <w:r>
              <w:rPr>
                <w:rFonts w:hint="eastAsia"/>
                <w:sz w:val="22"/>
                <w:szCs w:val="22"/>
              </w:rPr>
              <w:t>版本</w:t>
            </w:r>
          </w:p>
        </w:tc>
        <w:tc>
          <w:tcPr>
            <w:tcW w:w="1504" w:type="dxa"/>
            <w:shd w:val="clear" w:color="auto" w:fill="BFBFBF"/>
          </w:tcPr>
          <w:p w14:paraId="0C398430">
            <w:pPr>
              <w:pStyle w:val="16"/>
              <w:rPr>
                <w:rFonts w:hint="default" w:eastAsia="宋体"/>
                <w:sz w:val="22"/>
                <w:szCs w:val="22"/>
                <w:lang w:val="en-US" w:eastAsia="zh-CN"/>
              </w:rPr>
            </w:pPr>
            <w:r>
              <w:rPr>
                <w:rFonts w:hint="eastAsia"/>
                <w:sz w:val="22"/>
                <w:szCs w:val="22"/>
                <w:lang w:val="en-US" w:eastAsia="zh-CN"/>
              </w:rPr>
              <w:t>V1.0</w:t>
            </w:r>
          </w:p>
        </w:tc>
      </w:tr>
      <w:tr w14:paraId="0B2A9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44C164FC">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14:paraId="565941F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功能位置</w:t>
            </w:r>
            <w:r>
              <w:rPr>
                <w:rFonts w:hint="eastAsia"/>
                <w:lang w:val="en-US" w:eastAsia="zh-CN"/>
              </w:rPr>
              <w:t>：运维管理——网络——IP申请流程</w:t>
            </w:r>
          </w:p>
          <w:p w14:paraId="06339B8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功能权限</w:t>
            </w:r>
            <w:r>
              <w:rPr>
                <w:rFonts w:hint="eastAsia"/>
                <w:lang w:val="en-US" w:eastAsia="zh-CN"/>
              </w:rPr>
              <w:t>：该功能对所有用户开放</w:t>
            </w:r>
          </w:p>
          <w:p w14:paraId="40EBA00B">
            <w:pPr>
              <w:widowControl w:val="0"/>
              <w:numPr>
                <w:ilvl w:val="0"/>
                <w:numId w:val="0"/>
              </w:numPr>
              <w:jc w:val="both"/>
              <w:rPr>
                <w:rFonts w:hint="eastAsia"/>
                <w:lang w:val="en-US" w:eastAsia="zh-CN"/>
              </w:rPr>
            </w:pPr>
            <w:r>
              <w:rPr>
                <w:rFonts w:hint="eastAsia"/>
                <w:lang w:val="en-US" w:eastAsia="zh-CN"/>
              </w:rPr>
              <w:t>IP申请流程，分3个tab页：我的发起、待处理、已处理</w:t>
            </w:r>
          </w:p>
          <w:p w14:paraId="56D11D76">
            <w:pPr>
              <w:widowControl w:val="0"/>
              <w:numPr>
                <w:ilvl w:val="0"/>
                <w:numId w:val="0"/>
              </w:numPr>
              <w:jc w:val="both"/>
              <w:rPr>
                <w:rFonts w:hint="eastAsia"/>
                <w:b/>
                <w:bCs/>
                <w:lang w:val="en-US" w:eastAsia="zh-CN"/>
              </w:rPr>
            </w:pPr>
            <w:r>
              <w:rPr>
                <w:rFonts w:hint="eastAsia"/>
                <w:b/>
                <w:bCs/>
                <w:lang w:val="en-US" w:eastAsia="zh-CN"/>
              </w:rPr>
              <w:t>1.流程管理页面</w:t>
            </w:r>
          </w:p>
          <w:p w14:paraId="572E16CD">
            <w:pPr>
              <w:widowControl w:val="0"/>
              <w:numPr>
                <w:ilvl w:val="0"/>
                <w:numId w:val="0"/>
              </w:numPr>
              <w:jc w:val="both"/>
              <w:rPr>
                <w:rFonts w:hint="eastAsia"/>
                <w:lang w:val="en-US" w:eastAsia="zh-CN"/>
              </w:rPr>
            </w:pPr>
            <w:r>
              <w:rPr>
                <w:rFonts w:hint="eastAsia"/>
                <w:lang w:val="en-US" w:eastAsia="zh-CN"/>
              </w:rPr>
              <w:t>页面分为字段筛选和工单列表两个部分。可筛选字段：工单号、地市、IP、工单状态。</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1"/>
              <w:gridCol w:w="5813"/>
            </w:tblGrid>
            <w:tr w14:paraId="0A2B0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shd w:val="clear" w:color="auto" w:fill="BEBEBE" w:themeFill="background1" w:themeFillShade="BF"/>
                </w:tcPr>
                <w:p w14:paraId="008D581F">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813" w:type="dxa"/>
                  <w:shd w:val="clear" w:color="auto" w:fill="BEBEBE" w:themeFill="background1" w:themeFillShade="BF"/>
                </w:tcPr>
                <w:p w14:paraId="6BB1CDD0">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r>
            <w:tr w14:paraId="381A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14:paraId="170ABB32">
                  <w:pPr>
                    <w:numPr>
                      <w:ilvl w:val="0"/>
                      <w:numId w:val="0"/>
                    </w:numPr>
                    <w:rPr>
                      <w:rFonts w:hint="default"/>
                      <w:highlight w:val="none"/>
                      <w:vertAlign w:val="baseline"/>
                      <w:lang w:val="en-US" w:eastAsia="zh-CN"/>
                    </w:rPr>
                  </w:pPr>
                  <w:r>
                    <w:rPr>
                      <w:rFonts w:hint="eastAsia"/>
                      <w:highlight w:val="none"/>
                      <w:vertAlign w:val="baseline"/>
                      <w:lang w:val="en-US" w:eastAsia="zh-CN"/>
                    </w:rPr>
                    <w:t>工单号</w:t>
                  </w:r>
                </w:p>
              </w:tc>
              <w:tc>
                <w:tcPr>
                  <w:tcW w:w="5813" w:type="dxa"/>
                </w:tcPr>
                <w:p w14:paraId="5131EF05">
                  <w:pPr>
                    <w:numPr>
                      <w:ilvl w:val="0"/>
                      <w:numId w:val="0"/>
                    </w:numPr>
                    <w:rPr>
                      <w:rFonts w:hint="default"/>
                      <w:highlight w:val="none"/>
                      <w:vertAlign w:val="baseline"/>
                      <w:lang w:val="en-US" w:eastAsia="zh-CN"/>
                    </w:rPr>
                  </w:pPr>
                  <w:r>
                    <w:rPr>
                      <w:rFonts w:hint="eastAsia"/>
                      <w:highlight w:val="none"/>
                      <w:vertAlign w:val="baseline"/>
                      <w:lang w:val="en-US" w:eastAsia="zh-CN"/>
                    </w:rPr>
                    <w:t>按工单提交时间生成工单号，生成规则：GX+时间+三位数顺序编号。如：GX20240409001</w:t>
                  </w:r>
                </w:p>
              </w:tc>
            </w:tr>
            <w:tr w14:paraId="71AD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14:paraId="188AB29A">
                  <w:pPr>
                    <w:numPr>
                      <w:ilvl w:val="0"/>
                      <w:numId w:val="0"/>
                    </w:numPr>
                    <w:rPr>
                      <w:rFonts w:hint="default"/>
                      <w:highlight w:val="none"/>
                      <w:vertAlign w:val="baseline"/>
                      <w:lang w:val="en-US" w:eastAsia="zh-CN"/>
                    </w:rPr>
                  </w:pPr>
                  <w:r>
                    <w:rPr>
                      <w:rFonts w:hint="eastAsia"/>
                      <w:highlight w:val="none"/>
                      <w:vertAlign w:val="baseline"/>
                      <w:lang w:val="en-US" w:eastAsia="zh-CN"/>
                    </w:rPr>
                    <w:t>设备状态</w:t>
                  </w:r>
                </w:p>
              </w:tc>
              <w:tc>
                <w:tcPr>
                  <w:tcW w:w="5813" w:type="dxa"/>
                </w:tcPr>
                <w:p w14:paraId="5D75182E">
                  <w:pPr>
                    <w:numPr>
                      <w:ilvl w:val="0"/>
                      <w:numId w:val="0"/>
                    </w:numPr>
                    <w:rPr>
                      <w:rFonts w:hint="default"/>
                      <w:highlight w:val="none"/>
                      <w:vertAlign w:val="baseline"/>
                      <w:lang w:val="en-US" w:eastAsia="zh-CN"/>
                    </w:rPr>
                  </w:pPr>
                  <w:r>
                    <w:rPr>
                      <w:rFonts w:hint="eastAsia"/>
                      <w:highlight w:val="none"/>
                      <w:vertAlign w:val="baseline"/>
                      <w:lang w:val="en-US" w:eastAsia="zh-CN"/>
                    </w:rPr>
                    <w:t>关联工单，入网、退网、变更</w:t>
                  </w:r>
                </w:p>
              </w:tc>
            </w:tr>
            <w:tr w14:paraId="7AD3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14:paraId="5ED41E1A">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5813" w:type="dxa"/>
                </w:tcPr>
                <w:p w14:paraId="4CA0AA2A">
                  <w:pPr>
                    <w:numPr>
                      <w:ilvl w:val="0"/>
                      <w:numId w:val="0"/>
                    </w:numPr>
                    <w:rPr>
                      <w:rFonts w:hint="default"/>
                      <w:highlight w:val="none"/>
                      <w:vertAlign w:val="baseline"/>
                      <w:lang w:val="en-US" w:eastAsia="zh-CN"/>
                    </w:rPr>
                  </w:pPr>
                  <w:r>
                    <w:rPr>
                      <w:rFonts w:hint="eastAsia"/>
                      <w:highlight w:val="none"/>
                      <w:vertAlign w:val="baseline"/>
                      <w:lang w:val="en-US" w:eastAsia="zh-CN"/>
                    </w:rPr>
                    <w:t>关联工单</w:t>
                  </w:r>
                </w:p>
              </w:tc>
            </w:tr>
            <w:tr w14:paraId="47231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14:paraId="33910E86">
                  <w:pPr>
                    <w:numPr>
                      <w:ilvl w:val="0"/>
                      <w:numId w:val="0"/>
                    </w:numPr>
                    <w:ind w:left="0" w:leftChars="0" w:firstLine="0" w:firstLineChars="0"/>
                    <w:rPr>
                      <w:rFonts w:hint="default"/>
                      <w:vertAlign w:val="baseline"/>
                      <w:lang w:val="en-US" w:eastAsia="zh-CN"/>
                    </w:rPr>
                  </w:pPr>
                  <w:r>
                    <w:rPr>
                      <w:rFonts w:hint="eastAsia"/>
                      <w:vertAlign w:val="baseline"/>
                      <w:lang w:val="en-US" w:eastAsia="zh-CN"/>
                    </w:rPr>
                    <w:t>IP</w:t>
                  </w:r>
                </w:p>
              </w:tc>
              <w:tc>
                <w:tcPr>
                  <w:tcW w:w="5813" w:type="dxa"/>
                  <w:vAlign w:val="top"/>
                </w:tcPr>
                <w:p w14:paraId="09BA1D50">
                  <w:pPr>
                    <w:numPr>
                      <w:ilvl w:val="0"/>
                      <w:numId w:val="0"/>
                    </w:numPr>
                    <w:ind w:left="0" w:leftChars="0" w:firstLine="0" w:firstLineChars="0"/>
                    <w:rPr>
                      <w:rFonts w:hint="default"/>
                      <w:vertAlign w:val="baseline"/>
                      <w:lang w:val="en-US" w:eastAsia="zh-CN"/>
                    </w:rPr>
                  </w:pPr>
                  <w:r>
                    <w:rPr>
                      <w:rFonts w:hint="eastAsia"/>
                      <w:vertAlign w:val="baseline"/>
                      <w:lang w:val="en-US" w:eastAsia="zh-CN"/>
                    </w:rPr>
                    <w:t>关联工单</w:t>
                  </w:r>
                </w:p>
              </w:tc>
            </w:tr>
            <w:tr w14:paraId="4B8A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5DACE0D7">
                  <w:pPr>
                    <w:numPr>
                      <w:ilvl w:val="0"/>
                      <w:numId w:val="0"/>
                    </w:numPr>
                    <w:ind w:left="0" w:leftChars="0" w:firstLine="0" w:firstLineChars="0"/>
                    <w:rPr>
                      <w:rFonts w:hint="default"/>
                      <w:vertAlign w:val="baseline"/>
                      <w:lang w:val="en-US" w:eastAsia="zh-CN"/>
                    </w:rPr>
                  </w:pPr>
                  <w:r>
                    <w:rPr>
                      <w:rFonts w:hint="eastAsia"/>
                      <w:vertAlign w:val="baseline"/>
                      <w:lang w:val="en-US" w:eastAsia="zh-CN"/>
                    </w:rPr>
                    <w:t>申请人</w:t>
                  </w:r>
                </w:p>
              </w:tc>
              <w:tc>
                <w:tcPr>
                  <w:tcW w:w="5813" w:type="dxa"/>
                  <w:vAlign w:val="top"/>
                </w:tcPr>
                <w:p w14:paraId="11DE85CE">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关联工单申请人账号真实姓名</w:t>
                  </w:r>
                </w:p>
              </w:tc>
            </w:tr>
            <w:tr w14:paraId="0F7B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14:paraId="083F4C35">
                  <w:pPr>
                    <w:numPr>
                      <w:ilvl w:val="0"/>
                      <w:numId w:val="0"/>
                    </w:numPr>
                    <w:ind w:left="0" w:leftChars="0" w:firstLine="0" w:firstLineChars="0"/>
                    <w:rPr>
                      <w:rFonts w:hint="default"/>
                      <w:vertAlign w:val="baseline"/>
                      <w:lang w:val="en-US" w:eastAsia="zh-CN"/>
                    </w:rPr>
                  </w:pPr>
                  <w:r>
                    <w:rPr>
                      <w:rFonts w:hint="eastAsia"/>
                      <w:vertAlign w:val="baseline"/>
                      <w:lang w:val="en-US" w:eastAsia="zh-CN"/>
                    </w:rPr>
                    <w:t>申请时间</w:t>
                  </w:r>
                </w:p>
              </w:tc>
              <w:tc>
                <w:tcPr>
                  <w:tcW w:w="5813" w:type="dxa"/>
                  <w:vAlign w:val="top"/>
                </w:tcPr>
                <w:p w14:paraId="47481EFB">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关联工单提交时间</w:t>
                  </w:r>
                </w:p>
              </w:tc>
            </w:tr>
            <w:tr w14:paraId="2A3E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696B8853">
                  <w:pPr>
                    <w:numPr>
                      <w:ilvl w:val="0"/>
                      <w:numId w:val="0"/>
                    </w:numPr>
                    <w:ind w:left="0" w:leftChars="0" w:firstLine="0" w:firstLineChars="0"/>
                    <w:rPr>
                      <w:rFonts w:hint="default"/>
                      <w:vertAlign w:val="baseline"/>
                      <w:lang w:val="en-US" w:eastAsia="zh-CN"/>
                    </w:rPr>
                  </w:pPr>
                  <w:r>
                    <w:rPr>
                      <w:rFonts w:hint="eastAsia"/>
                      <w:vertAlign w:val="baseline"/>
                      <w:lang w:val="en-US" w:eastAsia="zh-CN"/>
                    </w:rPr>
                    <w:t>批复人</w:t>
                  </w:r>
                </w:p>
              </w:tc>
              <w:tc>
                <w:tcPr>
                  <w:tcW w:w="5813" w:type="dxa"/>
                  <w:vAlign w:val="top"/>
                </w:tcPr>
                <w:p w14:paraId="25A27E13">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关联工单批复人账号真实姓名</w:t>
                  </w:r>
                </w:p>
              </w:tc>
            </w:tr>
            <w:tr w14:paraId="54C9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30902D05">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批复时间</w:t>
                  </w:r>
                </w:p>
              </w:tc>
              <w:tc>
                <w:tcPr>
                  <w:tcW w:w="5813" w:type="dxa"/>
                  <w:vAlign w:val="top"/>
                </w:tcPr>
                <w:p w14:paraId="6EA28648">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关联工单批复时间</w:t>
                  </w:r>
                </w:p>
              </w:tc>
            </w:tr>
            <w:tr w14:paraId="17DA7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19FE7E7F">
                  <w:pPr>
                    <w:numPr>
                      <w:ilvl w:val="0"/>
                      <w:numId w:val="0"/>
                    </w:numPr>
                    <w:ind w:left="0" w:leftChars="0" w:firstLine="0" w:firstLineChars="0"/>
                    <w:rPr>
                      <w:rFonts w:hint="default"/>
                      <w:vertAlign w:val="baseline"/>
                      <w:lang w:val="en-US" w:eastAsia="zh-CN"/>
                    </w:rPr>
                  </w:pPr>
                  <w:r>
                    <w:rPr>
                      <w:rFonts w:hint="eastAsia"/>
                      <w:vertAlign w:val="baseline"/>
                      <w:lang w:val="en-US" w:eastAsia="zh-CN"/>
                    </w:rPr>
                    <w:t>工单状态</w:t>
                  </w:r>
                </w:p>
              </w:tc>
              <w:tc>
                <w:tcPr>
                  <w:tcW w:w="5813" w:type="dxa"/>
                  <w:vAlign w:val="top"/>
                </w:tcPr>
                <w:p w14:paraId="4DE73382">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枚举：待批复、工单驳回、已批复、已废弃</w:t>
                  </w:r>
                </w:p>
              </w:tc>
            </w:tr>
            <w:tr w14:paraId="30BD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3ACE8F94">
                  <w:pPr>
                    <w:numPr>
                      <w:ilvl w:val="0"/>
                      <w:numId w:val="0"/>
                    </w:numPr>
                    <w:ind w:left="0" w:leftChars="0" w:firstLine="0" w:firstLineChars="0"/>
                    <w:rPr>
                      <w:rFonts w:hint="default"/>
                      <w:vertAlign w:val="baseline"/>
                      <w:lang w:val="en-US" w:eastAsia="zh-CN"/>
                    </w:rPr>
                  </w:pPr>
                  <w:r>
                    <w:rPr>
                      <w:rFonts w:hint="eastAsia"/>
                      <w:vertAlign w:val="baseline"/>
                      <w:lang w:val="en-US" w:eastAsia="zh-CN"/>
                    </w:rPr>
                    <w:t>操作</w:t>
                  </w:r>
                </w:p>
              </w:tc>
              <w:tc>
                <w:tcPr>
                  <w:tcW w:w="5813" w:type="dxa"/>
                  <w:vAlign w:val="top"/>
                </w:tcPr>
                <w:p w14:paraId="7BDCB039">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查看、批复、编辑</w:t>
                  </w:r>
                </w:p>
                <w:p w14:paraId="7AE93F6F">
                  <w:pPr>
                    <w:numPr>
                      <w:ilvl w:val="0"/>
                      <w:numId w:val="13"/>
                    </w:numPr>
                    <w:ind w:left="420" w:leftChars="0" w:hanging="420" w:firstLineChars="0"/>
                    <w:rPr>
                      <w:rFonts w:hint="eastAsia"/>
                      <w:highlight w:val="none"/>
                      <w:vertAlign w:val="baseline"/>
                      <w:lang w:val="en-US" w:eastAsia="zh-CN"/>
                    </w:rPr>
                  </w:pPr>
                  <w:r>
                    <w:rPr>
                      <w:rFonts w:hint="eastAsia"/>
                      <w:highlight w:val="none"/>
                      <w:vertAlign w:val="baseline"/>
                      <w:lang w:val="en-US" w:eastAsia="zh-CN"/>
                    </w:rPr>
                    <w:t>工单待批复：申请人可以查看，省级管理员可以查看，批复人可以查看和批复</w:t>
                  </w:r>
                </w:p>
                <w:p w14:paraId="615CB483">
                  <w:pPr>
                    <w:numPr>
                      <w:ilvl w:val="0"/>
                      <w:numId w:val="13"/>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工单驳回：申请人可以编辑后提交，也可以进入编辑页面后选择废弃。省级管理员可以查看。</w:t>
                  </w:r>
                </w:p>
                <w:p w14:paraId="150FD740">
                  <w:pPr>
                    <w:numPr>
                      <w:ilvl w:val="0"/>
                      <w:numId w:val="13"/>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工单已批复：申请人和省级管理员均可查看</w:t>
                  </w:r>
                </w:p>
                <w:p w14:paraId="1A39C4DB">
                  <w:pPr>
                    <w:numPr>
                      <w:ilvl w:val="0"/>
                      <w:numId w:val="13"/>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工单已废弃：申请人和省级管理员均可查看</w:t>
                  </w:r>
                </w:p>
              </w:tc>
            </w:tr>
          </w:tbl>
          <w:p w14:paraId="52F0AFC8">
            <w:pPr>
              <w:widowControl w:val="0"/>
              <w:numPr>
                <w:ilvl w:val="0"/>
                <w:numId w:val="0"/>
              </w:numPr>
              <w:jc w:val="both"/>
              <w:rPr>
                <w:rFonts w:hint="default"/>
                <w:lang w:val="en-US" w:eastAsia="zh-CN"/>
              </w:rPr>
            </w:pPr>
            <w:r>
              <w:rPr>
                <w:rFonts w:hint="eastAsia"/>
                <w:lang w:val="en-US" w:eastAsia="zh-CN"/>
              </w:rPr>
              <w:t>审批历史中的操作记录，操作记录4种动作：发起IP申请、批复通过、驳回IP申请、废弃工单。</w:t>
            </w:r>
          </w:p>
          <w:p w14:paraId="0F7D8F63">
            <w:pPr>
              <w:widowControl w:val="0"/>
              <w:numPr>
                <w:ilvl w:val="0"/>
                <w:numId w:val="0"/>
              </w:numPr>
              <w:jc w:val="both"/>
              <w:rPr>
                <w:rFonts w:hint="default"/>
                <w:lang w:val="en-US" w:eastAsia="zh-CN"/>
              </w:rPr>
            </w:pPr>
          </w:p>
          <w:p w14:paraId="10BC2C79">
            <w:pPr>
              <w:widowControl w:val="0"/>
              <w:numPr>
                <w:ilvl w:val="0"/>
                <w:numId w:val="0"/>
              </w:numPr>
              <w:jc w:val="both"/>
              <w:rPr>
                <w:rFonts w:hint="default"/>
                <w:lang w:val="en-US" w:eastAsia="zh-CN"/>
              </w:rPr>
            </w:pPr>
            <w:r>
              <w:rPr>
                <w:rFonts w:hint="eastAsia"/>
                <w:b/>
                <w:bCs/>
                <w:lang w:val="en-US" w:eastAsia="zh-CN"/>
              </w:rPr>
              <w:t>2.我的发起页面</w:t>
            </w:r>
          </w:p>
          <w:p w14:paraId="35FFD164">
            <w:pPr>
              <w:widowControl w:val="0"/>
              <w:numPr>
                <w:ilvl w:val="0"/>
                <w:numId w:val="0"/>
              </w:numPr>
              <w:jc w:val="both"/>
              <w:rPr>
                <w:rFonts w:hint="eastAsia"/>
                <w:lang w:val="en-US" w:eastAsia="zh-CN"/>
              </w:rPr>
            </w:pPr>
            <w:r>
              <w:rPr>
                <w:rFonts w:hint="eastAsia"/>
                <w:lang w:val="en-US" w:eastAsia="zh-CN"/>
              </w:rPr>
              <w:t>该页面可以发起IP申请流程，单击“发起IP申请”可新建工单</w:t>
            </w:r>
          </w:p>
          <w:p w14:paraId="57601CED">
            <w:pPr>
              <w:widowControl w:val="0"/>
              <w:numPr>
                <w:ilvl w:val="0"/>
                <w:numId w:val="0"/>
              </w:numPr>
              <w:jc w:val="both"/>
              <w:rPr>
                <w:rFonts w:hint="default"/>
                <w:lang w:val="en-US" w:eastAsia="zh-CN"/>
              </w:rPr>
            </w:pPr>
            <w:r>
              <w:rPr>
                <w:rFonts w:hint="eastAsia"/>
                <w:lang w:val="en-US" w:eastAsia="zh-CN"/>
              </w:rPr>
              <w:t>根据表单第一个字段“设备状态”所选择的内容，IP申请流程分：入网、退网、变更，三种流程。</w:t>
            </w:r>
          </w:p>
          <w:p w14:paraId="222E4B18">
            <w:pPr>
              <w:widowControl w:val="0"/>
              <w:numPr>
                <w:ilvl w:val="0"/>
                <w:numId w:val="0"/>
              </w:numPr>
              <w:jc w:val="both"/>
              <w:rPr>
                <w:rFonts w:hint="default"/>
                <w:lang w:val="en-US" w:eastAsia="zh-CN"/>
              </w:rPr>
            </w:pPr>
            <w:r>
              <w:rPr>
                <w:rFonts w:hint="eastAsia"/>
                <w:lang w:val="en-US" w:eastAsia="zh-CN"/>
              </w:rPr>
              <w:t>2.1表单字段——</w:t>
            </w:r>
            <w:r>
              <w:rPr>
                <w:rFonts w:hint="eastAsia"/>
                <w:b/>
                <w:bCs/>
                <w:lang w:val="en-US" w:eastAsia="zh-CN"/>
              </w:rPr>
              <w:t>入网</w:t>
            </w:r>
            <w:r>
              <w:rPr>
                <w:rFonts w:hint="eastAsia"/>
                <w:lang w:val="en-US" w:eastAsia="zh-CN"/>
              </w:rPr>
              <w:t>申请</w:t>
            </w:r>
          </w:p>
          <w:tbl>
            <w:tblPr>
              <w:tblStyle w:val="33"/>
              <w:tblW w:w="8807" w:type="dxa"/>
              <w:tblInd w:w="-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0" w:author="zhoujiansheng" w:date="2024-06-06T09:13:22Z">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1901"/>
              <w:gridCol w:w="5416"/>
              <w:gridCol w:w="1490"/>
              <w:tblGridChange w:id="1">
                <w:tblGrid>
                  <w:gridCol w:w="1901"/>
                  <w:gridCol w:w="5416"/>
                  <w:gridCol w:w="1490"/>
                </w:tblGrid>
              </w:tblGridChange>
            </w:tblGrid>
            <w:tr w14:paraId="412D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01" w:type="dxa"/>
                  <w:shd w:val="clear" w:color="auto" w:fill="BEBEBE" w:themeFill="background1" w:themeFillShade="BF"/>
                  <w:tcPrChange w:id="3" w:author="zhoujiansheng" w:date="2024-06-06T09:13:22Z">
                    <w:tcPr>
                      <w:tcW w:w="1901" w:type="dxa"/>
                      <w:shd w:val="clear" w:color="auto" w:fill="BEBEBE" w:themeFill="background1" w:themeFillShade="BF"/>
                    </w:tcPr>
                  </w:tcPrChange>
                </w:tcPr>
                <w:p w14:paraId="14CD727A">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416" w:type="dxa"/>
                  <w:shd w:val="clear" w:color="auto" w:fill="BEBEBE" w:themeFill="background1" w:themeFillShade="BF"/>
                  <w:tcPrChange w:id="4" w:author="zhoujiansheng" w:date="2024-06-06T09:13:22Z">
                    <w:tcPr>
                      <w:tcW w:w="5416" w:type="dxa"/>
                      <w:shd w:val="clear" w:color="auto" w:fill="BEBEBE" w:themeFill="background1" w:themeFillShade="BF"/>
                    </w:tcPr>
                  </w:tcPrChange>
                </w:tcPr>
                <w:p w14:paraId="0268569A">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c>
                <w:tcPr>
                  <w:tcW w:w="1490" w:type="dxa"/>
                  <w:shd w:val="clear" w:color="auto" w:fill="BEBEBE" w:themeFill="background1" w:themeFillShade="BF"/>
                  <w:tcPrChange w:id="5" w:author="zhoujiansheng" w:date="2024-06-06T09:13:22Z">
                    <w:tcPr>
                      <w:tcW w:w="1490" w:type="dxa"/>
                      <w:shd w:val="clear" w:color="auto" w:fill="BEBEBE" w:themeFill="background1" w:themeFillShade="BF"/>
                    </w:tcPr>
                  </w:tcPrChange>
                </w:tcPr>
                <w:p w14:paraId="5073D9FD">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填写人</w:t>
                  </w:r>
                </w:p>
              </w:tc>
            </w:tr>
            <w:tr w14:paraId="5F102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01" w:type="dxa"/>
                  <w:vAlign w:val="center"/>
                  <w:tcPrChange w:id="7" w:author="zhoujiansheng" w:date="2024-06-06T09:13:22Z">
                    <w:tcPr>
                      <w:tcW w:w="1901" w:type="dxa"/>
                      <w:vAlign w:val="center"/>
                    </w:tcPr>
                  </w:tcPrChange>
                </w:tcPr>
                <w:p w14:paraId="033800F9">
                  <w:pPr>
                    <w:numPr>
                      <w:ilvl w:val="0"/>
                      <w:numId w:val="0"/>
                    </w:numPr>
                    <w:rPr>
                      <w:rFonts w:hint="default"/>
                      <w:highlight w:val="none"/>
                      <w:vertAlign w:val="baseline"/>
                      <w:lang w:val="en-US" w:eastAsia="zh-CN"/>
                    </w:rPr>
                  </w:pPr>
                  <w:r>
                    <w:rPr>
                      <w:rFonts w:hint="eastAsia"/>
                      <w:lang w:val="en-US" w:eastAsia="zh-CN"/>
                    </w:rPr>
                    <w:t>设备状态</w:t>
                  </w:r>
                </w:p>
              </w:tc>
              <w:tc>
                <w:tcPr>
                  <w:tcW w:w="5416" w:type="dxa"/>
                  <w:vAlign w:val="center"/>
                  <w:tcPrChange w:id="8" w:author="zhoujiansheng" w:date="2024-06-06T09:13:22Z">
                    <w:tcPr>
                      <w:tcW w:w="5416" w:type="dxa"/>
                      <w:vAlign w:val="center"/>
                    </w:tcPr>
                  </w:tcPrChange>
                </w:tcPr>
                <w:p w14:paraId="251AE8C1">
                  <w:pPr>
                    <w:numPr>
                      <w:ilvl w:val="0"/>
                      <w:numId w:val="0"/>
                    </w:numPr>
                    <w:rPr>
                      <w:rFonts w:hint="default"/>
                      <w:highlight w:val="none"/>
                      <w:lang w:val="en-US" w:eastAsia="zh-CN"/>
                    </w:rPr>
                  </w:pPr>
                  <w:r>
                    <w:rPr>
                      <w:rFonts w:hint="eastAsia"/>
                      <w:highlight w:val="none"/>
                      <w:lang w:val="en-US" w:eastAsia="zh-CN"/>
                    </w:rPr>
                    <w:t>若分不同的入口创建表单，则根据所选入口，直接填充“入网”</w:t>
                  </w:r>
                </w:p>
              </w:tc>
              <w:tc>
                <w:tcPr>
                  <w:tcW w:w="1490" w:type="dxa"/>
                  <w:vAlign w:val="center"/>
                  <w:tcPrChange w:id="9" w:author="zhoujiansheng" w:date="2024-06-06T09:13:22Z">
                    <w:tcPr>
                      <w:tcW w:w="1490" w:type="dxa"/>
                      <w:vAlign w:val="center"/>
                    </w:tcPr>
                  </w:tcPrChange>
                </w:tcPr>
                <w:p w14:paraId="0C124312">
                  <w:pPr>
                    <w:numPr>
                      <w:ilvl w:val="0"/>
                      <w:numId w:val="0"/>
                    </w:numPr>
                    <w:rPr>
                      <w:rFonts w:hint="default"/>
                      <w:b/>
                      <w:bCs/>
                      <w:color w:val="00B050"/>
                      <w:lang w:val="en-US" w:eastAsia="zh-CN"/>
                    </w:rPr>
                  </w:pPr>
                  <w:r>
                    <w:rPr>
                      <w:rFonts w:hint="eastAsia"/>
                      <w:b w:val="0"/>
                      <w:bCs w:val="0"/>
                      <w:color w:val="auto"/>
                      <w:lang w:val="en-US" w:eastAsia="zh-CN"/>
                    </w:rPr>
                    <w:t>申请人</w:t>
                  </w:r>
                </w:p>
              </w:tc>
            </w:tr>
            <w:tr w14:paraId="7E23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01" w:type="dxa"/>
                  <w:vAlign w:val="center"/>
                  <w:tcPrChange w:id="11" w:author="zhoujiansheng" w:date="2024-06-06T09:13:22Z">
                    <w:tcPr>
                      <w:tcW w:w="1901" w:type="dxa"/>
                      <w:vAlign w:val="center"/>
                    </w:tcPr>
                  </w:tcPrChange>
                </w:tcPr>
                <w:p w14:paraId="36C4E303">
                  <w:pPr>
                    <w:numPr>
                      <w:ilvl w:val="0"/>
                      <w:numId w:val="0"/>
                    </w:numPr>
                    <w:ind w:left="0" w:leftChars="0" w:firstLine="0" w:firstLineChars="0"/>
                    <w:rPr>
                      <w:rFonts w:hint="default"/>
                      <w:vertAlign w:val="baseline"/>
                      <w:lang w:val="en-US" w:eastAsia="zh-CN"/>
                    </w:rPr>
                  </w:pPr>
                  <w:r>
                    <w:rPr>
                      <w:rFonts w:hint="eastAsia"/>
                      <w:lang w:val="en-US" w:eastAsia="zh-CN"/>
                    </w:rPr>
                    <w:t>接入动环监控系统类别</w:t>
                  </w:r>
                </w:p>
              </w:tc>
              <w:tc>
                <w:tcPr>
                  <w:tcW w:w="5416" w:type="dxa"/>
                  <w:vAlign w:val="center"/>
                  <w:tcPrChange w:id="12" w:author="zhoujiansheng" w:date="2024-06-06T09:13:22Z">
                    <w:tcPr>
                      <w:tcW w:w="5416" w:type="dxa"/>
                      <w:vAlign w:val="center"/>
                    </w:tcPr>
                  </w:tcPrChange>
                </w:tcPr>
                <w:p w14:paraId="3448EAD4">
                  <w:pPr>
                    <w:numPr>
                      <w:ilvl w:val="0"/>
                      <w:numId w:val="0"/>
                    </w:numPr>
                    <w:ind w:left="0" w:leftChars="0" w:firstLine="0" w:firstLineChars="0"/>
                    <w:rPr>
                      <w:rFonts w:hint="default"/>
                      <w:vertAlign w:val="baseline"/>
                      <w:lang w:val="en-US" w:eastAsia="zh-CN"/>
                    </w:rPr>
                  </w:pPr>
                  <w:r>
                    <w:rPr>
                      <w:rFonts w:hint="eastAsia"/>
                      <w:b w:val="0"/>
                      <w:bCs w:val="0"/>
                      <w:color w:val="auto"/>
                      <w:lang w:val="en-US" w:eastAsia="zh-CN"/>
                    </w:rPr>
                    <w:t>必填项</w:t>
                  </w:r>
                  <w:r>
                    <w:rPr>
                      <w:rFonts w:hint="eastAsia"/>
                      <w:lang w:val="en-US" w:eastAsia="zh-CN"/>
                    </w:rPr>
                    <w:t>，下拉选项——局房动环、基站动环</w:t>
                  </w:r>
                </w:p>
              </w:tc>
              <w:tc>
                <w:tcPr>
                  <w:tcW w:w="1490" w:type="dxa"/>
                  <w:vAlign w:val="center"/>
                  <w:tcPrChange w:id="13" w:author="zhoujiansheng" w:date="2024-06-06T09:13:22Z">
                    <w:tcPr>
                      <w:tcW w:w="1490" w:type="dxa"/>
                      <w:vAlign w:val="center"/>
                    </w:tcPr>
                  </w:tcPrChange>
                </w:tcPr>
                <w:p w14:paraId="06B8B6F6">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14:paraId="4682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4"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4" w:author="zhoujiansheng" w:date="2024-06-06T09:13:22Z">
                  <w:trPr>
                    <w:trHeight w:val="90" w:hRule="atLeast"/>
                  </w:trPr>
                </w:trPrChange>
              </w:trPr>
              <w:tc>
                <w:tcPr>
                  <w:tcW w:w="1901" w:type="dxa"/>
                  <w:vAlign w:val="top"/>
                  <w:tcPrChange w:id="15" w:author="zhoujiansheng" w:date="2024-06-06T09:13:22Z">
                    <w:tcPr>
                      <w:tcW w:w="1901" w:type="dxa"/>
                      <w:vAlign w:val="top"/>
                    </w:tcPr>
                  </w:tcPrChange>
                </w:tcPr>
                <w:p w14:paraId="1F3C487C">
                  <w:pPr>
                    <w:numPr>
                      <w:ilvl w:val="0"/>
                      <w:numId w:val="0"/>
                    </w:numPr>
                    <w:ind w:left="0" w:leftChars="0" w:firstLine="0" w:firstLineChars="0"/>
                    <w:rPr>
                      <w:rFonts w:hint="default"/>
                      <w:lang w:val="en-US" w:eastAsia="zh-CN"/>
                    </w:rPr>
                  </w:pPr>
                  <w:r>
                    <w:rPr>
                      <w:rFonts w:hint="eastAsia"/>
                      <w:lang w:val="en-US" w:eastAsia="zh-CN"/>
                    </w:rPr>
                    <w:t>地市</w:t>
                  </w:r>
                </w:p>
              </w:tc>
              <w:tc>
                <w:tcPr>
                  <w:tcW w:w="5416" w:type="dxa"/>
                  <w:vAlign w:val="center"/>
                  <w:tcPrChange w:id="16" w:author="zhoujiansheng" w:date="2024-06-06T09:13:22Z">
                    <w:tcPr>
                      <w:tcW w:w="5416" w:type="dxa"/>
                      <w:vAlign w:val="center"/>
                    </w:tcPr>
                  </w:tcPrChange>
                </w:tcPr>
                <w:p w14:paraId="5B88F47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w:t>
                  </w:r>
                </w:p>
              </w:tc>
              <w:tc>
                <w:tcPr>
                  <w:tcW w:w="1490" w:type="dxa"/>
                  <w:vAlign w:val="center"/>
                  <w:tcPrChange w:id="17" w:author="zhoujiansheng" w:date="2024-06-06T09:13:22Z">
                    <w:tcPr>
                      <w:tcW w:w="1490" w:type="dxa"/>
                      <w:vAlign w:val="center"/>
                    </w:tcPr>
                  </w:tcPrChange>
                </w:tcPr>
                <w:p w14:paraId="731D7656">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14:paraId="5667D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8" w:author="zhoujiansheng" w:date="2024-06-06T09:13:22Z">
                  <w:trPr>
                    <w:trHeight w:val="90" w:hRule="atLeast"/>
                  </w:trPr>
                </w:trPrChange>
              </w:trPr>
              <w:tc>
                <w:tcPr>
                  <w:tcW w:w="1901" w:type="dxa"/>
                  <w:vAlign w:val="center"/>
                  <w:tcPrChange w:id="19" w:author="zhoujiansheng" w:date="2024-06-06T09:13:22Z">
                    <w:tcPr>
                      <w:tcW w:w="1901" w:type="dxa"/>
                      <w:vAlign w:val="center"/>
                    </w:tcPr>
                  </w:tcPrChange>
                </w:tcPr>
                <w:p w14:paraId="0019496B">
                  <w:pPr>
                    <w:numPr>
                      <w:ilvl w:val="0"/>
                      <w:numId w:val="0"/>
                    </w:numPr>
                    <w:ind w:left="0" w:leftChars="0" w:firstLine="0" w:firstLineChars="0"/>
                    <w:rPr>
                      <w:rFonts w:hint="default"/>
                      <w:lang w:val="en-US" w:eastAsia="zh-CN"/>
                    </w:rPr>
                  </w:pPr>
                  <w:r>
                    <w:rPr>
                      <w:rFonts w:hint="eastAsia"/>
                      <w:lang w:val="en-US" w:eastAsia="zh-CN"/>
                    </w:rPr>
                    <w:t>站点类型</w:t>
                  </w:r>
                </w:p>
              </w:tc>
              <w:tc>
                <w:tcPr>
                  <w:tcW w:w="5416" w:type="dxa"/>
                  <w:vAlign w:val="center"/>
                  <w:tcPrChange w:id="20" w:author="zhoujiansheng" w:date="2024-06-06T09:13:22Z">
                    <w:tcPr>
                      <w:tcW w:w="5416" w:type="dxa"/>
                      <w:vAlign w:val="center"/>
                    </w:tcPr>
                  </w:tcPrChange>
                </w:tcPr>
                <w:p w14:paraId="4E71F654">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w:t>
                  </w:r>
                </w:p>
              </w:tc>
              <w:tc>
                <w:tcPr>
                  <w:tcW w:w="1490" w:type="dxa"/>
                  <w:vAlign w:val="center"/>
                  <w:tcPrChange w:id="21" w:author="zhoujiansheng" w:date="2024-06-06T09:13:22Z">
                    <w:tcPr>
                      <w:tcW w:w="1490" w:type="dxa"/>
                      <w:vAlign w:val="center"/>
                    </w:tcPr>
                  </w:tcPrChange>
                </w:tcPr>
                <w:p w14:paraId="21559AB7">
                  <w:pPr>
                    <w:numPr>
                      <w:ilvl w:val="0"/>
                      <w:numId w:val="0"/>
                    </w:numPr>
                    <w:ind w:left="0" w:leftChars="0" w:firstLine="0" w:firstLineChars="0"/>
                    <w:rPr>
                      <w:rFonts w:hint="default"/>
                      <w:b/>
                      <w:bCs/>
                      <w:color w:val="00B050"/>
                      <w:lang w:val="en-US" w:eastAsia="zh-CN"/>
                    </w:rPr>
                  </w:pPr>
                  <w:r>
                    <w:rPr>
                      <w:rFonts w:hint="eastAsia"/>
                      <w:b w:val="0"/>
                      <w:bCs w:val="0"/>
                      <w:color w:val="auto"/>
                      <w:lang w:val="en-US" w:eastAsia="zh-CN"/>
                    </w:rPr>
                    <w:t>申请人</w:t>
                  </w:r>
                </w:p>
              </w:tc>
            </w:tr>
            <w:tr w14:paraId="58DA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22" w:author="zhoujiansheng" w:date="2024-06-06T09:13:22Z">
                  <w:trPr>
                    <w:trHeight w:val="90" w:hRule="atLeast"/>
                  </w:trPr>
                </w:trPrChange>
              </w:trPr>
              <w:tc>
                <w:tcPr>
                  <w:tcW w:w="1901" w:type="dxa"/>
                  <w:vAlign w:val="top"/>
                  <w:tcPrChange w:id="23" w:author="zhoujiansheng" w:date="2024-06-06T09:13:22Z">
                    <w:tcPr>
                      <w:tcW w:w="1901" w:type="dxa"/>
                      <w:vAlign w:val="top"/>
                    </w:tcPr>
                  </w:tcPrChange>
                </w:tcPr>
                <w:p w14:paraId="2FC00440">
                  <w:pPr>
                    <w:numPr>
                      <w:ilvl w:val="0"/>
                      <w:numId w:val="0"/>
                    </w:numPr>
                    <w:ind w:left="0" w:leftChars="0" w:firstLine="0" w:firstLineChars="0"/>
                    <w:rPr>
                      <w:rFonts w:hint="default"/>
                      <w:lang w:val="en-US" w:eastAsia="zh-CN"/>
                    </w:rPr>
                  </w:pPr>
                  <w:r>
                    <w:rPr>
                      <w:rFonts w:hint="eastAsia"/>
                      <w:lang w:val="en-US" w:eastAsia="zh-CN"/>
                    </w:rPr>
                    <w:t>站点名称</w:t>
                  </w:r>
                </w:p>
              </w:tc>
              <w:tc>
                <w:tcPr>
                  <w:tcW w:w="5416" w:type="dxa"/>
                  <w:vAlign w:val="center"/>
                  <w:tcPrChange w:id="24" w:author="zhoujiansheng" w:date="2024-06-06T09:13:22Z">
                    <w:tcPr>
                      <w:tcW w:w="5416" w:type="dxa"/>
                      <w:vAlign w:val="center"/>
                    </w:tcPr>
                  </w:tcPrChange>
                </w:tcPr>
                <w:p w14:paraId="180430A0">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w:t>
                  </w:r>
                </w:p>
              </w:tc>
              <w:tc>
                <w:tcPr>
                  <w:tcW w:w="1490" w:type="dxa"/>
                  <w:vAlign w:val="center"/>
                  <w:tcPrChange w:id="25" w:author="zhoujiansheng" w:date="2024-06-06T09:13:22Z">
                    <w:tcPr>
                      <w:tcW w:w="1490" w:type="dxa"/>
                      <w:vAlign w:val="center"/>
                    </w:tcPr>
                  </w:tcPrChange>
                </w:tcPr>
                <w:p w14:paraId="5D6A24AE">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14:paraId="6E18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26" w:author="zhoujiansheng" w:date="2024-06-06T09:13:22Z">
                  <w:trPr>
                    <w:trHeight w:val="90" w:hRule="atLeast"/>
                  </w:trPr>
                </w:trPrChange>
              </w:trPr>
              <w:tc>
                <w:tcPr>
                  <w:tcW w:w="1901" w:type="dxa"/>
                  <w:vAlign w:val="top"/>
                  <w:tcPrChange w:id="27" w:author="zhoujiansheng" w:date="2024-06-06T09:13:22Z">
                    <w:tcPr>
                      <w:tcW w:w="1901" w:type="dxa"/>
                      <w:vAlign w:val="top"/>
                    </w:tcPr>
                  </w:tcPrChange>
                </w:tcPr>
                <w:p w14:paraId="5B588EDA">
                  <w:pPr>
                    <w:numPr>
                      <w:ilvl w:val="0"/>
                      <w:numId w:val="0"/>
                    </w:numPr>
                    <w:ind w:left="0" w:leftChars="0" w:firstLine="0" w:firstLineChars="0"/>
                    <w:rPr>
                      <w:rFonts w:hint="default"/>
                      <w:lang w:val="en-US" w:eastAsia="zh-CN"/>
                    </w:rPr>
                  </w:pPr>
                  <w:r>
                    <w:rPr>
                      <w:rFonts w:hint="eastAsia"/>
                      <w:lang w:val="en-US" w:eastAsia="zh-CN"/>
                    </w:rPr>
                    <w:t>机房名称</w:t>
                  </w:r>
                </w:p>
              </w:tc>
              <w:tc>
                <w:tcPr>
                  <w:tcW w:w="5416" w:type="dxa"/>
                  <w:vAlign w:val="center"/>
                  <w:tcPrChange w:id="28" w:author="zhoujiansheng" w:date="2024-06-06T09:13:22Z">
                    <w:tcPr>
                      <w:tcW w:w="5416" w:type="dxa"/>
                      <w:vAlign w:val="center"/>
                    </w:tcPr>
                  </w:tcPrChange>
                </w:tcPr>
                <w:p w14:paraId="76CFF4B2">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w:t>
                  </w:r>
                </w:p>
              </w:tc>
              <w:tc>
                <w:tcPr>
                  <w:tcW w:w="1490" w:type="dxa"/>
                  <w:vAlign w:val="center"/>
                  <w:tcPrChange w:id="29" w:author="zhoujiansheng" w:date="2024-06-06T09:13:22Z">
                    <w:tcPr>
                      <w:tcW w:w="1490" w:type="dxa"/>
                      <w:vAlign w:val="center"/>
                    </w:tcPr>
                  </w:tcPrChange>
                </w:tcPr>
                <w:p w14:paraId="2D1A1B5C">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14:paraId="42ACA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30" w:author="zhoujiansheng" w:date="2024-06-06T09:13:22Z">
                  <w:trPr>
                    <w:trHeight w:val="90" w:hRule="atLeast"/>
                  </w:trPr>
                </w:trPrChange>
              </w:trPr>
              <w:tc>
                <w:tcPr>
                  <w:tcW w:w="1901" w:type="dxa"/>
                  <w:vAlign w:val="top"/>
                  <w:tcPrChange w:id="31" w:author="zhoujiansheng" w:date="2024-06-06T09:13:22Z">
                    <w:tcPr>
                      <w:tcW w:w="1901" w:type="dxa"/>
                      <w:vAlign w:val="top"/>
                    </w:tcPr>
                  </w:tcPrChange>
                </w:tcPr>
                <w:p w14:paraId="189440B2">
                  <w:pPr>
                    <w:numPr>
                      <w:ilvl w:val="0"/>
                      <w:numId w:val="0"/>
                    </w:numPr>
                    <w:ind w:left="0" w:leftChars="0" w:firstLine="0" w:firstLineChars="0"/>
                    <w:rPr>
                      <w:rFonts w:hint="default"/>
                      <w:lang w:val="en-US" w:eastAsia="zh-CN"/>
                    </w:rPr>
                  </w:pPr>
                  <w:r>
                    <w:rPr>
                      <w:rFonts w:hint="eastAsia"/>
                      <w:lang w:val="en-US" w:eastAsia="zh-CN"/>
                    </w:rPr>
                    <w:t>设备类型</w:t>
                  </w:r>
                </w:p>
              </w:tc>
              <w:tc>
                <w:tcPr>
                  <w:tcW w:w="5416" w:type="dxa"/>
                  <w:vAlign w:val="center"/>
                  <w:tcPrChange w:id="32" w:author="zhoujiansheng" w:date="2024-06-06T09:13:22Z">
                    <w:tcPr>
                      <w:tcW w:w="5416" w:type="dxa"/>
                      <w:vAlign w:val="center"/>
                    </w:tcPr>
                  </w:tcPrChange>
                </w:tcPr>
                <w:p w14:paraId="6ECADCA6">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w:t>
                  </w:r>
                  <w:ins w:id="33" w:author="zhoujiansheng" w:date="2024-05-28T21:48:43Z">
                    <w:r>
                      <w:rPr>
                        <w:rFonts w:hint="eastAsia"/>
                        <w:highlight w:val="none"/>
                        <w:vertAlign w:val="baseline"/>
                        <w:lang w:val="en-US" w:eastAsia="zh-CN"/>
                      </w:rPr>
                      <w:t>。</w:t>
                    </w:r>
                  </w:ins>
                  <w:ins w:id="34" w:author="zhoujiansheng" w:date="2024-05-28T21:48:44Z">
                    <w:r>
                      <w:rPr>
                        <w:rFonts w:hint="eastAsia"/>
                        <w:highlight w:val="none"/>
                        <w:lang w:val="en-US" w:eastAsia="zh-CN"/>
                      </w:rPr>
                      <w:t>枚举——</w:t>
                    </w:r>
                  </w:ins>
                  <w:ins w:id="35" w:author="zhoujiansheng" w:date="2024-05-28T21:48:44Z">
                    <w:r>
                      <w:rPr>
                        <w:rFonts w:hint="eastAsia"/>
                        <w:lang w:val="en-US" w:eastAsia="zh-CN"/>
                      </w:rPr>
                      <w:t>服务器,磁盘阵列,交换机,监控主机,业务台,FSU,图像设备,智能门禁,工控机</w:t>
                    </w:r>
                  </w:ins>
                </w:p>
              </w:tc>
              <w:tc>
                <w:tcPr>
                  <w:tcW w:w="1490" w:type="dxa"/>
                  <w:vAlign w:val="center"/>
                  <w:tcPrChange w:id="36" w:author="zhoujiansheng" w:date="2024-06-06T09:13:22Z">
                    <w:tcPr>
                      <w:tcW w:w="1490" w:type="dxa"/>
                      <w:vAlign w:val="center"/>
                    </w:tcPr>
                  </w:tcPrChange>
                </w:tcPr>
                <w:p w14:paraId="20FF9533">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14:paraId="4497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7"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37" w:author="zhoujiansheng" w:date="2024-06-06T09:13:22Z">
                  <w:trPr>
                    <w:trHeight w:val="90" w:hRule="atLeast"/>
                  </w:trPr>
                </w:trPrChange>
              </w:trPr>
              <w:tc>
                <w:tcPr>
                  <w:tcW w:w="1901" w:type="dxa"/>
                  <w:vAlign w:val="top"/>
                  <w:tcPrChange w:id="38" w:author="zhoujiansheng" w:date="2024-06-06T09:13:22Z">
                    <w:tcPr>
                      <w:tcW w:w="1901" w:type="dxa"/>
                      <w:vAlign w:val="top"/>
                    </w:tcPr>
                  </w:tcPrChange>
                </w:tcPr>
                <w:p w14:paraId="59416C93">
                  <w:pPr>
                    <w:numPr>
                      <w:ilvl w:val="0"/>
                      <w:numId w:val="0"/>
                    </w:numPr>
                    <w:ind w:left="0" w:leftChars="0" w:firstLine="0" w:firstLineChars="0"/>
                    <w:rPr>
                      <w:rFonts w:hint="default"/>
                      <w:lang w:val="en-US" w:eastAsia="zh-CN"/>
                    </w:rPr>
                  </w:pPr>
                  <w:r>
                    <w:rPr>
                      <w:rFonts w:hint="eastAsia"/>
                      <w:lang w:val="en-US" w:eastAsia="zh-CN"/>
                    </w:rPr>
                    <w:t>设备名称</w:t>
                  </w:r>
                </w:p>
              </w:tc>
              <w:tc>
                <w:tcPr>
                  <w:tcW w:w="5416" w:type="dxa"/>
                  <w:vAlign w:val="center"/>
                  <w:tcPrChange w:id="39" w:author="zhoujiansheng" w:date="2024-06-06T09:13:22Z">
                    <w:tcPr>
                      <w:tcW w:w="5416" w:type="dxa"/>
                      <w:vAlign w:val="center"/>
                    </w:tcPr>
                  </w:tcPrChange>
                </w:tcPr>
                <w:p w14:paraId="04D0E3F2">
                  <w:pPr>
                    <w:numPr>
                      <w:ilvl w:val="0"/>
                      <w:numId w:val="0"/>
                    </w:numPr>
                    <w:ind w:left="0" w:leftChars="0" w:firstLine="0" w:firstLineChars="0"/>
                    <w:rPr>
                      <w:ins w:id="40" w:author="zhoujiansheng" w:date="2024-05-28T21:56:58Z"/>
                      <w:rFonts w:hint="eastAsia"/>
                      <w:highlight w:val="none"/>
                      <w:vertAlign w:val="baseline"/>
                      <w:lang w:val="en-US" w:eastAsia="zh-CN"/>
                    </w:rPr>
                  </w:pPr>
                  <w:r>
                    <w:rPr>
                      <w:rFonts w:hint="eastAsia"/>
                      <w:highlight w:val="none"/>
                      <w:vertAlign w:val="baseline"/>
                      <w:lang w:val="en-US" w:eastAsia="zh-CN"/>
                    </w:rPr>
                    <w:t>必填项，</w:t>
                  </w:r>
                  <w:del w:id="41" w:author="zhoujiansheng" w:date="2024-05-28T21:49:06Z">
                    <w:r>
                      <w:rPr>
                        <w:rFonts w:hint="eastAsia"/>
                        <w:highlight w:val="none"/>
                        <w:vertAlign w:val="baseline"/>
                        <w:lang w:val="en-US" w:eastAsia="zh-CN"/>
                      </w:rPr>
                      <w:delText>手</w:delText>
                    </w:r>
                  </w:del>
                  <w:del w:id="42" w:author="zhoujiansheng" w:date="2024-05-28T21:49:05Z">
                    <w:r>
                      <w:rPr>
                        <w:rFonts w:hint="eastAsia"/>
                        <w:highlight w:val="none"/>
                        <w:vertAlign w:val="baseline"/>
                        <w:lang w:val="en-US" w:eastAsia="zh-CN"/>
                      </w:rPr>
                      <w:delText>动输入</w:delText>
                    </w:r>
                  </w:del>
                  <w:ins w:id="43" w:author="zhoujiansheng" w:date="2024-05-28T21:49:15Z">
                    <w:r>
                      <w:rPr>
                        <w:rFonts w:hint="eastAsia"/>
                        <w:highlight w:val="none"/>
                        <w:vertAlign w:val="baseline"/>
                        <w:lang w:val="en-US" w:eastAsia="zh-CN"/>
                      </w:rPr>
                      <w:t>当</w:t>
                    </w:r>
                  </w:ins>
                  <w:ins w:id="44" w:author="zhoujiansheng" w:date="2024-05-28T21:49:17Z">
                    <w:r>
                      <w:rPr>
                        <w:rFonts w:hint="eastAsia"/>
                        <w:highlight w:val="none"/>
                        <w:vertAlign w:val="baseline"/>
                        <w:lang w:val="en-US" w:eastAsia="zh-CN"/>
                      </w:rPr>
                      <w:t>设备</w:t>
                    </w:r>
                  </w:ins>
                  <w:ins w:id="45" w:author="zhoujiansheng" w:date="2024-05-28T21:49:18Z">
                    <w:r>
                      <w:rPr>
                        <w:rFonts w:hint="eastAsia"/>
                        <w:highlight w:val="none"/>
                        <w:vertAlign w:val="baseline"/>
                        <w:lang w:val="en-US" w:eastAsia="zh-CN"/>
                      </w:rPr>
                      <w:t>类型</w:t>
                    </w:r>
                  </w:ins>
                  <w:ins w:id="46" w:author="zhoujiansheng" w:date="2024-05-28T21:49:20Z">
                    <w:r>
                      <w:rPr>
                        <w:rFonts w:hint="eastAsia"/>
                        <w:highlight w:val="none"/>
                        <w:vertAlign w:val="baseline"/>
                        <w:lang w:val="en-US" w:eastAsia="zh-CN"/>
                      </w:rPr>
                      <w:t>选择</w:t>
                    </w:r>
                  </w:ins>
                  <w:ins w:id="47" w:author="zhoujiansheng" w:date="2024-05-28T21:49:27Z">
                    <w:r>
                      <w:rPr>
                        <w:rFonts w:hint="eastAsia"/>
                        <w:highlight w:val="none"/>
                        <w:vertAlign w:val="baseline"/>
                        <w:lang w:val="en-US" w:eastAsia="zh-CN"/>
                      </w:rPr>
                      <w:t>为</w:t>
                    </w:r>
                  </w:ins>
                  <w:ins w:id="48" w:author="zhoujiansheng" w:date="2024-05-28T21:49:28Z">
                    <w:r>
                      <w:rPr>
                        <w:rFonts w:hint="eastAsia"/>
                        <w:highlight w:val="none"/>
                        <w:vertAlign w:val="baseline"/>
                        <w:lang w:val="en-US" w:eastAsia="zh-CN"/>
                      </w:rPr>
                      <w:t>“</w:t>
                    </w:r>
                  </w:ins>
                  <w:ins w:id="49" w:author="zhoujiansheng" w:date="2024-05-28T21:49:30Z">
                    <w:r>
                      <w:rPr>
                        <w:rFonts w:hint="eastAsia"/>
                        <w:highlight w:val="none"/>
                        <w:vertAlign w:val="baseline"/>
                        <w:lang w:val="en-US" w:eastAsia="zh-CN"/>
                      </w:rPr>
                      <w:t>交换机</w:t>
                    </w:r>
                  </w:ins>
                  <w:ins w:id="50" w:author="zhoujiansheng" w:date="2024-05-28T21:49:31Z">
                    <w:r>
                      <w:rPr>
                        <w:rFonts w:hint="eastAsia"/>
                        <w:highlight w:val="none"/>
                        <w:vertAlign w:val="baseline"/>
                        <w:lang w:val="en-US" w:eastAsia="zh-CN"/>
                      </w:rPr>
                      <w:t>”</w:t>
                    </w:r>
                  </w:ins>
                  <w:ins w:id="51" w:author="zhoujiansheng" w:date="2024-05-28T21:49:33Z">
                    <w:r>
                      <w:rPr>
                        <w:rFonts w:hint="eastAsia"/>
                        <w:highlight w:val="none"/>
                        <w:vertAlign w:val="baseline"/>
                        <w:lang w:val="en-US" w:eastAsia="zh-CN"/>
                      </w:rPr>
                      <w:t>或“</w:t>
                    </w:r>
                  </w:ins>
                  <w:ins w:id="52" w:author="zhoujiansheng" w:date="2024-05-28T21:49:35Z">
                    <w:r>
                      <w:rPr>
                        <w:rFonts w:hint="eastAsia"/>
                        <w:highlight w:val="none"/>
                        <w:vertAlign w:val="baseline"/>
                        <w:lang w:val="en-US" w:eastAsia="zh-CN"/>
                      </w:rPr>
                      <w:t>F</w:t>
                    </w:r>
                  </w:ins>
                  <w:ins w:id="53" w:author="zhoujiansheng" w:date="2024-05-28T21:49:36Z">
                    <w:r>
                      <w:rPr>
                        <w:rFonts w:hint="eastAsia"/>
                        <w:highlight w:val="none"/>
                        <w:vertAlign w:val="baseline"/>
                        <w:lang w:val="en-US" w:eastAsia="zh-CN"/>
                      </w:rPr>
                      <w:t>SU</w:t>
                    </w:r>
                  </w:ins>
                  <w:ins w:id="54" w:author="zhoujiansheng" w:date="2024-05-28T21:49:38Z">
                    <w:r>
                      <w:rPr>
                        <w:rFonts w:hint="eastAsia"/>
                        <w:highlight w:val="none"/>
                        <w:vertAlign w:val="baseline"/>
                        <w:lang w:val="en-US" w:eastAsia="zh-CN"/>
                      </w:rPr>
                      <w:t>”</w:t>
                    </w:r>
                  </w:ins>
                  <w:ins w:id="55" w:author="zhoujiansheng" w:date="2024-05-28T21:49:40Z">
                    <w:r>
                      <w:rPr>
                        <w:rFonts w:hint="eastAsia"/>
                        <w:highlight w:val="none"/>
                        <w:vertAlign w:val="baseline"/>
                        <w:lang w:val="en-US" w:eastAsia="zh-CN"/>
                      </w:rPr>
                      <w:t>时，</w:t>
                    </w:r>
                  </w:ins>
                  <w:ins w:id="56" w:author="zhoujiansheng" w:date="2024-05-28T21:49:44Z">
                    <w:r>
                      <w:rPr>
                        <w:rFonts w:hint="eastAsia"/>
                        <w:highlight w:val="none"/>
                        <w:vertAlign w:val="baseline"/>
                        <w:lang w:val="en-US" w:eastAsia="zh-CN"/>
                      </w:rPr>
                      <w:t>设备</w:t>
                    </w:r>
                  </w:ins>
                  <w:ins w:id="57" w:author="zhoujiansheng" w:date="2024-05-28T21:49:46Z">
                    <w:r>
                      <w:rPr>
                        <w:rFonts w:hint="eastAsia"/>
                        <w:highlight w:val="none"/>
                        <w:vertAlign w:val="baseline"/>
                        <w:lang w:val="en-US" w:eastAsia="zh-CN"/>
                      </w:rPr>
                      <w:t>名称</w:t>
                    </w:r>
                  </w:ins>
                  <w:ins w:id="58" w:author="zhoujiansheng" w:date="2024-05-28T21:49:49Z">
                    <w:r>
                      <w:rPr>
                        <w:rFonts w:hint="eastAsia"/>
                        <w:highlight w:val="none"/>
                        <w:vertAlign w:val="baseline"/>
                        <w:lang w:val="en-US" w:eastAsia="zh-CN"/>
                      </w:rPr>
                      <w:t>下拉</w:t>
                    </w:r>
                  </w:ins>
                  <w:ins w:id="59" w:author="zhoujiansheng" w:date="2024-05-28T21:49:51Z">
                    <w:r>
                      <w:rPr>
                        <w:rFonts w:hint="eastAsia"/>
                        <w:highlight w:val="none"/>
                        <w:vertAlign w:val="baseline"/>
                        <w:lang w:val="en-US" w:eastAsia="zh-CN"/>
                      </w:rPr>
                      <w:t>选择</w:t>
                    </w:r>
                  </w:ins>
                  <w:ins w:id="60" w:author="zhoujiansheng" w:date="2024-05-28T21:49:56Z">
                    <w:r>
                      <w:rPr>
                        <w:rFonts w:hint="eastAsia"/>
                        <w:highlight w:val="none"/>
                        <w:vertAlign w:val="baseline"/>
                        <w:lang w:val="en-US" w:eastAsia="zh-CN"/>
                      </w:rPr>
                      <w:t>，</w:t>
                    </w:r>
                  </w:ins>
                  <w:ins w:id="61" w:author="zhoujiansheng" w:date="2024-05-28T21:50:05Z">
                    <w:r>
                      <w:rPr>
                        <w:rFonts w:hint="eastAsia"/>
                        <w:highlight w:val="none"/>
                        <w:vertAlign w:val="baseline"/>
                        <w:lang w:val="en-US" w:eastAsia="zh-CN"/>
                      </w:rPr>
                      <w:t>可选择</w:t>
                    </w:r>
                  </w:ins>
                  <w:ins w:id="62" w:author="zhoujiansheng" w:date="2024-05-28T21:50:07Z">
                    <w:r>
                      <w:rPr>
                        <w:rFonts w:hint="eastAsia"/>
                        <w:highlight w:val="none"/>
                        <w:vertAlign w:val="baseline"/>
                        <w:lang w:val="en-US" w:eastAsia="zh-CN"/>
                      </w:rPr>
                      <w:t>设备</w:t>
                    </w:r>
                  </w:ins>
                  <w:ins w:id="63" w:author="zhoujiansheng" w:date="2024-05-28T21:51:49Z">
                    <w:r>
                      <w:rPr>
                        <w:rFonts w:hint="eastAsia"/>
                        <w:highlight w:val="none"/>
                        <w:vertAlign w:val="baseline"/>
                        <w:lang w:val="en-US" w:eastAsia="zh-CN"/>
                      </w:rPr>
                      <w:t>范围</w:t>
                    </w:r>
                  </w:ins>
                  <w:ins w:id="64" w:author="zhoujiansheng" w:date="2024-05-28T21:50:09Z">
                    <w:r>
                      <w:rPr>
                        <w:rFonts w:hint="eastAsia"/>
                        <w:highlight w:val="none"/>
                        <w:vertAlign w:val="baseline"/>
                        <w:lang w:val="en-US" w:eastAsia="zh-CN"/>
                      </w:rPr>
                      <w:t>为</w:t>
                    </w:r>
                  </w:ins>
                  <w:ins w:id="65" w:author="zhoujiansheng" w:date="2024-05-28T21:51:11Z">
                    <w:r>
                      <w:rPr>
                        <w:rFonts w:hint="eastAsia"/>
                        <w:highlight w:val="none"/>
                        <w:vertAlign w:val="baseline"/>
                        <w:lang w:val="en-US" w:eastAsia="zh-CN"/>
                      </w:rPr>
                      <w:t>当前</w:t>
                    </w:r>
                  </w:ins>
                  <w:ins w:id="66" w:author="zhoujiansheng" w:date="2024-05-28T21:51:13Z">
                    <w:r>
                      <w:rPr>
                        <w:rFonts w:hint="eastAsia"/>
                        <w:highlight w:val="none"/>
                        <w:vertAlign w:val="baseline"/>
                        <w:lang w:val="en-US" w:eastAsia="zh-CN"/>
                      </w:rPr>
                      <w:t>所选</w:t>
                    </w:r>
                  </w:ins>
                  <w:ins w:id="67" w:author="zhoujiansheng" w:date="2024-05-28T21:51:14Z">
                    <w:r>
                      <w:rPr>
                        <w:rFonts w:hint="eastAsia"/>
                        <w:highlight w:val="none"/>
                        <w:vertAlign w:val="baseline"/>
                        <w:lang w:val="en-US" w:eastAsia="zh-CN"/>
                      </w:rPr>
                      <w:t>机房的</w:t>
                    </w:r>
                  </w:ins>
                  <w:ins w:id="68" w:author="zhoujiansheng" w:date="2024-05-28T21:51:42Z">
                    <w:r>
                      <w:rPr>
                        <w:rFonts w:hint="eastAsia"/>
                        <w:highlight w:val="none"/>
                        <w:vertAlign w:val="baseline"/>
                        <w:lang w:val="en-US" w:eastAsia="zh-CN"/>
                      </w:rPr>
                      <w:t>全量</w:t>
                    </w:r>
                  </w:ins>
                  <w:ins w:id="69" w:author="zhoujiansheng" w:date="2024-05-28T21:51:59Z">
                    <w:r>
                      <w:rPr>
                        <w:rFonts w:hint="eastAsia"/>
                        <w:highlight w:val="none"/>
                        <w:vertAlign w:val="baseline"/>
                        <w:lang w:val="en-US" w:eastAsia="zh-CN"/>
                      </w:rPr>
                      <w:t>“</w:t>
                    </w:r>
                  </w:ins>
                  <w:ins w:id="70" w:author="zhoujiansheng" w:date="2024-05-28T21:52:01Z">
                    <w:r>
                      <w:rPr>
                        <w:rFonts w:hint="eastAsia"/>
                        <w:highlight w:val="none"/>
                        <w:vertAlign w:val="baseline"/>
                        <w:lang w:val="en-US" w:eastAsia="zh-CN"/>
                      </w:rPr>
                      <w:t>交换机”</w:t>
                    </w:r>
                  </w:ins>
                  <w:ins w:id="71" w:author="zhoujiansheng" w:date="2024-05-28T21:52:03Z">
                    <w:r>
                      <w:rPr>
                        <w:rFonts w:hint="eastAsia"/>
                        <w:highlight w:val="none"/>
                        <w:vertAlign w:val="baseline"/>
                        <w:lang w:val="en-US" w:eastAsia="zh-CN"/>
                      </w:rPr>
                      <w:t>或</w:t>
                    </w:r>
                  </w:ins>
                  <w:ins w:id="72" w:author="zhoujiansheng" w:date="2024-05-28T21:52:08Z">
                    <w:r>
                      <w:rPr>
                        <w:rFonts w:hint="eastAsia"/>
                        <w:highlight w:val="none"/>
                        <w:vertAlign w:val="baseline"/>
                        <w:lang w:val="en-US" w:eastAsia="zh-CN"/>
                      </w:rPr>
                      <w:t>“</w:t>
                    </w:r>
                  </w:ins>
                  <w:ins w:id="73" w:author="zhoujiansheng" w:date="2024-05-28T21:52:10Z">
                    <w:r>
                      <w:rPr>
                        <w:rFonts w:hint="eastAsia"/>
                        <w:highlight w:val="none"/>
                        <w:vertAlign w:val="baseline"/>
                        <w:lang w:val="en-US" w:eastAsia="zh-CN"/>
                      </w:rPr>
                      <w:t>FS</w:t>
                    </w:r>
                  </w:ins>
                  <w:ins w:id="74" w:author="zhoujiansheng" w:date="2024-05-28T21:52:11Z">
                    <w:r>
                      <w:rPr>
                        <w:rFonts w:hint="eastAsia"/>
                        <w:highlight w:val="none"/>
                        <w:vertAlign w:val="baseline"/>
                        <w:lang w:val="en-US" w:eastAsia="zh-CN"/>
                      </w:rPr>
                      <w:t>U</w:t>
                    </w:r>
                  </w:ins>
                  <w:ins w:id="75" w:author="zhoujiansheng" w:date="2024-05-28T21:52:12Z">
                    <w:r>
                      <w:rPr>
                        <w:rFonts w:hint="eastAsia"/>
                        <w:highlight w:val="none"/>
                        <w:vertAlign w:val="baseline"/>
                        <w:lang w:val="en-US" w:eastAsia="zh-CN"/>
                      </w:rPr>
                      <w:t>”</w:t>
                    </w:r>
                  </w:ins>
                  <w:ins w:id="76" w:author="zhoujiansheng" w:date="2024-05-28T21:52:17Z">
                    <w:r>
                      <w:rPr>
                        <w:rFonts w:hint="eastAsia"/>
                        <w:highlight w:val="none"/>
                        <w:vertAlign w:val="baseline"/>
                        <w:lang w:val="en-US" w:eastAsia="zh-CN"/>
                      </w:rPr>
                      <w:t>。</w:t>
                    </w:r>
                  </w:ins>
                  <w:ins w:id="77" w:author="zhoujiansheng" w:date="2024-05-28T21:52:19Z">
                    <w:r>
                      <w:rPr>
                        <w:rFonts w:hint="eastAsia"/>
                        <w:highlight w:val="none"/>
                        <w:vertAlign w:val="baseline"/>
                        <w:lang w:val="en-US" w:eastAsia="zh-CN"/>
                      </w:rPr>
                      <w:t>通过</w:t>
                    </w:r>
                  </w:ins>
                  <w:ins w:id="78" w:author="zhoujiansheng" w:date="2024-05-28T21:52:23Z">
                    <w:r>
                      <w:rPr>
                        <w:rFonts w:hint="eastAsia"/>
                        <w:highlight w:val="none"/>
                        <w:vertAlign w:val="baseline"/>
                        <w:lang w:val="en-US" w:eastAsia="zh-CN"/>
                      </w:rPr>
                      <w:t>查询</w:t>
                    </w:r>
                  </w:ins>
                  <w:ins w:id="79" w:author="zhoujiansheng" w:date="2024-05-28T21:52:29Z">
                    <w:r>
                      <w:rPr>
                        <w:rFonts w:hint="eastAsia"/>
                        <w:highlight w:val="none"/>
                        <w:vertAlign w:val="baseline"/>
                        <w:lang w:val="en-US" w:eastAsia="zh-CN"/>
                      </w:rPr>
                      <w:t>综资</w:t>
                    </w:r>
                  </w:ins>
                  <w:ins w:id="80" w:author="zhoujiansheng" w:date="2024-05-28T21:55:09Z">
                    <w:r>
                      <w:rPr>
                        <w:rFonts w:hint="eastAsia"/>
                        <w:highlight w:val="none"/>
                        <w:vertAlign w:val="baseline"/>
                        <w:lang w:val="en-US" w:eastAsia="zh-CN"/>
                      </w:rPr>
                      <w:t>“</w:t>
                    </w:r>
                  </w:ins>
                  <w:ins w:id="81" w:author="zhoujiansheng" w:date="2024-05-28T21:55:10Z">
                    <w:r>
                      <w:rPr>
                        <w:rFonts w:hint="eastAsia"/>
                        <w:highlight w:val="none"/>
                        <w:vertAlign w:val="baseline"/>
                        <w:lang w:val="en-US" w:eastAsia="zh-CN"/>
                      </w:rPr>
                      <w:t>动环</w:t>
                    </w:r>
                  </w:ins>
                  <w:ins w:id="82" w:author="zhoujiansheng" w:date="2024-05-28T21:55:12Z">
                    <w:r>
                      <w:rPr>
                        <w:rFonts w:hint="eastAsia"/>
                        <w:highlight w:val="none"/>
                        <w:vertAlign w:val="baseline"/>
                        <w:lang w:val="en-US" w:eastAsia="zh-CN"/>
                      </w:rPr>
                      <w:t>监控”</w:t>
                    </w:r>
                  </w:ins>
                  <w:ins w:id="83" w:author="zhoujiansheng" w:date="2024-05-28T21:55:13Z">
                    <w:r>
                      <w:rPr>
                        <w:rFonts w:hint="eastAsia"/>
                        <w:highlight w:val="none"/>
                        <w:vertAlign w:val="baseline"/>
                        <w:lang w:val="en-US" w:eastAsia="zh-CN"/>
                      </w:rPr>
                      <w:t>设备</w:t>
                    </w:r>
                  </w:ins>
                  <w:ins w:id="84" w:author="zhoujiansheng" w:date="2024-05-28T21:55:14Z">
                    <w:r>
                      <w:rPr>
                        <w:rFonts w:hint="eastAsia"/>
                        <w:highlight w:val="none"/>
                        <w:vertAlign w:val="baseline"/>
                        <w:lang w:val="en-US" w:eastAsia="zh-CN"/>
                      </w:rPr>
                      <w:t>类型</w:t>
                    </w:r>
                  </w:ins>
                  <w:ins w:id="85" w:author="zhoujiansheng" w:date="2024-05-28T21:55:15Z">
                    <w:r>
                      <w:rPr>
                        <w:rFonts w:hint="eastAsia"/>
                        <w:highlight w:val="none"/>
                        <w:vertAlign w:val="baseline"/>
                        <w:lang w:val="en-US" w:eastAsia="zh-CN"/>
                      </w:rPr>
                      <w:t>，</w:t>
                    </w:r>
                  </w:ins>
                  <w:ins w:id="86" w:author="zhoujiansheng" w:date="2024-05-28T21:55:29Z">
                    <w:r>
                      <w:rPr>
                        <w:rFonts w:hint="eastAsia"/>
                        <w:highlight w:val="none"/>
                        <w:vertAlign w:val="baseline"/>
                        <w:lang w:val="en-US" w:eastAsia="zh-CN"/>
                      </w:rPr>
                      <w:t>“</w:t>
                    </w:r>
                  </w:ins>
                  <w:ins w:id="87" w:author="zhoujiansheng" w:date="2024-05-28T21:55:31Z">
                    <w:r>
                      <w:rPr>
                        <w:rFonts w:hint="eastAsia"/>
                        <w:highlight w:val="none"/>
                        <w:vertAlign w:val="baseline"/>
                        <w:lang w:val="en-US" w:eastAsia="zh-CN"/>
                      </w:rPr>
                      <w:t>F</w:t>
                    </w:r>
                  </w:ins>
                  <w:ins w:id="88" w:author="zhoujiansheng" w:date="2024-05-28T21:55:32Z">
                    <w:r>
                      <w:rPr>
                        <w:rFonts w:hint="eastAsia"/>
                        <w:highlight w:val="none"/>
                        <w:vertAlign w:val="baseline"/>
                        <w:lang w:val="en-US" w:eastAsia="zh-CN"/>
                      </w:rPr>
                      <w:t>SU</w:t>
                    </w:r>
                  </w:ins>
                  <w:ins w:id="89" w:author="zhoujiansheng" w:date="2024-05-28T21:55:38Z">
                    <w:r>
                      <w:rPr>
                        <w:rFonts w:hint="eastAsia"/>
                        <w:highlight w:val="none"/>
                        <w:vertAlign w:val="baseline"/>
                        <w:lang w:val="en-US" w:eastAsia="zh-CN"/>
                      </w:rPr>
                      <w:t>”</w:t>
                    </w:r>
                  </w:ins>
                  <w:ins w:id="90" w:author="zhoujiansheng" w:date="2024-05-28T21:55:40Z">
                    <w:r>
                      <w:rPr>
                        <w:rFonts w:hint="eastAsia"/>
                        <w:highlight w:val="none"/>
                        <w:vertAlign w:val="baseline"/>
                        <w:lang w:val="en-US" w:eastAsia="zh-CN"/>
                      </w:rPr>
                      <w:t>或“</w:t>
                    </w:r>
                  </w:ins>
                  <w:ins w:id="91" w:author="zhoujiansheng" w:date="2024-05-28T21:55:47Z">
                    <w:r>
                      <w:rPr>
                        <w:rFonts w:hint="eastAsia"/>
                        <w:highlight w:val="none"/>
                        <w:vertAlign w:val="baseline"/>
                        <w:lang w:val="en-US" w:eastAsia="zh-CN"/>
                      </w:rPr>
                      <w:t>交换机”</w:t>
                    </w:r>
                  </w:ins>
                  <w:ins w:id="92" w:author="zhoujiansheng" w:date="2024-05-28T21:55:49Z">
                    <w:r>
                      <w:rPr>
                        <w:rFonts w:hint="eastAsia"/>
                        <w:highlight w:val="none"/>
                        <w:vertAlign w:val="baseline"/>
                        <w:lang w:val="en-US" w:eastAsia="zh-CN"/>
                      </w:rPr>
                      <w:t>的</w:t>
                    </w:r>
                  </w:ins>
                  <w:ins w:id="93" w:author="zhoujiansheng" w:date="2024-05-28T21:55:50Z">
                    <w:r>
                      <w:rPr>
                        <w:rFonts w:hint="eastAsia"/>
                        <w:highlight w:val="none"/>
                        <w:vertAlign w:val="baseline"/>
                        <w:lang w:val="en-US" w:eastAsia="zh-CN"/>
                      </w:rPr>
                      <w:t>设备</w:t>
                    </w:r>
                  </w:ins>
                  <w:ins w:id="94" w:author="zhoujiansheng" w:date="2024-05-28T21:55:52Z">
                    <w:r>
                      <w:rPr>
                        <w:rFonts w:hint="eastAsia"/>
                        <w:highlight w:val="none"/>
                        <w:vertAlign w:val="baseline"/>
                        <w:lang w:val="en-US" w:eastAsia="zh-CN"/>
                      </w:rPr>
                      <w:t>子类</w:t>
                    </w:r>
                  </w:ins>
                  <w:ins w:id="95" w:author="zhoujiansheng" w:date="2024-05-28T21:55:53Z">
                    <w:r>
                      <w:rPr>
                        <w:rFonts w:hint="eastAsia"/>
                        <w:highlight w:val="none"/>
                        <w:vertAlign w:val="baseline"/>
                        <w:lang w:val="en-US" w:eastAsia="zh-CN"/>
                      </w:rPr>
                      <w:t>。</w:t>
                    </w:r>
                  </w:ins>
                </w:p>
                <w:p w14:paraId="1E1289EB">
                  <w:pPr>
                    <w:numPr>
                      <w:ilvl w:val="0"/>
                      <w:numId w:val="0"/>
                    </w:numPr>
                    <w:ind w:left="0" w:leftChars="0" w:firstLine="0" w:firstLineChars="0"/>
                    <w:rPr>
                      <w:rFonts w:hint="default"/>
                      <w:highlight w:val="none"/>
                      <w:vertAlign w:val="baseline"/>
                      <w:lang w:val="en-US" w:eastAsia="zh-CN"/>
                    </w:rPr>
                  </w:pPr>
                  <w:ins w:id="96" w:author="zhoujiansheng" w:date="2024-05-28T21:57:17Z">
                    <w:r>
                      <w:rPr>
                        <w:rFonts w:hint="eastAsia"/>
                        <w:highlight w:val="none"/>
                        <w:vertAlign w:val="baseline"/>
                        <w:lang w:val="en-US" w:eastAsia="zh-CN"/>
                      </w:rPr>
                      <w:t>选择</w:t>
                    </w:r>
                  </w:ins>
                  <w:ins w:id="97" w:author="zhoujiansheng" w:date="2024-05-28T21:57:07Z">
                    <w:r>
                      <w:rPr>
                        <w:rFonts w:hint="eastAsia"/>
                        <w:highlight w:val="none"/>
                        <w:vertAlign w:val="baseline"/>
                        <w:lang w:val="en-US" w:eastAsia="zh-CN"/>
                      </w:rPr>
                      <w:t>其余</w:t>
                    </w:r>
                  </w:ins>
                  <w:ins w:id="98" w:author="zhoujiansheng" w:date="2024-05-28T21:57:08Z">
                    <w:r>
                      <w:rPr>
                        <w:rFonts w:hint="eastAsia"/>
                        <w:highlight w:val="none"/>
                        <w:vertAlign w:val="baseline"/>
                        <w:lang w:val="en-US" w:eastAsia="zh-CN"/>
                      </w:rPr>
                      <w:t>设备</w:t>
                    </w:r>
                  </w:ins>
                  <w:ins w:id="99" w:author="zhoujiansheng" w:date="2024-05-28T21:57:09Z">
                    <w:r>
                      <w:rPr>
                        <w:rFonts w:hint="eastAsia"/>
                        <w:highlight w:val="none"/>
                        <w:vertAlign w:val="baseline"/>
                        <w:lang w:val="en-US" w:eastAsia="zh-CN"/>
                      </w:rPr>
                      <w:t>类型</w:t>
                    </w:r>
                  </w:ins>
                  <w:ins w:id="100" w:author="zhoujiansheng" w:date="2024-05-28T21:57:21Z">
                    <w:r>
                      <w:rPr>
                        <w:rFonts w:hint="eastAsia"/>
                        <w:highlight w:val="none"/>
                        <w:vertAlign w:val="baseline"/>
                        <w:lang w:val="en-US" w:eastAsia="zh-CN"/>
                      </w:rPr>
                      <w:t>时，</w:t>
                    </w:r>
                  </w:ins>
                  <w:ins w:id="101" w:author="zhoujiansheng" w:date="2024-05-28T21:57:23Z">
                    <w:r>
                      <w:rPr>
                        <w:rFonts w:hint="eastAsia"/>
                        <w:highlight w:val="none"/>
                        <w:vertAlign w:val="baseline"/>
                        <w:lang w:val="en-US" w:eastAsia="zh-CN"/>
                      </w:rPr>
                      <w:t>设备</w:t>
                    </w:r>
                  </w:ins>
                  <w:ins w:id="102" w:author="zhoujiansheng" w:date="2024-05-28T21:57:24Z">
                    <w:r>
                      <w:rPr>
                        <w:rFonts w:hint="eastAsia"/>
                        <w:highlight w:val="none"/>
                        <w:vertAlign w:val="baseline"/>
                        <w:lang w:val="en-US" w:eastAsia="zh-CN"/>
                      </w:rPr>
                      <w:t>名称</w:t>
                    </w:r>
                  </w:ins>
                  <w:ins w:id="103" w:author="zhoujiansheng" w:date="2024-05-28T21:57:25Z">
                    <w:r>
                      <w:rPr>
                        <w:rFonts w:hint="eastAsia"/>
                        <w:highlight w:val="none"/>
                        <w:vertAlign w:val="baseline"/>
                        <w:lang w:val="en-US" w:eastAsia="zh-CN"/>
                      </w:rPr>
                      <w:t>手动</w:t>
                    </w:r>
                  </w:ins>
                  <w:ins w:id="104" w:author="zhoujiansheng" w:date="2024-05-28T21:57:27Z">
                    <w:r>
                      <w:rPr>
                        <w:rFonts w:hint="eastAsia"/>
                        <w:highlight w:val="none"/>
                        <w:vertAlign w:val="baseline"/>
                        <w:lang w:val="en-US" w:eastAsia="zh-CN"/>
                      </w:rPr>
                      <w:t>输入。</w:t>
                    </w:r>
                  </w:ins>
                </w:p>
              </w:tc>
              <w:tc>
                <w:tcPr>
                  <w:tcW w:w="1490" w:type="dxa"/>
                  <w:vAlign w:val="center"/>
                  <w:tcPrChange w:id="105" w:author="zhoujiansheng" w:date="2024-06-06T09:13:22Z">
                    <w:tcPr>
                      <w:tcW w:w="1490" w:type="dxa"/>
                      <w:vAlign w:val="center"/>
                    </w:tcPr>
                  </w:tcPrChange>
                </w:tcPr>
                <w:p w14:paraId="457236BE">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14:paraId="1935B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6"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06" w:author="zhoujiansheng" w:date="2024-06-06T09:13:22Z">
                  <w:trPr>
                    <w:trHeight w:val="90" w:hRule="atLeast"/>
                  </w:trPr>
                </w:trPrChange>
              </w:trPr>
              <w:tc>
                <w:tcPr>
                  <w:tcW w:w="1901" w:type="dxa"/>
                  <w:vAlign w:val="top"/>
                  <w:tcPrChange w:id="107" w:author="zhoujiansheng" w:date="2024-06-06T09:13:22Z">
                    <w:tcPr>
                      <w:tcW w:w="1901" w:type="dxa"/>
                      <w:vAlign w:val="top"/>
                    </w:tcPr>
                  </w:tcPrChange>
                </w:tcPr>
                <w:p w14:paraId="2103C33D">
                  <w:pPr>
                    <w:numPr>
                      <w:ilvl w:val="0"/>
                      <w:numId w:val="0"/>
                    </w:numPr>
                    <w:ind w:left="0" w:leftChars="0" w:firstLine="0" w:firstLineChars="0"/>
                    <w:rPr>
                      <w:rFonts w:hint="default"/>
                      <w:lang w:val="en-US" w:eastAsia="zh-CN"/>
                    </w:rPr>
                  </w:pPr>
                  <w:r>
                    <w:rPr>
                      <w:rFonts w:hint="eastAsia"/>
                      <w:lang w:val="en-US" w:eastAsia="zh-CN"/>
                    </w:rPr>
                    <w:t>设备厂家</w:t>
                  </w:r>
                </w:p>
              </w:tc>
              <w:tc>
                <w:tcPr>
                  <w:tcW w:w="5416" w:type="dxa"/>
                  <w:vAlign w:val="center"/>
                  <w:tcPrChange w:id="108" w:author="zhoujiansheng" w:date="2024-06-06T09:13:22Z">
                    <w:tcPr>
                      <w:tcW w:w="5416" w:type="dxa"/>
                      <w:vAlign w:val="center"/>
                    </w:tcPr>
                  </w:tcPrChange>
                </w:tcPr>
                <w:p w14:paraId="259B23B7">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必填项，手动输入</w:t>
                  </w:r>
                </w:p>
              </w:tc>
              <w:tc>
                <w:tcPr>
                  <w:tcW w:w="1490" w:type="dxa"/>
                  <w:vAlign w:val="center"/>
                  <w:tcPrChange w:id="109" w:author="zhoujiansheng" w:date="2024-06-06T09:13:22Z">
                    <w:tcPr>
                      <w:tcW w:w="1490" w:type="dxa"/>
                      <w:vAlign w:val="center"/>
                    </w:tcPr>
                  </w:tcPrChange>
                </w:tcPr>
                <w:p w14:paraId="58BE4361">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14:paraId="202B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0"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26" w:hRule="atLeast"/>
                <w:trPrChange w:id="110" w:author="zhoujiansheng" w:date="2024-06-06T09:13:22Z">
                  <w:trPr>
                    <w:trHeight w:val="326" w:hRule="atLeast"/>
                  </w:trPr>
                </w:trPrChange>
              </w:trPr>
              <w:tc>
                <w:tcPr>
                  <w:tcW w:w="1901" w:type="dxa"/>
                  <w:vAlign w:val="top"/>
                  <w:tcPrChange w:id="111" w:author="zhoujiansheng" w:date="2024-06-06T09:13:22Z">
                    <w:tcPr>
                      <w:tcW w:w="1901" w:type="dxa"/>
                      <w:vAlign w:val="top"/>
                    </w:tcPr>
                  </w:tcPrChange>
                </w:tcPr>
                <w:p w14:paraId="51CEC722">
                  <w:pPr>
                    <w:numPr>
                      <w:ilvl w:val="0"/>
                      <w:numId w:val="0"/>
                    </w:numPr>
                    <w:ind w:left="0" w:leftChars="0" w:firstLine="0" w:firstLineChars="0"/>
                    <w:rPr>
                      <w:rFonts w:hint="default"/>
                      <w:vertAlign w:val="baseline"/>
                      <w:lang w:val="en-US" w:eastAsia="zh-CN"/>
                    </w:rPr>
                  </w:pPr>
                  <w:r>
                    <w:rPr>
                      <w:rFonts w:hint="eastAsia"/>
                      <w:sz w:val="18"/>
                      <w:szCs w:val="18"/>
                      <w:lang w:val="en-US" w:eastAsia="zh-CN"/>
                    </w:rPr>
                    <w:t>（基站侧）传输PTN配置端口</w:t>
                  </w:r>
                </w:p>
              </w:tc>
              <w:tc>
                <w:tcPr>
                  <w:tcW w:w="5416" w:type="dxa"/>
                  <w:vAlign w:val="center"/>
                  <w:tcPrChange w:id="112" w:author="zhoujiansheng" w:date="2024-06-06T09:13:22Z">
                    <w:tcPr>
                      <w:tcW w:w="5416" w:type="dxa"/>
                      <w:vAlign w:val="center"/>
                    </w:tcPr>
                  </w:tcPrChange>
                </w:tcPr>
                <w:p w14:paraId="5D3918F0">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Change w:id="113" w:author="zhoujiansheng" w:date="2024-06-06T09:13:22Z">
                    <w:tcPr>
                      <w:tcW w:w="1490" w:type="dxa"/>
                      <w:vAlign w:val="center"/>
                    </w:tcPr>
                  </w:tcPrChange>
                </w:tcPr>
                <w:p w14:paraId="02BF69AB">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14:paraId="2403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4"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14" w:author="zhoujiansheng" w:date="2024-06-06T09:13:22Z">
                  <w:trPr>
                    <w:trHeight w:val="90" w:hRule="atLeast"/>
                  </w:trPr>
                </w:trPrChange>
              </w:trPr>
              <w:tc>
                <w:tcPr>
                  <w:tcW w:w="1901" w:type="dxa"/>
                  <w:vAlign w:val="top"/>
                  <w:tcPrChange w:id="115" w:author="zhoujiansheng" w:date="2024-06-06T09:13:22Z">
                    <w:tcPr>
                      <w:tcW w:w="1901" w:type="dxa"/>
                      <w:vAlign w:val="top"/>
                    </w:tcPr>
                  </w:tcPrChange>
                </w:tcPr>
                <w:p w14:paraId="6A260522">
                  <w:pPr>
                    <w:numPr>
                      <w:ilvl w:val="0"/>
                      <w:numId w:val="0"/>
                    </w:numPr>
                    <w:ind w:left="0" w:leftChars="0" w:firstLine="0" w:firstLineChars="0"/>
                    <w:rPr>
                      <w:rFonts w:hint="default"/>
                      <w:vertAlign w:val="baseline"/>
                      <w:lang w:val="en-US" w:eastAsia="zh-CN"/>
                    </w:rPr>
                  </w:pPr>
                  <w:r>
                    <w:rPr>
                      <w:rFonts w:hint="eastAsia"/>
                      <w:sz w:val="18"/>
                      <w:szCs w:val="18"/>
                      <w:lang w:val="en-US" w:eastAsia="zh-CN"/>
                    </w:rPr>
                    <w:t>（核心机房侧）PTN配置端口</w:t>
                  </w:r>
                </w:p>
              </w:tc>
              <w:tc>
                <w:tcPr>
                  <w:tcW w:w="5416" w:type="dxa"/>
                  <w:vAlign w:val="center"/>
                  <w:tcPrChange w:id="116" w:author="zhoujiansheng" w:date="2024-06-06T09:13:22Z">
                    <w:tcPr>
                      <w:tcW w:w="5416" w:type="dxa"/>
                      <w:vAlign w:val="center"/>
                    </w:tcPr>
                  </w:tcPrChange>
                </w:tcPr>
                <w:p w14:paraId="1CA032E7">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Change w:id="117" w:author="zhoujiansheng" w:date="2024-06-06T09:13:22Z">
                    <w:tcPr>
                      <w:tcW w:w="1490" w:type="dxa"/>
                      <w:vAlign w:val="center"/>
                    </w:tcPr>
                  </w:tcPrChange>
                </w:tcPr>
                <w:p w14:paraId="7845F192">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14:paraId="776B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8"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18" w:author="zhoujiansheng" w:date="2024-06-06T09:13:22Z">
                  <w:trPr>
                    <w:trHeight w:val="90" w:hRule="atLeast"/>
                  </w:trPr>
                </w:trPrChange>
              </w:trPr>
              <w:tc>
                <w:tcPr>
                  <w:tcW w:w="1901" w:type="dxa"/>
                  <w:vAlign w:val="center"/>
                  <w:tcPrChange w:id="119" w:author="zhoujiansheng" w:date="2024-06-06T09:13:22Z">
                    <w:tcPr>
                      <w:tcW w:w="1901" w:type="dxa"/>
                      <w:vAlign w:val="center"/>
                    </w:tcPr>
                  </w:tcPrChange>
                </w:tcPr>
                <w:p w14:paraId="2A0C1476">
                  <w:pPr>
                    <w:numPr>
                      <w:ilvl w:val="0"/>
                      <w:numId w:val="0"/>
                    </w:numPr>
                    <w:ind w:left="0" w:leftChars="0" w:firstLine="0" w:firstLineChars="0"/>
                    <w:rPr>
                      <w:rFonts w:hint="eastAsia"/>
                      <w:sz w:val="18"/>
                      <w:szCs w:val="18"/>
                      <w:lang w:val="en-US" w:eastAsia="zh-CN"/>
                    </w:rPr>
                  </w:pPr>
                  <w:r>
                    <w:rPr>
                      <w:rFonts w:hint="eastAsia"/>
                      <w:vertAlign w:val="baseline"/>
                      <w:lang w:val="en-US" w:eastAsia="zh-CN"/>
                    </w:rPr>
                    <w:t>IP</w:t>
                  </w:r>
                </w:p>
              </w:tc>
              <w:tc>
                <w:tcPr>
                  <w:tcW w:w="5416" w:type="dxa"/>
                  <w:vAlign w:val="center"/>
                  <w:tcPrChange w:id="120" w:author="zhoujiansheng" w:date="2024-06-06T09:13:22Z">
                    <w:tcPr>
                      <w:tcW w:w="5416" w:type="dxa"/>
                      <w:vAlign w:val="center"/>
                    </w:tcPr>
                  </w:tcPrChange>
                </w:tcPr>
                <w:p w14:paraId="5248B8B2">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入网表单新建时锁定，在批复环节选择相应空闲IP进行批复。</w:t>
                  </w:r>
                </w:p>
                <w:p w14:paraId="4F0096C4">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IP选择逻辑：</w:t>
                  </w:r>
                </w:p>
                <w:p w14:paraId="19AB24E5">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1、动环监控系统类别为“局房动环”，南宁和其余地市区分。</w:t>
                  </w:r>
                </w:p>
                <w:p w14:paraId="61944F1D">
                  <w:pPr>
                    <w:numPr>
                      <w:ilvl w:val="0"/>
                      <w:numId w:val="14"/>
                    </w:numPr>
                    <w:ind w:left="420" w:leftChars="0" w:hanging="420" w:firstLineChars="0"/>
                    <w:rPr>
                      <w:rFonts w:hint="eastAsia"/>
                      <w:highlight w:val="none"/>
                      <w:vertAlign w:val="baseline"/>
                      <w:lang w:val="en-US" w:eastAsia="zh-CN"/>
                    </w:rPr>
                  </w:pPr>
                  <w:r>
                    <w:rPr>
                      <w:rFonts w:hint="eastAsia"/>
                      <w:highlight w:val="none"/>
                      <w:vertAlign w:val="baseline"/>
                      <w:lang w:val="en-US" w:eastAsia="zh-CN"/>
                    </w:rPr>
                    <w:t>南宁：弹窗显示南宁市、局房动环IP库，支持局房名称筛选，显示筛选条件下的所有空闲IP，选择IP填入</w:t>
                  </w:r>
                </w:p>
                <w:p w14:paraId="29D3DE74">
                  <w:pPr>
                    <w:numPr>
                      <w:ilvl w:val="0"/>
                      <w:numId w:val="14"/>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其余地市：弹窗显示对应地市局房动环IP库，显示该地市所有空闲IP，选择IP填入</w:t>
                  </w:r>
                </w:p>
                <w:p w14:paraId="4B3BF5E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2、动环监控类别为“基站动环”，弹窗显示对应地市，基站动环IP库，显示该地市所有空闲IP，选择IP填入</w:t>
                  </w:r>
                </w:p>
              </w:tc>
              <w:tc>
                <w:tcPr>
                  <w:tcW w:w="1490" w:type="dxa"/>
                  <w:vAlign w:val="center"/>
                  <w:tcPrChange w:id="121" w:author="zhoujiansheng" w:date="2024-06-06T09:13:22Z">
                    <w:tcPr>
                      <w:tcW w:w="1490" w:type="dxa"/>
                      <w:vAlign w:val="center"/>
                    </w:tcPr>
                  </w:tcPrChange>
                </w:tcPr>
                <w:p w14:paraId="486886CE">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批复人</w:t>
                  </w:r>
                </w:p>
              </w:tc>
            </w:tr>
            <w:tr w14:paraId="5D5D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2"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22" w:author="zhoujiansheng" w:date="2024-06-06T09:13:22Z">
                  <w:trPr>
                    <w:trHeight w:val="90" w:hRule="atLeast"/>
                  </w:trPr>
                </w:trPrChange>
              </w:trPr>
              <w:tc>
                <w:tcPr>
                  <w:tcW w:w="1901" w:type="dxa"/>
                  <w:vAlign w:val="top"/>
                  <w:tcPrChange w:id="123" w:author="zhoujiansheng" w:date="2024-06-06T09:13:22Z">
                    <w:tcPr>
                      <w:tcW w:w="1901" w:type="dxa"/>
                      <w:vAlign w:val="top"/>
                    </w:tcPr>
                  </w:tcPrChange>
                </w:tcPr>
                <w:p w14:paraId="4BCFCA2A">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5416" w:type="dxa"/>
                  <w:vAlign w:val="center"/>
                  <w:tcPrChange w:id="124" w:author="zhoujiansheng" w:date="2024-06-06T09:13:22Z">
                    <w:tcPr>
                      <w:tcW w:w="5416" w:type="dxa"/>
                      <w:vAlign w:val="center"/>
                    </w:tcPr>
                  </w:tcPrChange>
                </w:tcPr>
                <w:p w14:paraId="07350C08">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Change w:id="125" w:author="zhoujiansheng" w:date="2024-06-06T09:13:22Z">
                    <w:tcPr>
                      <w:tcW w:w="1490" w:type="dxa"/>
                      <w:vAlign w:val="center"/>
                    </w:tcPr>
                  </w:tcPrChange>
                </w:tcPr>
                <w:p w14:paraId="336A2626">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批复人</w:t>
                  </w:r>
                </w:p>
              </w:tc>
            </w:tr>
            <w:tr w14:paraId="0479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6"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26" w:author="zhoujiansheng" w:date="2024-06-06T09:13:22Z">
                  <w:trPr>
                    <w:trHeight w:val="90" w:hRule="atLeast"/>
                  </w:trPr>
                </w:trPrChange>
              </w:trPr>
              <w:tc>
                <w:tcPr>
                  <w:tcW w:w="1901" w:type="dxa"/>
                  <w:vAlign w:val="top"/>
                  <w:tcPrChange w:id="127" w:author="zhoujiansheng" w:date="2024-06-06T09:13:22Z">
                    <w:tcPr>
                      <w:tcW w:w="1901" w:type="dxa"/>
                      <w:vAlign w:val="top"/>
                    </w:tcPr>
                  </w:tcPrChange>
                </w:tcPr>
                <w:p w14:paraId="65A4FC2D">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5416" w:type="dxa"/>
                  <w:vAlign w:val="center"/>
                  <w:tcPrChange w:id="128" w:author="zhoujiansheng" w:date="2024-06-06T09:13:22Z">
                    <w:tcPr>
                      <w:tcW w:w="5416" w:type="dxa"/>
                      <w:vAlign w:val="center"/>
                    </w:tcPr>
                  </w:tcPrChange>
                </w:tcPr>
                <w:p w14:paraId="5C4E2B12">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Change w:id="129" w:author="zhoujiansheng" w:date="2024-06-06T09:13:22Z">
                    <w:tcPr>
                      <w:tcW w:w="1490" w:type="dxa"/>
                      <w:vAlign w:val="center"/>
                    </w:tcPr>
                  </w:tcPrChange>
                </w:tcPr>
                <w:p w14:paraId="67CFF43B">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批复人</w:t>
                  </w:r>
                </w:p>
              </w:tc>
            </w:tr>
            <w:tr w14:paraId="12CE3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0" w:author="zhoujiansheng" w:date="2024-06-06T09:13: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30" w:author="zhoujiansheng" w:date="2024-06-06T09:13:22Z">
                  <w:trPr>
                    <w:trHeight w:val="90" w:hRule="atLeast"/>
                  </w:trPr>
                </w:trPrChange>
              </w:trPr>
              <w:tc>
                <w:tcPr>
                  <w:tcW w:w="1901" w:type="dxa"/>
                  <w:vAlign w:val="top"/>
                  <w:tcPrChange w:id="131" w:author="zhoujiansheng" w:date="2024-06-06T09:13:22Z">
                    <w:tcPr>
                      <w:tcW w:w="1901" w:type="dxa"/>
                      <w:vAlign w:val="top"/>
                    </w:tcPr>
                  </w:tcPrChange>
                </w:tcPr>
                <w:p w14:paraId="461C9412">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5416" w:type="dxa"/>
                  <w:vAlign w:val="center"/>
                  <w:tcPrChange w:id="132" w:author="zhoujiansheng" w:date="2024-06-06T09:13:22Z">
                    <w:tcPr>
                      <w:tcW w:w="5416" w:type="dxa"/>
                      <w:vAlign w:val="center"/>
                    </w:tcPr>
                  </w:tcPrChange>
                </w:tcPr>
                <w:p w14:paraId="0B68D829">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Change w:id="133" w:author="zhoujiansheng" w:date="2024-06-06T09:13:22Z">
                    <w:tcPr>
                      <w:tcW w:w="1490" w:type="dxa"/>
                      <w:vAlign w:val="center"/>
                    </w:tcPr>
                  </w:tcPrChange>
                </w:tcPr>
                <w:p w14:paraId="20E2E57C">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批复人</w:t>
                  </w:r>
                </w:p>
              </w:tc>
            </w:tr>
          </w:tbl>
          <w:p w14:paraId="16739305">
            <w:pPr>
              <w:widowControl w:val="0"/>
              <w:numPr>
                <w:ilvl w:val="0"/>
                <w:numId w:val="0"/>
              </w:numPr>
              <w:jc w:val="both"/>
              <w:rPr>
                <w:rFonts w:hint="default"/>
                <w:lang w:val="en-US" w:eastAsia="zh-CN"/>
              </w:rPr>
            </w:pPr>
            <w:r>
              <w:rPr>
                <w:rFonts w:hint="eastAsia"/>
                <w:lang w:val="en-US" w:eastAsia="zh-CN"/>
              </w:rPr>
              <w:t>表单提交时需校验必填项是否填写。</w:t>
            </w:r>
          </w:p>
          <w:p w14:paraId="35C3AEAA">
            <w:pPr>
              <w:widowControl w:val="0"/>
              <w:numPr>
                <w:ilvl w:val="0"/>
                <w:numId w:val="0"/>
              </w:numPr>
              <w:jc w:val="both"/>
              <w:rPr>
                <w:rFonts w:hint="default"/>
                <w:lang w:val="en-US" w:eastAsia="zh-CN"/>
              </w:rPr>
            </w:pPr>
          </w:p>
          <w:p w14:paraId="2945385E">
            <w:pPr>
              <w:widowControl w:val="0"/>
              <w:numPr>
                <w:ilvl w:val="0"/>
                <w:numId w:val="0"/>
              </w:numPr>
              <w:jc w:val="both"/>
              <w:rPr>
                <w:rFonts w:hint="eastAsia"/>
                <w:lang w:val="en-US" w:eastAsia="zh-CN"/>
              </w:rPr>
            </w:pPr>
            <w:r>
              <w:rPr>
                <w:rFonts w:hint="eastAsia"/>
                <w:lang w:val="en-US" w:eastAsia="zh-CN"/>
              </w:rPr>
              <w:t>2.2表单字段——</w:t>
            </w:r>
            <w:r>
              <w:rPr>
                <w:rFonts w:hint="eastAsia"/>
                <w:b/>
                <w:bCs/>
                <w:lang w:val="en-US" w:eastAsia="zh-CN"/>
              </w:rPr>
              <w:t>退网</w:t>
            </w:r>
            <w:r>
              <w:rPr>
                <w:rFonts w:hint="eastAsia"/>
                <w:lang w:val="en-US" w:eastAsia="zh-CN"/>
              </w:rPr>
              <w:t>申请</w:t>
            </w:r>
          </w:p>
          <w:p w14:paraId="1B27420F">
            <w:pPr>
              <w:rPr>
                <w:rFonts w:hint="eastAsia"/>
                <w:lang w:val="en-US" w:eastAsia="zh-CN"/>
              </w:rPr>
            </w:pPr>
            <w:r>
              <w:rPr>
                <w:rFonts w:hint="eastAsia"/>
                <w:lang w:val="en-US" w:eastAsia="zh-CN"/>
              </w:rPr>
              <w:t>新增退网申请工单，可通过填写IP地址，自动带出相关信息。也可通过逐层填写空间位置信息：地市→站点类型→站点名称→机房名称→设备类型→设备名称，找到待退网设备名称，选择对应设备名称，自动带出其IP及其余网络信息，单击确认后新增。</w:t>
            </w:r>
          </w:p>
          <w:p w14:paraId="0EA270C0">
            <w:pPr>
              <w:widowControl w:val="0"/>
              <w:numPr>
                <w:ilvl w:val="0"/>
                <w:numId w:val="0"/>
              </w:numPr>
              <w:jc w:val="both"/>
              <w:rPr>
                <w:rFonts w:hint="default"/>
                <w:lang w:val="en-US" w:eastAsia="zh-CN"/>
              </w:rPr>
            </w:pPr>
            <w:r>
              <w:rPr>
                <w:rFonts w:hint="eastAsia"/>
                <w:lang w:val="en-US" w:eastAsia="zh-CN"/>
              </w:rPr>
              <w:t>若填写IP后需要修改编辑，可直接修改IP，也可以通过修改设备信息来修改。若重新选择空间位置信息，则自动清空其下层选项信息并锁定，选择完成后开放下一层级选项可编辑，直到选择相应设备。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1"/>
              <w:gridCol w:w="5416"/>
              <w:gridCol w:w="1490"/>
            </w:tblGrid>
            <w:tr w14:paraId="674C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shd w:val="clear" w:color="auto" w:fill="BEBEBE" w:themeFill="background1" w:themeFillShade="BF"/>
                </w:tcPr>
                <w:p w14:paraId="66F51270">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416" w:type="dxa"/>
                  <w:shd w:val="clear" w:color="auto" w:fill="BEBEBE" w:themeFill="background1" w:themeFillShade="BF"/>
                </w:tcPr>
                <w:p w14:paraId="3ADBBF7E">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c>
                <w:tcPr>
                  <w:tcW w:w="1490" w:type="dxa"/>
                  <w:shd w:val="clear" w:color="auto" w:fill="BEBEBE" w:themeFill="background1" w:themeFillShade="BF"/>
                </w:tcPr>
                <w:p w14:paraId="163D9DB2">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填写人</w:t>
                  </w:r>
                </w:p>
              </w:tc>
            </w:tr>
            <w:tr w14:paraId="02C2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vAlign w:val="center"/>
                </w:tcPr>
                <w:p w14:paraId="41934CAE">
                  <w:pPr>
                    <w:numPr>
                      <w:ilvl w:val="0"/>
                      <w:numId w:val="0"/>
                    </w:numPr>
                    <w:rPr>
                      <w:rFonts w:hint="default"/>
                      <w:highlight w:val="none"/>
                      <w:vertAlign w:val="baseline"/>
                      <w:lang w:val="en-US" w:eastAsia="zh-CN"/>
                    </w:rPr>
                  </w:pPr>
                  <w:r>
                    <w:rPr>
                      <w:rFonts w:hint="eastAsia"/>
                      <w:lang w:val="en-US" w:eastAsia="zh-CN"/>
                    </w:rPr>
                    <w:t>设备状态</w:t>
                  </w:r>
                </w:p>
              </w:tc>
              <w:tc>
                <w:tcPr>
                  <w:tcW w:w="5416" w:type="dxa"/>
                  <w:vAlign w:val="center"/>
                </w:tcPr>
                <w:p w14:paraId="6AC51AB9">
                  <w:pPr>
                    <w:numPr>
                      <w:ilvl w:val="0"/>
                      <w:numId w:val="0"/>
                    </w:numPr>
                    <w:rPr>
                      <w:rFonts w:hint="default"/>
                      <w:highlight w:val="none"/>
                      <w:lang w:val="en-US" w:eastAsia="zh-CN"/>
                    </w:rPr>
                  </w:pPr>
                  <w:r>
                    <w:rPr>
                      <w:rFonts w:hint="eastAsia"/>
                      <w:highlight w:val="none"/>
                      <w:lang w:val="en-US" w:eastAsia="zh-CN"/>
                    </w:rPr>
                    <w:t>若分不同的入口创建表单，则根据所选入口，直接填充“退网”</w:t>
                  </w:r>
                </w:p>
              </w:tc>
              <w:tc>
                <w:tcPr>
                  <w:tcW w:w="1490" w:type="dxa"/>
                  <w:vAlign w:val="center"/>
                </w:tcPr>
                <w:p w14:paraId="1EF4EDA3">
                  <w:pPr>
                    <w:numPr>
                      <w:ilvl w:val="0"/>
                      <w:numId w:val="0"/>
                    </w:numPr>
                    <w:rPr>
                      <w:rFonts w:hint="default"/>
                      <w:b/>
                      <w:bCs/>
                      <w:color w:val="00B050"/>
                      <w:lang w:val="en-US" w:eastAsia="zh-CN"/>
                    </w:rPr>
                  </w:pPr>
                  <w:r>
                    <w:rPr>
                      <w:rFonts w:hint="eastAsia"/>
                      <w:b w:val="0"/>
                      <w:bCs w:val="0"/>
                      <w:color w:val="auto"/>
                      <w:lang w:val="en-US" w:eastAsia="zh-CN"/>
                    </w:rPr>
                    <w:t>申请人</w:t>
                  </w:r>
                </w:p>
              </w:tc>
            </w:tr>
            <w:tr w14:paraId="01AD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vAlign w:val="center"/>
                </w:tcPr>
                <w:p w14:paraId="5B362FDE">
                  <w:pPr>
                    <w:numPr>
                      <w:ilvl w:val="0"/>
                      <w:numId w:val="0"/>
                    </w:numPr>
                    <w:ind w:left="0" w:leftChars="0" w:firstLine="0" w:firstLineChars="0"/>
                    <w:rPr>
                      <w:rFonts w:hint="default"/>
                      <w:vertAlign w:val="baseline"/>
                      <w:lang w:val="en-US" w:eastAsia="zh-CN"/>
                    </w:rPr>
                  </w:pPr>
                  <w:r>
                    <w:rPr>
                      <w:rFonts w:hint="eastAsia"/>
                      <w:lang w:val="en-US" w:eastAsia="zh-CN"/>
                    </w:rPr>
                    <w:t>接入动环监控系统类别</w:t>
                  </w:r>
                </w:p>
              </w:tc>
              <w:tc>
                <w:tcPr>
                  <w:tcW w:w="5416" w:type="dxa"/>
                  <w:vAlign w:val="center"/>
                </w:tcPr>
                <w:p w14:paraId="27DBDC38">
                  <w:pPr>
                    <w:numPr>
                      <w:ilvl w:val="0"/>
                      <w:numId w:val="0"/>
                    </w:numPr>
                    <w:ind w:left="0" w:leftChars="0" w:firstLine="0" w:firstLineChars="0"/>
                    <w:rPr>
                      <w:rFonts w:hint="default"/>
                      <w:vertAlign w:val="baseline"/>
                      <w:lang w:val="en-US" w:eastAsia="zh-CN"/>
                    </w:rPr>
                  </w:pPr>
                  <w:r>
                    <w:rPr>
                      <w:rFonts w:hint="eastAsia"/>
                      <w:b w:val="0"/>
                      <w:bCs w:val="0"/>
                      <w:color w:val="auto"/>
                      <w:lang w:val="en-US" w:eastAsia="zh-CN"/>
                    </w:rPr>
                    <w:t>必填项</w:t>
                  </w:r>
                  <w:r>
                    <w:rPr>
                      <w:rFonts w:hint="eastAsia"/>
                      <w:lang w:val="en-US" w:eastAsia="zh-CN"/>
                    </w:rPr>
                    <w:t>，下拉选项——局房动环、基站动环</w:t>
                  </w:r>
                </w:p>
              </w:tc>
              <w:tc>
                <w:tcPr>
                  <w:tcW w:w="1490" w:type="dxa"/>
                  <w:vAlign w:val="center"/>
                </w:tcPr>
                <w:p w14:paraId="0FFD7333">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14:paraId="3A45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center"/>
                </w:tcPr>
                <w:p w14:paraId="373DA629">
                  <w:pPr>
                    <w:numPr>
                      <w:ilvl w:val="0"/>
                      <w:numId w:val="0"/>
                    </w:numPr>
                    <w:ind w:left="0" w:leftChars="0" w:firstLine="0" w:firstLineChars="0"/>
                    <w:rPr>
                      <w:rFonts w:hint="default"/>
                      <w:sz w:val="18"/>
                      <w:szCs w:val="18"/>
                      <w:highlight w:val="none"/>
                      <w:vertAlign w:val="baseline"/>
                      <w:lang w:val="en-US" w:eastAsia="zh-CN"/>
                    </w:rPr>
                  </w:pPr>
                  <w:r>
                    <w:rPr>
                      <w:rFonts w:hint="eastAsia"/>
                      <w:vertAlign w:val="baseline"/>
                      <w:lang w:val="en-US" w:eastAsia="zh-CN"/>
                    </w:rPr>
                    <w:t>IP</w:t>
                  </w:r>
                </w:p>
              </w:tc>
              <w:tc>
                <w:tcPr>
                  <w:tcW w:w="5416" w:type="dxa"/>
                  <w:vAlign w:val="center"/>
                </w:tcPr>
                <w:p w14:paraId="0BB91597">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必填项，支持模糊查找下拉选择。IP占用情况为在线或者离线的IP可选。</w:t>
                  </w:r>
                </w:p>
              </w:tc>
              <w:tc>
                <w:tcPr>
                  <w:tcW w:w="1490" w:type="dxa"/>
                  <w:vAlign w:val="center"/>
                </w:tcPr>
                <w:p w14:paraId="46644CD9">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14:paraId="66ADE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7B09A6A5">
                  <w:pPr>
                    <w:numPr>
                      <w:ilvl w:val="0"/>
                      <w:numId w:val="0"/>
                    </w:numPr>
                    <w:ind w:left="0" w:leftChars="0" w:firstLine="0" w:firstLineChars="0"/>
                    <w:rPr>
                      <w:rFonts w:hint="default"/>
                      <w:lang w:val="en-US" w:eastAsia="zh-CN"/>
                    </w:rPr>
                  </w:pPr>
                  <w:r>
                    <w:rPr>
                      <w:rFonts w:hint="eastAsia"/>
                      <w:lang w:val="en-US" w:eastAsia="zh-CN"/>
                    </w:rPr>
                    <w:t>地市</w:t>
                  </w:r>
                </w:p>
              </w:tc>
              <w:tc>
                <w:tcPr>
                  <w:tcW w:w="5416" w:type="dxa"/>
                  <w:vAlign w:val="center"/>
                </w:tcPr>
                <w:p w14:paraId="075AC669">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14:paraId="0C4AC5F7">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14:paraId="584F1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center"/>
                </w:tcPr>
                <w:p w14:paraId="7134AC3F">
                  <w:pPr>
                    <w:numPr>
                      <w:ilvl w:val="0"/>
                      <w:numId w:val="0"/>
                    </w:numPr>
                    <w:ind w:left="0" w:leftChars="0" w:firstLine="0" w:firstLineChars="0"/>
                    <w:rPr>
                      <w:rFonts w:hint="default"/>
                      <w:lang w:val="en-US" w:eastAsia="zh-CN"/>
                    </w:rPr>
                  </w:pPr>
                  <w:r>
                    <w:rPr>
                      <w:rFonts w:hint="eastAsia"/>
                      <w:lang w:val="en-US" w:eastAsia="zh-CN"/>
                    </w:rPr>
                    <w:t>站点类型</w:t>
                  </w:r>
                </w:p>
              </w:tc>
              <w:tc>
                <w:tcPr>
                  <w:tcW w:w="5416" w:type="dxa"/>
                  <w:vAlign w:val="center"/>
                </w:tcPr>
                <w:p w14:paraId="05AF86C2">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14:paraId="5F89A0C2">
                  <w:pPr>
                    <w:numPr>
                      <w:ilvl w:val="0"/>
                      <w:numId w:val="0"/>
                    </w:numPr>
                    <w:ind w:left="0" w:leftChars="0" w:firstLine="0" w:firstLineChars="0"/>
                    <w:rPr>
                      <w:rFonts w:hint="default"/>
                      <w:b/>
                      <w:bCs/>
                      <w:color w:val="00B050"/>
                      <w:lang w:val="en-US" w:eastAsia="zh-CN"/>
                    </w:rPr>
                  </w:pPr>
                  <w:r>
                    <w:rPr>
                      <w:rFonts w:hint="eastAsia"/>
                      <w:b w:val="0"/>
                      <w:bCs w:val="0"/>
                      <w:color w:val="auto"/>
                      <w:lang w:val="en-US" w:eastAsia="zh-CN"/>
                    </w:rPr>
                    <w:t>申请人</w:t>
                  </w:r>
                </w:p>
              </w:tc>
            </w:tr>
            <w:tr w14:paraId="117D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0B161EE1">
                  <w:pPr>
                    <w:numPr>
                      <w:ilvl w:val="0"/>
                      <w:numId w:val="0"/>
                    </w:numPr>
                    <w:ind w:left="0" w:leftChars="0" w:firstLine="0" w:firstLineChars="0"/>
                    <w:rPr>
                      <w:rFonts w:hint="default"/>
                      <w:lang w:val="en-US" w:eastAsia="zh-CN"/>
                    </w:rPr>
                  </w:pPr>
                  <w:r>
                    <w:rPr>
                      <w:rFonts w:hint="eastAsia"/>
                      <w:lang w:val="en-US" w:eastAsia="zh-CN"/>
                    </w:rPr>
                    <w:t>站点名称</w:t>
                  </w:r>
                </w:p>
              </w:tc>
              <w:tc>
                <w:tcPr>
                  <w:tcW w:w="5416" w:type="dxa"/>
                  <w:vAlign w:val="center"/>
                </w:tcPr>
                <w:p w14:paraId="5FDE44C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必填项，支持模糊查找下拉选择。若输入IP，则自动带出</w:t>
                  </w:r>
                </w:p>
              </w:tc>
              <w:tc>
                <w:tcPr>
                  <w:tcW w:w="1490" w:type="dxa"/>
                  <w:vAlign w:val="center"/>
                </w:tcPr>
                <w:p w14:paraId="71719072">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14:paraId="1E93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55FFA30B">
                  <w:pPr>
                    <w:numPr>
                      <w:ilvl w:val="0"/>
                      <w:numId w:val="0"/>
                    </w:numPr>
                    <w:ind w:left="0" w:leftChars="0" w:firstLine="0" w:firstLineChars="0"/>
                    <w:rPr>
                      <w:rFonts w:hint="default"/>
                      <w:lang w:val="en-US" w:eastAsia="zh-CN"/>
                    </w:rPr>
                  </w:pPr>
                  <w:r>
                    <w:rPr>
                      <w:rFonts w:hint="eastAsia"/>
                      <w:lang w:val="en-US" w:eastAsia="zh-CN"/>
                    </w:rPr>
                    <w:t>机房名称</w:t>
                  </w:r>
                </w:p>
              </w:tc>
              <w:tc>
                <w:tcPr>
                  <w:tcW w:w="5416" w:type="dxa"/>
                  <w:vAlign w:val="center"/>
                </w:tcPr>
                <w:p w14:paraId="0946010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必填项，支持模糊查找下拉选择。若输入IP，则自动带出</w:t>
                  </w:r>
                </w:p>
              </w:tc>
              <w:tc>
                <w:tcPr>
                  <w:tcW w:w="1490" w:type="dxa"/>
                  <w:vAlign w:val="center"/>
                </w:tcPr>
                <w:p w14:paraId="082F62DB">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14:paraId="5162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7A7A8745">
                  <w:pPr>
                    <w:numPr>
                      <w:ilvl w:val="0"/>
                      <w:numId w:val="0"/>
                    </w:numPr>
                    <w:ind w:left="0" w:leftChars="0" w:firstLine="0" w:firstLineChars="0"/>
                    <w:rPr>
                      <w:rFonts w:hint="default"/>
                      <w:lang w:val="en-US" w:eastAsia="zh-CN"/>
                    </w:rPr>
                  </w:pPr>
                  <w:r>
                    <w:rPr>
                      <w:rFonts w:hint="eastAsia"/>
                      <w:lang w:val="en-US" w:eastAsia="zh-CN"/>
                    </w:rPr>
                    <w:t>设备类型</w:t>
                  </w:r>
                </w:p>
              </w:tc>
              <w:tc>
                <w:tcPr>
                  <w:tcW w:w="5416" w:type="dxa"/>
                  <w:vAlign w:val="center"/>
                </w:tcPr>
                <w:p w14:paraId="20B7FEE4">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14:paraId="38C00340">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14:paraId="42F0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7E6CCFB1">
                  <w:pPr>
                    <w:numPr>
                      <w:ilvl w:val="0"/>
                      <w:numId w:val="0"/>
                    </w:numPr>
                    <w:ind w:left="0" w:leftChars="0" w:firstLine="0" w:firstLineChars="0"/>
                    <w:rPr>
                      <w:rFonts w:hint="default"/>
                      <w:lang w:val="en-US" w:eastAsia="zh-CN"/>
                    </w:rPr>
                  </w:pPr>
                  <w:r>
                    <w:rPr>
                      <w:rFonts w:hint="eastAsia"/>
                      <w:lang w:val="en-US" w:eastAsia="zh-CN"/>
                    </w:rPr>
                    <w:t>设备名称</w:t>
                  </w:r>
                </w:p>
              </w:tc>
              <w:tc>
                <w:tcPr>
                  <w:tcW w:w="5416" w:type="dxa"/>
                  <w:vAlign w:val="center"/>
                </w:tcPr>
                <w:p w14:paraId="15A3273E">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必填项，下拉选择，选择后可带出其关联的IP。若输入IP，则自动带出</w:t>
                  </w:r>
                </w:p>
              </w:tc>
              <w:tc>
                <w:tcPr>
                  <w:tcW w:w="1490" w:type="dxa"/>
                  <w:vAlign w:val="center"/>
                </w:tcPr>
                <w:p w14:paraId="54852733">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14:paraId="03E07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3605ECA6">
                  <w:pPr>
                    <w:numPr>
                      <w:ilvl w:val="0"/>
                      <w:numId w:val="0"/>
                    </w:numPr>
                    <w:ind w:left="0" w:leftChars="0" w:firstLine="0" w:firstLineChars="0"/>
                    <w:rPr>
                      <w:rFonts w:hint="default"/>
                      <w:lang w:val="en-US" w:eastAsia="zh-CN"/>
                    </w:rPr>
                  </w:pPr>
                  <w:r>
                    <w:rPr>
                      <w:rFonts w:hint="eastAsia"/>
                      <w:lang w:val="en-US" w:eastAsia="zh-CN"/>
                    </w:rPr>
                    <w:t>设备厂家</w:t>
                  </w:r>
                </w:p>
              </w:tc>
              <w:tc>
                <w:tcPr>
                  <w:tcW w:w="5416" w:type="dxa"/>
                  <w:vAlign w:val="center"/>
                </w:tcPr>
                <w:p w14:paraId="7F9D5959">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14:paraId="06A04435">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14:paraId="4E21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901" w:type="dxa"/>
                  <w:vAlign w:val="top"/>
                </w:tcPr>
                <w:p w14:paraId="67CF7544">
                  <w:pPr>
                    <w:numPr>
                      <w:ilvl w:val="0"/>
                      <w:numId w:val="0"/>
                    </w:numPr>
                    <w:ind w:left="0" w:leftChars="0" w:firstLine="0" w:firstLineChars="0"/>
                    <w:rPr>
                      <w:rFonts w:hint="default"/>
                      <w:vertAlign w:val="baseline"/>
                      <w:lang w:val="en-US" w:eastAsia="zh-CN"/>
                    </w:rPr>
                  </w:pPr>
                  <w:r>
                    <w:rPr>
                      <w:rFonts w:hint="eastAsia"/>
                      <w:sz w:val="18"/>
                      <w:szCs w:val="18"/>
                      <w:lang w:val="en-US" w:eastAsia="zh-CN"/>
                    </w:rPr>
                    <w:t>（基站侧）传输PTN配置端口</w:t>
                  </w:r>
                </w:p>
              </w:tc>
              <w:tc>
                <w:tcPr>
                  <w:tcW w:w="5416" w:type="dxa"/>
                  <w:vAlign w:val="center"/>
                </w:tcPr>
                <w:p w14:paraId="51EBCDCF">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
                <w:p w14:paraId="181F7C12">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14:paraId="49AF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319E138C">
                  <w:pPr>
                    <w:numPr>
                      <w:ilvl w:val="0"/>
                      <w:numId w:val="0"/>
                    </w:numPr>
                    <w:ind w:left="0" w:leftChars="0" w:firstLine="0" w:firstLineChars="0"/>
                    <w:rPr>
                      <w:rFonts w:hint="default"/>
                      <w:vertAlign w:val="baseline"/>
                      <w:lang w:val="en-US" w:eastAsia="zh-CN"/>
                    </w:rPr>
                  </w:pPr>
                  <w:r>
                    <w:rPr>
                      <w:rFonts w:hint="eastAsia"/>
                      <w:sz w:val="18"/>
                      <w:szCs w:val="18"/>
                      <w:lang w:val="en-US" w:eastAsia="zh-CN"/>
                    </w:rPr>
                    <w:t>（核心机房侧）PTN配置端口</w:t>
                  </w:r>
                </w:p>
              </w:tc>
              <w:tc>
                <w:tcPr>
                  <w:tcW w:w="5416" w:type="dxa"/>
                  <w:vAlign w:val="center"/>
                </w:tcPr>
                <w:p w14:paraId="5DC26869">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
                <w:p w14:paraId="2759E7F0">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14:paraId="46AB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5CBDB134">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5416" w:type="dxa"/>
                  <w:vAlign w:val="center"/>
                </w:tcPr>
                <w:p w14:paraId="05690C7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14:paraId="3844C316">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14:paraId="7134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2D791E38">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5416" w:type="dxa"/>
                  <w:vAlign w:val="center"/>
                </w:tcPr>
                <w:p w14:paraId="72D07EBB">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14:paraId="098FDC7D">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14:paraId="66A3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649C83E6">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5416" w:type="dxa"/>
                  <w:vAlign w:val="center"/>
                </w:tcPr>
                <w:p w14:paraId="5C29D1EC">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14:paraId="7E3C5D62">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bl>
          <w:p w14:paraId="5560D0EE">
            <w:pPr>
              <w:widowControl w:val="0"/>
              <w:numPr>
                <w:ilvl w:val="0"/>
                <w:numId w:val="0"/>
              </w:numPr>
              <w:jc w:val="both"/>
              <w:rPr>
                <w:rFonts w:hint="default"/>
                <w:lang w:val="en-US" w:eastAsia="zh-CN"/>
              </w:rPr>
            </w:pPr>
            <w:r>
              <w:rPr>
                <w:rFonts w:hint="eastAsia"/>
                <w:lang w:val="en-US" w:eastAsia="zh-CN"/>
              </w:rPr>
              <w:t>表单提交时需校验必填项是否填写。</w:t>
            </w:r>
          </w:p>
          <w:p w14:paraId="34260C6F">
            <w:pPr>
              <w:widowControl w:val="0"/>
              <w:numPr>
                <w:ilvl w:val="0"/>
                <w:numId w:val="0"/>
              </w:numPr>
              <w:jc w:val="both"/>
              <w:rPr>
                <w:rFonts w:hint="default"/>
                <w:lang w:val="en-US" w:eastAsia="zh-CN"/>
              </w:rPr>
            </w:pPr>
          </w:p>
          <w:p w14:paraId="5AA27DF1">
            <w:pPr>
              <w:widowControl w:val="0"/>
              <w:numPr>
                <w:ilvl w:val="0"/>
                <w:numId w:val="0"/>
              </w:numPr>
              <w:jc w:val="both"/>
              <w:rPr>
                <w:rFonts w:hint="default"/>
                <w:lang w:val="en-US" w:eastAsia="zh-CN"/>
              </w:rPr>
            </w:pPr>
          </w:p>
          <w:p w14:paraId="17C68DC0">
            <w:pPr>
              <w:widowControl w:val="0"/>
              <w:numPr>
                <w:ilvl w:val="0"/>
                <w:numId w:val="0"/>
              </w:numPr>
              <w:jc w:val="both"/>
              <w:rPr>
                <w:rFonts w:hint="eastAsia"/>
                <w:lang w:val="en-US" w:eastAsia="zh-CN"/>
              </w:rPr>
            </w:pPr>
            <w:r>
              <w:rPr>
                <w:rFonts w:hint="eastAsia"/>
                <w:lang w:val="en-US" w:eastAsia="zh-CN"/>
              </w:rPr>
              <w:t>2.3表单字段——</w:t>
            </w:r>
            <w:r>
              <w:rPr>
                <w:rFonts w:hint="eastAsia"/>
                <w:b/>
                <w:bCs/>
                <w:lang w:val="en-US" w:eastAsia="zh-CN"/>
              </w:rPr>
              <w:t>变更</w:t>
            </w:r>
            <w:r>
              <w:rPr>
                <w:rFonts w:hint="eastAsia"/>
                <w:lang w:val="en-US" w:eastAsia="zh-CN"/>
              </w:rPr>
              <w:t>申请</w:t>
            </w:r>
          </w:p>
          <w:p w14:paraId="6D7DEEB3">
            <w:pPr>
              <w:rPr>
                <w:rFonts w:hint="eastAsia"/>
                <w:lang w:val="en-US" w:eastAsia="zh-CN"/>
              </w:rPr>
            </w:pPr>
            <w:r>
              <w:rPr>
                <w:rFonts w:hint="eastAsia"/>
                <w:lang w:val="en-US" w:eastAsia="zh-CN"/>
              </w:rPr>
              <w:t>新增变更申请工单，可通过填写IP地址，自动带出相关信息。也可通过逐层填写空间位置信息：地市→站点类型→站点名称→机房名称→设备类型→设备名称，找到待退网设备名称，选择对应设备名称，自动带出其IP及其余网络信息，单击确认后新增。</w:t>
            </w:r>
          </w:p>
          <w:p w14:paraId="6D72B2B9">
            <w:pPr>
              <w:widowControl w:val="0"/>
              <w:numPr>
                <w:ilvl w:val="0"/>
                <w:numId w:val="0"/>
              </w:numPr>
              <w:jc w:val="both"/>
              <w:rPr>
                <w:rFonts w:hint="default"/>
                <w:lang w:val="en-US" w:eastAsia="zh-CN"/>
              </w:rPr>
            </w:pPr>
            <w:r>
              <w:rPr>
                <w:rFonts w:hint="eastAsia"/>
                <w:lang w:val="en-US" w:eastAsia="zh-CN"/>
              </w:rPr>
              <w:t>若填写IP后需要修改编辑，可直接修改IP，也可以通过修改设备信息来修改。若重新选择空间位置信息，则自动清空其下层选项信息并锁定，选择完成后开放下一层级选项可编辑，直到选择相应设备。</w:t>
            </w:r>
            <w:r>
              <w:commentReference w:id="2"/>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1"/>
              <w:gridCol w:w="5416"/>
              <w:gridCol w:w="1490"/>
            </w:tblGrid>
            <w:tr w14:paraId="417F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shd w:val="clear" w:color="auto" w:fill="BEBEBE" w:themeFill="background1" w:themeFillShade="BF"/>
                </w:tcPr>
                <w:p w14:paraId="6159E400">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416" w:type="dxa"/>
                  <w:shd w:val="clear" w:color="auto" w:fill="BEBEBE" w:themeFill="background1" w:themeFillShade="BF"/>
                </w:tcPr>
                <w:p w14:paraId="0F466AF0">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c>
                <w:tcPr>
                  <w:tcW w:w="1490" w:type="dxa"/>
                  <w:shd w:val="clear" w:color="auto" w:fill="BEBEBE" w:themeFill="background1" w:themeFillShade="BF"/>
                </w:tcPr>
                <w:p w14:paraId="16B66845">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填写人</w:t>
                  </w:r>
                </w:p>
              </w:tc>
            </w:tr>
            <w:tr w14:paraId="1EB5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vAlign w:val="center"/>
                </w:tcPr>
                <w:p w14:paraId="2894B6ED">
                  <w:pPr>
                    <w:numPr>
                      <w:ilvl w:val="0"/>
                      <w:numId w:val="0"/>
                    </w:numPr>
                    <w:rPr>
                      <w:rFonts w:hint="default"/>
                      <w:highlight w:val="none"/>
                      <w:vertAlign w:val="baseline"/>
                      <w:lang w:val="en-US" w:eastAsia="zh-CN"/>
                    </w:rPr>
                  </w:pPr>
                  <w:r>
                    <w:rPr>
                      <w:rFonts w:hint="eastAsia"/>
                      <w:lang w:val="en-US" w:eastAsia="zh-CN"/>
                    </w:rPr>
                    <w:t>设备状态</w:t>
                  </w:r>
                </w:p>
              </w:tc>
              <w:tc>
                <w:tcPr>
                  <w:tcW w:w="5416" w:type="dxa"/>
                  <w:vAlign w:val="center"/>
                </w:tcPr>
                <w:p w14:paraId="00800510">
                  <w:pPr>
                    <w:numPr>
                      <w:ilvl w:val="0"/>
                      <w:numId w:val="0"/>
                    </w:numPr>
                    <w:rPr>
                      <w:rFonts w:hint="default"/>
                      <w:highlight w:val="none"/>
                      <w:lang w:val="en-US" w:eastAsia="zh-CN"/>
                    </w:rPr>
                  </w:pPr>
                  <w:r>
                    <w:rPr>
                      <w:rFonts w:hint="eastAsia"/>
                      <w:highlight w:val="none"/>
                      <w:lang w:val="en-US" w:eastAsia="zh-CN"/>
                    </w:rPr>
                    <w:t>若分不同的入口创建表单，则根据所选入口，直接填充“变更”</w:t>
                  </w:r>
                </w:p>
              </w:tc>
              <w:tc>
                <w:tcPr>
                  <w:tcW w:w="1490" w:type="dxa"/>
                  <w:vAlign w:val="center"/>
                </w:tcPr>
                <w:p w14:paraId="1583B685">
                  <w:pPr>
                    <w:numPr>
                      <w:ilvl w:val="0"/>
                      <w:numId w:val="0"/>
                    </w:numPr>
                    <w:rPr>
                      <w:rFonts w:hint="default"/>
                      <w:b/>
                      <w:bCs/>
                      <w:color w:val="00B050"/>
                      <w:lang w:val="en-US" w:eastAsia="zh-CN"/>
                    </w:rPr>
                  </w:pPr>
                  <w:r>
                    <w:rPr>
                      <w:rFonts w:hint="eastAsia"/>
                      <w:b w:val="0"/>
                      <w:bCs w:val="0"/>
                      <w:color w:val="auto"/>
                      <w:lang w:val="en-US" w:eastAsia="zh-CN"/>
                    </w:rPr>
                    <w:t>申请人</w:t>
                  </w:r>
                </w:p>
              </w:tc>
            </w:tr>
            <w:tr w14:paraId="5B31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vAlign w:val="center"/>
                </w:tcPr>
                <w:p w14:paraId="0EABA29B">
                  <w:pPr>
                    <w:numPr>
                      <w:ilvl w:val="0"/>
                      <w:numId w:val="0"/>
                    </w:numPr>
                    <w:ind w:left="0" w:leftChars="0" w:firstLine="0" w:firstLineChars="0"/>
                    <w:rPr>
                      <w:rFonts w:hint="default"/>
                      <w:vertAlign w:val="baseline"/>
                      <w:lang w:val="en-US" w:eastAsia="zh-CN"/>
                    </w:rPr>
                  </w:pPr>
                  <w:r>
                    <w:rPr>
                      <w:rFonts w:hint="eastAsia"/>
                      <w:lang w:val="en-US" w:eastAsia="zh-CN"/>
                    </w:rPr>
                    <w:t>接入动环监控系统类别</w:t>
                  </w:r>
                </w:p>
              </w:tc>
              <w:tc>
                <w:tcPr>
                  <w:tcW w:w="5416" w:type="dxa"/>
                  <w:vAlign w:val="center"/>
                </w:tcPr>
                <w:p w14:paraId="1AC4666D">
                  <w:pPr>
                    <w:numPr>
                      <w:ilvl w:val="0"/>
                      <w:numId w:val="0"/>
                    </w:numPr>
                    <w:ind w:left="0" w:leftChars="0" w:firstLine="0" w:firstLineChars="0"/>
                    <w:rPr>
                      <w:rFonts w:hint="default"/>
                      <w:vertAlign w:val="baseline"/>
                      <w:lang w:val="en-US" w:eastAsia="zh-CN"/>
                    </w:rPr>
                  </w:pPr>
                  <w:r>
                    <w:rPr>
                      <w:rFonts w:hint="eastAsia"/>
                      <w:b w:val="0"/>
                      <w:bCs w:val="0"/>
                      <w:color w:val="auto"/>
                      <w:lang w:val="en-US" w:eastAsia="zh-CN"/>
                    </w:rPr>
                    <w:t>必填项</w:t>
                  </w:r>
                  <w:r>
                    <w:rPr>
                      <w:rFonts w:hint="eastAsia"/>
                      <w:lang w:val="en-US" w:eastAsia="zh-CN"/>
                    </w:rPr>
                    <w:t>，下拉选项——局房动环、基站动环</w:t>
                  </w:r>
                </w:p>
              </w:tc>
              <w:tc>
                <w:tcPr>
                  <w:tcW w:w="1490" w:type="dxa"/>
                  <w:vAlign w:val="center"/>
                </w:tcPr>
                <w:p w14:paraId="52A1DD87">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14:paraId="028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center"/>
                </w:tcPr>
                <w:p w14:paraId="434E4383">
                  <w:pPr>
                    <w:numPr>
                      <w:ilvl w:val="0"/>
                      <w:numId w:val="0"/>
                    </w:numPr>
                    <w:ind w:left="0" w:leftChars="0" w:firstLine="0" w:firstLineChars="0"/>
                    <w:rPr>
                      <w:rFonts w:hint="default"/>
                      <w:sz w:val="18"/>
                      <w:szCs w:val="18"/>
                      <w:highlight w:val="none"/>
                      <w:vertAlign w:val="baseline"/>
                      <w:lang w:val="en-US" w:eastAsia="zh-CN"/>
                    </w:rPr>
                  </w:pPr>
                  <w:r>
                    <w:rPr>
                      <w:rFonts w:hint="eastAsia"/>
                      <w:vertAlign w:val="baseline"/>
                      <w:lang w:val="en-US" w:eastAsia="zh-CN"/>
                    </w:rPr>
                    <w:t>IP</w:t>
                  </w:r>
                </w:p>
              </w:tc>
              <w:tc>
                <w:tcPr>
                  <w:tcW w:w="5416" w:type="dxa"/>
                  <w:vAlign w:val="center"/>
                </w:tcPr>
                <w:p w14:paraId="21579E4D">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必填项，支持模糊查找下拉选择。IP占用情况为在线或者离线的IP可选。</w:t>
                  </w:r>
                </w:p>
              </w:tc>
              <w:tc>
                <w:tcPr>
                  <w:tcW w:w="1490" w:type="dxa"/>
                  <w:vAlign w:val="center"/>
                </w:tcPr>
                <w:p w14:paraId="54BCC0DD">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14:paraId="0BDF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40525FDF">
                  <w:pPr>
                    <w:numPr>
                      <w:ilvl w:val="0"/>
                      <w:numId w:val="0"/>
                    </w:numPr>
                    <w:ind w:left="0" w:leftChars="0" w:firstLine="0" w:firstLineChars="0"/>
                    <w:rPr>
                      <w:rFonts w:hint="default"/>
                      <w:lang w:val="en-US" w:eastAsia="zh-CN"/>
                    </w:rPr>
                  </w:pPr>
                  <w:r>
                    <w:rPr>
                      <w:rFonts w:hint="eastAsia"/>
                      <w:lang w:val="en-US" w:eastAsia="zh-CN"/>
                    </w:rPr>
                    <w:t>地市</w:t>
                  </w:r>
                </w:p>
              </w:tc>
              <w:tc>
                <w:tcPr>
                  <w:tcW w:w="5416" w:type="dxa"/>
                  <w:vAlign w:val="center"/>
                </w:tcPr>
                <w:p w14:paraId="02B7D112">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14:paraId="25942DAD">
                  <w:pPr>
                    <w:numPr>
                      <w:ilvl w:val="0"/>
                      <w:numId w:val="0"/>
                    </w:numPr>
                    <w:ind w:left="0" w:leftChars="0" w:firstLine="0" w:firstLineChars="0"/>
                    <w:rPr>
                      <w:rFonts w:hint="eastAsia"/>
                      <w:b/>
                      <w:bCs/>
                      <w:color w:val="00B050"/>
                      <w:lang w:val="en-US" w:eastAsia="zh-CN"/>
                    </w:rPr>
                  </w:pPr>
                  <w:r>
                    <w:rPr>
                      <w:rFonts w:hint="eastAsia"/>
                      <w:b w:val="0"/>
                      <w:bCs w:val="0"/>
                      <w:color w:val="auto"/>
                      <w:lang w:val="en-US" w:eastAsia="zh-CN"/>
                    </w:rPr>
                    <w:t>申请人</w:t>
                  </w:r>
                </w:p>
              </w:tc>
            </w:tr>
            <w:tr w14:paraId="42865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center"/>
                </w:tcPr>
                <w:p w14:paraId="6E302924">
                  <w:pPr>
                    <w:numPr>
                      <w:ilvl w:val="0"/>
                      <w:numId w:val="0"/>
                    </w:numPr>
                    <w:ind w:left="0" w:leftChars="0" w:firstLine="0" w:firstLineChars="0"/>
                    <w:rPr>
                      <w:rFonts w:hint="default"/>
                      <w:lang w:val="en-US" w:eastAsia="zh-CN"/>
                    </w:rPr>
                  </w:pPr>
                  <w:r>
                    <w:rPr>
                      <w:rFonts w:hint="eastAsia"/>
                      <w:lang w:val="en-US" w:eastAsia="zh-CN"/>
                    </w:rPr>
                    <w:t>站点类型</w:t>
                  </w:r>
                </w:p>
              </w:tc>
              <w:tc>
                <w:tcPr>
                  <w:tcW w:w="5416" w:type="dxa"/>
                  <w:vAlign w:val="center"/>
                </w:tcPr>
                <w:p w14:paraId="0FCDB2B7">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14:paraId="60DB13C8">
                  <w:pPr>
                    <w:numPr>
                      <w:ilvl w:val="0"/>
                      <w:numId w:val="0"/>
                    </w:numPr>
                    <w:ind w:left="0" w:leftChars="0" w:firstLine="0" w:firstLineChars="0"/>
                    <w:rPr>
                      <w:rFonts w:hint="default"/>
                      <w:b/>
                      <w:bCs/>
                      <w:color w:val="00B050"/>
                      <w:lang w:val="en-US" w:eastAsia="zh-CN"/>
                    </w:rPr>
                  </w:pPr>
                  <w:r>
                    <w:rPr>
                      <w:rFonts w:hint="eastAsia"/>
                      <w:b w:val="0"/>
                      <w:bCs w:val="0"/>
                      <w:color w:val="auto"/>
                      <w:lang w:val="en-US" w:eastAsia="zh-CN"/>
                    </w:rPr>
                    <w:t>申请人</w:t>
                  </w:r>
                </w:p>
              </w:tc>
            </w:tr>
            <w:tr w14:paraId="5E25B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65E55DD5">
                  <w:pPr>
                    <w:numPr>
                      <w:ilvl w:val="0"/>
                      <w:numId w:val="0"/>
                    </w:numPr>
                    <w:ind w:left="0" w:leftChars="0" w:firstLine="0" w:firstLineChars="0"/>
                    <w:rPr>
                      <w:rFonts w:hint="default"/>
                      <w:lang w:val="en-US" w:eastAsia="zh-CN"/>
                    </w:rPr>
                  </w:pPr>
                  <w:r>
                    <w:rPr>
                      <w:rFonts w:hint="eastAsia"/>
                      <w:lang w:val="en-US" w:eastAsia="zh-CN"/>
                    </w:rPr>
                    <w:t>站点名称</w:t>
                  </w:r>
                </w:p>
              </w:tc>
              <w:tc>
                <w:tcPr>
                  <w:tcW w:w="5416" w:type="dxa"/>
                  <w:vAlign w:val="center"/>
                </w:tcPr>
                <w:p w14:paraId="1F5CA920">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必填项，支持模糊查找下拉选择。若输入IP，则自动带出</w:t>
                  </w:r>
                </w:p>
              </w:tc>
              <w:tc>
                <w:tcPr>
                  <w:tcW w:w="1490" w:type="dxa"/>
                  <w:vAlign w:val="center"/>
                </w:tcPr>
                <w:p w14:paraId="2F97D4E5">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14:paraId="0886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65E3CD49">
                  <w:pPr>
                    <w:numPr>
                      <w:ilvl w:val="0"/>
                      <w:numId w:val="0"/>
                    </w:numPr>
                    <w:ind w:left="0" w:leftChars="0" w:firstLine="0" w:firstLineChars="0"/>
                    <w:rPr>
                      <w:rFonts w:hint="default"/>
                      <w:lang w:val="en-US" w:eastAsia="zh-CN"/>
                    </w:rPr>
                  </w:pPr>
                  <w:r>
                    <w:rPr>
                      <w:rFonts w:hint="eastAsia"/>
                      <w:lang w:val="en-US" w:eastAsia="zh-CN"/>
                    </w:rPr>
                    <w:t>机房名称</w:t>
                  </w:r>
                </w:p>
              </w:tc>
              <w:tc>
                <w:tcPr>
                  <w:tcW w:w="5416" w:type="dxa"/>
                  <w:vAlign w:val="center"/>
                </w:tcPr>
                <w:p w14:paraId="1C827846">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必填项，支持模糊查找下拉选择。若输入IP，则自动带出</w:t>
                  </w:r>
                </w:p>
              </w:tc>
              <w:tc>
                <w:tcPr>
                  <w:tcW w:w="1490" w:type="dxa"/>
                  <w:vAlign w:val="center"/>
                </w:tcPr>
                <w:p w14:paraId="3355A983">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14:paraId="1A3E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3424AEC6">
                  <w:pPr>
                    <w:numPr>
                      <w:ilvl w:val="0"/>
                      <w:numId w:val="0"/>
                    </w:numPr>
                    <w:ind w:left="0" w:leftChars="0" w:firstLine="0" w:firstLineChars="0"/>
                    <w:rPr>
                      <w:rFonts w:hint="default"/>
                      <w:lang w:val="en-US" w:eastAsia="zh-CN"/>
                    </w:rPr>
                  </w:pPr>
                  <w:r>
                    <w:rPr>
                      <w:rFonts w:hint="eastAsia"/>
                      <w:lang w:val="en-US" w:eastAsia="zh-CN"/>
                    </w:rPr>
                    <w:t>设备类型</w:t>
                  </w:r>
                </w:p>
              </w:tc>
              <w:tc>
                <w:tcPr>
                  <w:tcW w:w="5416" w:type="dxa"/>
                  <w:vAlign w:val="center"/>
                </w:tcPr>
                <w:p w14:paraId="0A9799A7">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必填项，下拉选择。若输入IP，则自动带出</w:t>
                  </w:r>
                </w:p>
              </w:tc>
              <w:tc>
                <w:tcPr>
                  <w:tcW w:w="1490" w:type="dxa"/>
                  <w:vAlign w:val="center"/>
                </w:tcPr>
                <w:p w14:paraId="534F2ABE">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14:paraId="21DCB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54CCFC4C">
                  <w:pPr>
                    <w:numPr>
                      <w:ilvl w:val="0"/>
                      <w:numId w:val="0"/>
                    </w:numPr>
                    <w:ind w:left="0" w:leftChars="0" w:firstLine="0" w:firstLineChars="0"/>
                    <w:rPr>
                      <w:rFonts w:hint="default"/>
                      <w:lang w:val="en-US" w:eastAsia="zh-CN"/>
                    </w:rPr>
                  </w:pPr>
                  <w:r>
                    <w:rPr>
                      <w:rFonts w:hint="eastAsia"/>
                      <w:lang w:val="en-US" w:eastAsia="zh-CN"/>
                    </w:rPr>
                    <w:t>设备名称</w:t>
                  </w:r>
                </w:p>
              </w:tc>
              <w:tc>
                <w:tcPr>
                  <w:tcW w:w="5416" w:type="dxa"/>
                  <w:vAlign w:val="center"/>
                </w:tcPr>
                <w:p w14:paraId="45D6BCCF">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必填项，下拉选择，选择后可带出其关联的IP。若输入IP，则自动带出</w:t>
                  </w:r>
                </w:p>
              </w:tc>
              <w:tc>
                <w:tcPr>
                  <w:tcW w:w="1490" w:type="dxa"/>
                  <w:vAlign w:val="center"/>
                </w:tcPr>
                <w:p w14:paraId="07DB9EFE">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14:paraId="057C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124DF0E7">
                  <w:pPr>
                    <w:numPr>
                      <w:ilvl w:val="0"/>
                      <w:numId w:val="0"/>
                    </w:numPr>
                    <w:ind w:left="0" w:leftChars="0" w:firstLine="0" w:firstLineChars="0"/>
                    <w:rPr>
                      <w:rFonts w:hint="default"/>
                      <w:lang w:val="en-US" w:eastAsia="zh-CN"/>
                    </w:rPr>
                  </w:pPr>
                  <w:r>
                    <w:rPr>
                      <w:rFonts w:hint="eastAsia"/>
                      <w:lang w:val="en-US" w:eastAsia="zh-CN"/>
                    </w:rPr>
                    <w:t>设备厂家</w:t>
                  </w:r>
                </w:p>
              </w:tc>
              <w:tc>
                <w:tcPr>
                  <w:tcW w:w="5416" w:type="dxa"/>
                  <w:vAlign w:val="center"/>
                </w:tcPr>
                <w:p w14:paraId="57D336CE">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14:paraId="6243ECCE">
                  <w:pPr>
                    <w:numPr>
                      <w:ilvl w:val="0"/>
                      <w:numId w:val="0"/>
                    </w:numPr>
                    <w:ind w:left="0" w:leftChars="0" w:firstLine="0" w:firstLineChars="0"/>
                    <w:rPr>
                      <w:rFonts w:hint="eastAsia"/>
                      <w:b w:val="0"/>
                      <w:bCs w:val="0"/>
                      <w:color w:val="auto"/>
                      <w:lang w:val="en-US" w:eastAsia="zh-CN"/>
                    </w:rPr>
                  </w:pPr>
                  <w:r>
                    <w:rPr>
                      <w:rFonts w:hint="eastAsia"/>
                      <w:b w:val="0"/>
                      <w:bCs w:val="0"/>
                      <w:color w:val="auto"/>
                      <w:lang w:val="en-US" w:eastAsia="zh-CN"/>
                    </w:rPr>
                    <w:t>申请人</w:t>
                  </w:r>
                </w:p>
              </w:tc>
            </w:tr>
            <w:tr w14:paraId="6FE1D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901" w:type="dxa"/>
                  <w:vAlign w:val="top"/>
                </w:tcPr>
                <w:p w14:paraId="5F2892D7">
                  <w:pPr>
                    <w:numPr>
                      <w:ilvl w:val="0"/>
                      <w:numId w:val="0"/>
                    </w:numPr>
                    <w:ind w:left="0" w:leftChars="0" w:firstLine="0" w:firstLineChars="0"/>
                    <w:rPr>
                      <w:rFonts w:hint="default"/>
                      <w:vertAlign w:val="baseline"/>
                      <w:lang w:val="en-US" w:eastAsia="zh-CN"/>
                    </w:rPr>
                  </w:pPr>
                  <w:r>
                    <w:rPr>
                      <w:rFonts w:hint="eastAsia"/>
                      <w:sz w:val="18"/>
                      <w:szCs w:val="18"/>
                      <w:lang w:val="en-US" w:eastAsia="zh-CN"/>
                    </w:rPr>
                    <w:t>（基站侧）传输PTN配置端口</w:t>
                  </w:r>
                </w:p>
              </w:tc>
              <w:tc>
                <w:tcPr>
                  <w:tcW w:w="5416" w:type="dxa"/>
                  <w:vAlign w:val="center"/>
                </w:tcPr>
                <w:p w14:paraId="62A1EE60">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
                <w:p w14:paraId="68900117">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申请人</w:t>
                  </w:r>
                </w:p>
              </w:tc>
            </w:tr>
            <w:tr w14:paraId="6920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30B8F75B">
                  <w:pPr>
                    <w:numPr>
                      <w:ilvl w:val="0"/>
                      <w:numId w:val="0"/>
                    </w:numPr>
                    <w:ind w:left="0" w:leftChars="0" w:firstLine="0" w:firstLineChars="0"/>
                    <w:rPr>
                      <w:rFonts w:hint="default"/>
                      <w:vertAlign w:val="baseline"/>
                      <w:lang w:val="en-US" w:eastAsia="zh-CN"/>
                    </w:rPr>
                  </w:pPr>
                  <w:r>
                    <w:rPr>
                      <w:rFonts w:hint="eastAsia"/>
                      <w:sz w:val="18"/>
                      <w:szCs w:val="18"/>
                      <w:lang w:val="en-US" w:eastAsia="zh-CN"/>
                    </w:rPr>
                    <w:t>（核心机房侧）PTN配置端口</w:t>
                  </w:r>
                </w:p>
              </w:tc>
              <w:tc>
                <w:tcPr>
                  <w:tcW w:w="5416" w:type="dxa"/>
                  <w:vAlign w:val="center"/>
                </w:tcPr>
                <w:p w14:paraId="2EF8A9CD">
                  <w:pPr>
                    <w:numPr>
                      <w:ilvl w:val="0"/>
                      <w:numId w:val="0"/>
                    </w:numPr>
                    <w:ind w:left="0" w:leftChars="0" w:firstLine="0" w:firstLineChars="0"/>
                    <w:rPr>
                      <w:rFonts w:hint="default"/>
                      <w:highlight w:val="none"/>
                      <w:vertAlign w:val="baseline"/>
                      <w:lang w:val="en-US" w:eastAsia="zh-CN"/>
                    </w:rPr>
                  </w:pPr>
                  <w:r>
                    <w:rPr>
                      <w:rFonts w:hint="eastAsia"/>
                      <w:b w:val="0"/>
                      <w:bCs w:val="0"/>
                      <w:color w:val="auto"/>
                      <w:lang w:val="en-US" w:eastAsia="zh-CN"/>
                    </w:rPr>
                    <w:t>非必填项，手动输入</w:t>
                  </w:r>
                </w:p>
              </w:tc>
              <w:tc>
                <w:tcPr>
                  <w:tcW w:w="1490" w:type="dxa"/>
                  <w:vAlign w:val="center"/>
                </w:tcPr>
                <w:p w14:paraId="376032A3">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14:paraId="0235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4B9C9FDC">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5416" w:type="dxa"/>
                  <w:vAlign w:val="center"/>
                </w:tcPr>
                <w:p w14:paraId="0ADED650">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14:paraId="52F10758">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14:paraId="788A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0F86B915">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5416" w:type="dxa"/>
                  <w:vAlign w:val="center"/>
                </w:tcPr>
                <w:p w14:paraId="40B919BC">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14:paraId="47CDEDEF">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14:paraId="3864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49DD30E4">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5416" w:type="dxa"/>
                  <w:vAlign w:val="center"/>
                </w:tcPr>
                <w:p w14:paraId="2B761618">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c>
                <w:tcPr>
                  <w:tcW w:w="1490" w:type="dxa"/>
                  <w:vAlign w:val="center"/>
                </w:tcPr>
                <w:p w14:paraId="6BB68491">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申请人</w:t>
                  </w:r>
                </w:p>
              </w:tc>
            </w:tr>
            <w:tr w14:paraId="2F7DA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46502DF7">
                  <w:pPr>
                    <w:numPr>
                      <w:ilvl w:val="0"/>
                      <w:numId w:val="0"/>
                    </w:numPr>
                    <w:ind w:left="0" w:leftChars="0" w:firstLine="0" w:firstLineChars="0"/>
                    <w:rPr>
                      <w:rFonts w:hint="default"/>
                      <w:vertAlign w:val="baseline"/>
                      <w:lang w:val="en-US" w:eastAsia="zh-CN"/>
                    </w:rPr>
                  </w:pPr>
                  <w:r>
                    <w:rPr>
                      <w:rFonts w:hint="eastAsia"/>
                      <w:vertAlign w:val="baseline"/>
                      <w:lang w:val="en-US" w:eastAsia="zh-CN"/>
                    </w:rPr>
                    <w:t>变更后IP</w:t>
                  </w:r>
                </w:p>
              </w:tc>
              <w:tc>
                <w:tcPr>
                  <w:tcW w:w="5416" w:type="dxa"/>
                  <w:vAlign w:val="center"/>
                </w:tcPr>
                <w:p w14:paraId="7CDF91F2">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批复环节必填，选择相应空闲IP进行批复</w:t>
                  </w:r>
                </w:p>
                <w:p w14:paraId="76FFEA47">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IP选择逻辑：</w:t>
                  </w:r>
                </w:p>
                <w:p w14:paraId="55A010C8">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1、动环监控系统类别为“局房动环”，南宁和其余地市区分。</w:t>
                  </w:r>
                </w:p>
                <w:p w14:paraId="5BC836D6">
                  <w:pPr>
                    <w:numPr>
                      <w:ilvl w:val="0"/>
                      <w:numId w:val="14"/>
                    </w:numPr>
                    <w:ind w:left="420" w:leftChars="0" w:hanging="420" w:firstLineChars="0"/>
                    <w:rPr>
                      <w:rFonts w:hint="eastAsia"/>
                      <w:highlight w:val="none"/>
                      <w:vertAlign w:val="baseline"/>
                      <w:lang w:val="en-US" w:eastAsia="zh-CN"/>
                    </w:rPr>
                  </w:pPr>
                  <w:r>
                    <w:rPr>
                      <w:rFonts w:hint="eastAsia"/>
                      <w:highlight w:val="none"/>
                      <w:vertAlign w:val="baseline"/>
                      <w:lang w:val="en-US" w:eastAsia="zh-CN"/>
                    </w:rPr>
                    <w:t>南宁：弹窗显示南宁市、局房动环IP库，支持局房名称筛选，显示筛选条件下的所有空闲IP，选择IP填入</w:t>
                  </w:r>
                </w:p>
                <w:p w14:paraId="4430B9B3">
                  <w:pPr>
                    <w:numPr>
                      <w:ilvl w:val="0"/>
                      <w:numId w:val="14"/>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其余地市：弹窗显示对应地市局房动环IP库，显示该地市所有空闲IP，现在IP填入</w:t>
                  </w:r>
                </w:p>
                <w:p w14:paraId="2B3282CB">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2、动环监控类别为“基站动环”，弹窗显示对应地市，基站动环IP库，显示该地市所有空闲IP，选择IP填入</w:t>
                  </w:r>
                </w:p>
              </w:tc>
              <w:tc>
                <w:tcPr>
                  <w:tcW w:w="1490" w:type="dxa"/>
                  <w:vAlign w:val="center"/>
                </w:tcPr>
                <w:p w14:paraId="0CCFBDDF">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批复人</w:t>
                  </w:r>
                </w:p>
              </w:tc>
            </w:tr>
            <w:tr w14:paraId="2514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095B1825">
                  <w:pPr>
                    <w:numPr>
                      <w:ilvl w:val="0"/>
                      <w:numId w:val="0"/>
                    </w:numPr>
                    <w:ind w:left="0" w:leftChars="0" w:firstLine="0" w:firstLineChars="0"/>
                    <w:rPr>
                      <w:rFonts w:hint="default"/>
                      <w:vertAlign w:val="baseline"/>
                      <w:lang w:val="en-US" w:eastAsia="zh-CN"/>
                    </w:rPr>
                  </w:pPr>
                  <w:r>
                    <w:rPr>
                      <w:rFonts w:hint="eastAsia"/>
                      <w:vertAlign w:val="baseline"/>
                      <w:lang w:val="en-US" w:eastAsia="zh-CN"/>
                    </w:rPr>
                    <w:t>变更后掩码</w:t>
                  </w:r>
                </w:p>
              </w:tc>
              <w:tc>
                <w:tcPr>
                  <w:tcW w:w="5416" w:type="dxa"/>
                  <w:vAlign w:val="center"/>
                </w:tcPr>
                <w:p w14:paraId="2100F01F">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不可编辑，选择变更后IP自动带出</w:t>
                  </w:r>
                </w:p>
              </w:tc>
              <w:tc>
                <w:tcPr>
                  <w:tcW w:w="1490" w:type="dxa"/>
                  <w:vAlign w:val="center"/>
                </w:tcPr>
                <w:p w14:paraId="26BC1F7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批复人</w:t>
                  </w:r>
                </w:p>
              </w:tc>
            </w:tr>
            <w:tr w14:paraId="6163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77029381">
                  <w:pPr>
                    <w:numPr>
                      <w:ilvl w:val="0"/>
                      <w:numId w:val="0"/>
                    </w:numPr>
                    <w:ind w:left="0" w:leftChars="0" w:firstLine="0" w:firstLineChars="0"/>
                    <w:rPr>
                      <w:rFonts w:hint="default"/>
                      <w:vertAlign w:val="baseline"/>
                      <w:lang w:val="en-US" w:eastAsia="zh-CN"/>
                    </w:rPr>
                  </w:pPr>
                  <w:r>
                    <w:rPr>
                      <w:rFonts w:hint="eastAsia"/>
                      <w:vertAlign w:val="baseline"/>
                      <w:lang w:val="en-US" w:eastAsia="zh-CN"/>
                    </w:rPr>
                    <w:t>变更后网关</w:t>
                  </w:r>
                </w:p>
              </w:tc>
              <w:tc>
                <w:tcPr>
                  <w:tcW w:w="5416" w:type="dxa"/>
                  <w:vAlign w:val="center"/>
                </w:tcPr>
                <w:p w14:paraId="1872A639">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不可编辑，选择变更后IP自动带出</w:t>
                  </w:r>
                </w:p>
              </w:tc>
              <w:tc>
                <w:tcPr>
                  <w:tcW w:w="1490" w:type="dxa"/>
                  <w:vAlign w:val="center"/>
                </w:tcPr>
                <w:p w14:paraId="4CB4CCA7">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批复人</w:t>
                  </w:r>
                </w:p>
              </w:tc>
            </w:tr>
            <w:tr w14:paraId="7E16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6D8CF986">
                  <w:pPr>
                    <w:numPr>
                      <w:ilvl w:val="0"/>
                      <w:numId w:val="0"/>
                    </w:numPr>
                    <w:ind w:left="0" w:leftChars="0" w:firstLine="0" w:firstLineChars="0"/>
                    <w:rPr>
                      <w:rFonts w:hint="default"/>
                      <w:vertAlign w:val="baseline"/>
                      <w:lang w:val="en-US" w:eastAsia="zh-CN"/>
                    </w:rPr>
                  </w:pPr>
                  <w:r>
                    <w:rPr>
                      <w:rFonts w:hint="eastAsia"/>
                      <w:vertAlign w:val="baseline"/>
                      <w:lang w:val="en-US" w:eastAsia="zh-CN"/>
                    </w:rPr>
                    <w:t>变更后VLAN</w:t>
                  </w:r>
                </w:p>
              </w:tc>
              <w:tc>
                <w:tcPr>
                  <w:tcW w:w="5416" w:type="dxa"/>
                  <w:vAlign w:val="center"/>
                </w:tcPr>
                <w:p w14:paraId="20BDA904">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不可编辑，选择变更后IP自动带出</w:t>
                  </w:r>
                </w:p>
              </w:tc>
              <w:tc>
                <w:tcPr>
                  <w:tcW w:w="1490" w:type="dxa"/>
                  <w:vAlign w:val="center"/>
                </w:tcPr>
                <w:p w14:paraId="04C6F9BE">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批复人</w:t>
                  </w:r>
                </w:p>
              </w:tc>
            </w:tr>
            <w:tr w14:paraId="0DFB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1" w:type="dxa"/>
                  <w:vAlign w:val="top"/>
                </w:tcPr>
                <w:p w14:paraId="41C1D8CE">
                  <w:pPr>
                    <w:numPr>
                      <w:ilvl w:val="0"/>
                      <w:numId w:val="0"/>
                    </w:numPr>
                    <w:ind w:left="0" w:leftChars="0" w:firstLine="0" w:firstLineChars="0"/>
                    <w:rPr>
                      <w:rFonts w:hint="default"/>
                      <w:vertAlign w:val="baseline"/>
                      <w:lang w:val="en-US" w:eastAsia="zh-CN"/>
                    </w:rPr>
                  </w:pPr>
                  <w:r>
                    <w:rPr>
                      <w:rFonts w:hint="eastAsia"/>
                      <w:vertAlign w:val="baseline"/>
                      <w:lang w:val="en-US" w:eastAsia="zh-CN"/>
                    </w:rPr>
                    <w:t>备注</w:t>
                  </w:r>
                </w:p>
              </w:tc>
              <w:tc>
                <w:tcPr>
                  <w:tcW w:w="5416" w:type="dxa"/>
                  <w:vAlign w:val="center"/>
                </w:tcPr>
                <w:p w14:paraId="40D851B0">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编辑输入，限制50个字（可填写变更说明）</w:t>
                  </w:r>
                </w:p>
              </w:tc>
              <w:tc>
                <w:tcPr>
                  <w:tcW w:w="1490" w:type="dxa"/>
                  <w:vAlign w:val="center"/>
                </w:tcPr>
                <w:p w14:paraId="1A5FE685">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申请人</w:t>
                  </w:r>
                </w:p>
              </w:tc>
            </w:tr>
          </w:tbl>
          <w:p w14:paraId="6DF2B772">
            <w:pPr>
              <w:widowControl w:val="0"/>
              <w:numPr>
                <w:ilvl w:val="0"/>
                <w:numId w:val="0"/>
              </w:numPr>
              <w:jc w:val="both"/>
              <w:rPr>
                <w:rFonts w:hint="default"/>
                <w:lang w:val="en-US" w:eastAsia="zh-CN"/>
              </w:rPr>
            </w:pPr>
            <w:r>
              <w:rPr>
                <w:rFonts w:hint="eastAsia"/>
                <w:lang w:val="en-US" w:eastAsia="zh-CN"/>
              </w:rPr>
              <w:t>表单提交时需校验必填项是否填写。</w:t>
            </w:r>
          </w:p>
          <w:p w14:paraId="6C8284F9">
            <w:pPr>
              <w:widowControl w:val="0"/>
              <w:numPr>
                <w:ilvl w:val="0"/>
                <w:numId w:val="0"/>
              </w:numPr>
              <w:jc w:val="both"/>
              <w:rPr>
                <w:rFonts w:hint="default"/>
                <w:lang w:val="en-US" w:eastAsia="zh-CN"/>
              </w:rPr>
            </w:pPr>
          </w:p>
          <w:p w14:paraId="3D985389">
            <w:pPr>
              <w:widowControl w:val="0"/>
              <w:numPr>
                <w:ilvl w:val="0"/>
                <w:numId w:val="0"/>
              </w:numPr>
              <w:jc w:val="both"/>
              <w:rPr>
                <w:rFonts w:hint="eastAsia"/>
                <w:lang w:val="en-US" w:eastAsia="zh-CN"/>
              </w:rPr>
            </w:pPr>
            <w:bookmarkStart w:id="4" w:name="OLE_LINK1"/>
            <w:r>
              <w:rPr>
                <w:rFonts w:hint="eastAsia"/>
                <w:lang w:val="en-US" w:eastAsia="zh-CN"/>
              </w:rPr>
              <w:t>2.4表单填写后，需选择工单批复人，工单批复人只能选择省级管理员。</w:t>
            </w:r>
          </w:p>
          <w:bookmarkEnd w:id="4"/>
          <w:p w14:paraId="6BEB8C95">
            <w:pPr>
              <w:widowControl w:val="0"/>
              <w:numPr>
                <w:ilvl w:val="0"/>
                <w:numId w:val="0"/>
              </w:numPr>
              <w:jc w:val="both"/>
              <w:rPr>
                <w:rFonts w:hint="default"/>
                <w:lang w:val="en-US" w:eastAsia="zh-CN"/>
              </w:rPr>
            </w:pPr>
          </w:p>
          <w:p w14:paraId="0FD5F93F">
            <w:pPr>
              <w:widowControl w:val="0"/>
              <w:numPr>
                <w:ilvl w:val="0"/>
                <w:numId w:val="0"/>
              </w:numPr>
              <w:jc w:val="both"/>
              <w:rPr>
                <w:rFonts w:hint="eastAsia"/>
                <w:lang w:val="en-US" w:eastAsia="zh-CN"/>
              </w:rPr>
            </w:pPr>
            <w:r>
              <w:rPr>
                <w:rFonts w:hint="eastAsia"/>
                <w:lang w:val="en-US" w:eastAsia="zh-CN"/>
              </w:rPr>
              <w:t>表单提交后流转到对应批复人员，申请人可通过我发起的列表页查看已提交工单信息及审批状态。</w:t>
            </w:r>
          </w:p>
          <w:p w14:paraId="53AB3ADF">
            <w:pPr>
              <w:widowControl w:val="0"/>
              <w:numPr>
                <w:ilvl w:val="0"/>
                <w:numId w:val="0"/>
              </w:numPr>
              <w:jc w:val="both"/>
              <w:rPr>
                <w:rFonts w:hint="default"/>
                <w:lang w:val="en-US" w:eastAsia="zh-CN"/>
              </w:rPr>
            </w:pPr>
            <w:r>
              <w:rPr>
                <w:rFonts w:hint="eastAsia"/>
                <w:lang w:val="en-US" w:eastAsia="zh-CN"/>
              </w:rPr>
              <w:t>工单批复不通过，驳回时需填写不通过的原因。</w:t>
            </w:r>
          </w:p>
          <w:p w14:paraId="03A5C5A6">
            <w:pPr>
              <w:widowControl w:val="0"/>
              <w:numPr>
                <w:ilvl w:val="0"/>
                <w:numId w:val="0"/>
              </w:numPr>
              <w:jc w:val="both"/>
              <w:rPr>
                <w:rFonts w:hint="default"/>
                <w:lang w:val="en-US" w:eastAsia="zh-CN"/>
              </w:rPr>
            </w:pPr>
            <w:r>
              <w:rPr>
                <w:rFonts w:hint="eastAsia"/>
                <w:lang w:val="en-US" w:eastAsia="zh-CN"/>
              </w:rPr>
              <w:t>工单审批通过后，更新IP库中对应IP的相关信息。</w:t>
            </w:r>
          </w:p>
          <w:tbl>
            <w:tblPr>
              <w:tblStyle w:val="33"/>
              <w:tblW w:w="88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1"/>
              <w:gridCol w:w="2208"/>
              <w:gridCol w:w="2148"/>
              <w:gridCol w:w="2376"/>
            </w:tblGrid>
            <w:tr w14:paraId="259E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shd w:val="clear" w:color="auto" w:fill="BEBEBE" w:themeFill="background1" w:themeFillShade="BF"/>
                </w:tcPr>
                <w:p w14:paraId="2CA6FCE3">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2208" w:type="dxa"/>
                  <w:shd w:val="clear" w:color="auto" w:fill="BEBEBE" w:themeFill="background1" w:themeFillShade="BF"/>
                </w:tcPr>
                <w:p w14:paraId="5424E633">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入网</w:t>
                  </w:r>
                </w:p>
              </w:tc>
              <w:tc>
                <w:tcPr>
                  <w:tcW w:w="2148" w:type="dxa"/>
                  <w:shd w:val="clear" w:color="auto" w:fill="BEBEBE" w:themeFill="background1" w:themeFillShade="BF"/>
                </w:tcPr>
                <w:p w14:paraId="1E4760DD">
                  <w:pPr>
                    <w:numPr>
                      <w:ilvl w:val="0"/>
                      <w:numId w:val="0"/>
                    </w:numPr>
                    <w:jc w:val="center"/>
                    <w:rPr>
                      <w:rFonts w:hint="default"/>
                      <w:b w:val="0"/>
                      <w:bCs w:val="0"/>
                      <w:vertAlign w:val="baseline"/>
                      <w:lang w:val="en-US" w:eastAsia="zh-CN"/>
                    </w:rPr>
                  </w:pPr>
                  <w:r>
                    <w:rPr>
                      <w:rFonts w:hint="eastAsia"/>
                      <w:b w:val="0"/>
                      <w:bCs w:val="0"/>
                      <w:vertAlign w:val="baseline"/>
                      <w:lang w:val="en-US" w:eastAsia="zh-CN"/>
                    </w:rPr>
                    <w:t>退网</w:t>
                  </w:r>
                </w:p>
              </w:tc>
              <w:tc>
                <w:tcPr>
                  <w:tcW w:w="2376" w:type="dxa"/>
                  <w:shd w:val="clear" w:color="auto" w:fill="BEBEBE" w:themeFill="background1" w:themeFillShade="BF"/>
                </w:tcPr>
                <w:p w14:paraId="1D224CC7">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变更</w:t>
                  </w:r>
                </w:p>
              </w:tc>
            </w:tr>
            <w:tr w14:paraId="0F00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center"/>
                </w:tcPr>
                <w:p w14:paraId="7BBC3A3A">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2208" w:type="dxa"/>
                </w:tcPr>
                <w:p w14:paraId="7ECE6D2A">
                  <w:pPr>
                    <w:numPr>
                      <w:ilvl w:val="0"/>
                      <w:numId w:val="0"/>
                    </w:numPr>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14:paraId="1A74FAD6">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376" w:type="dxa"/>
                  <w:vAlign w:val="top"/>
                </w:tcPr>
                <w:p w14:paraId="0C436C4B">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14:paraId="55E0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14:paraId="5573E5ED">
                  <w:pPr>
                    <w:numPr>
                      <w:ilvl w:val="0"/>
                      <w:numId w:val="0"/>
                    </w:numPr>
                    <w:ind w:left="0" w:leftChars="0" w:firstLine="0" w:firstLineChars="0"/>
                    <w:rPr>
                      <w:rFonts w:hint="default"/>
                      <w:vertAlign w:val="baseline"/>
                      <w:lang w:val="en-US" w:eastAsia="zh-CN"/>
                    </w:rPr>
                  </w:pPr>
                  <w:r>
                    <w:rPr>
                      <w:rFonts w:hint="eastAsia"/>
                      <w:vertAlign w:val="baseline"/>
                      <w:lang w:val="en-US" w:eastAsia="zh-CN"/>
                    </w:rPr>
                    <w:t>IP</w:t>
                  </w:r>
                </w:p>
              </w:tc>
              <w:tc>
                <w:tcPr>
                  <w:tcW w:w="2208" w:type="dxa"/>
                  <w:vAlign w:val="top"/>
                </w:tcPr>
                <w:p w14:paraId="0DF793A5">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w:t>
                  </w:r>
                </w:p>
              </w:tc>
              <w:tc>
                <w:tcPr>
                  <w:tcW w:w="2148" w:type="dxa"/>
                  <w:vAlign w:val="top"/>
                </w:tcPr>
                <w:p w14:paraId="708E015C">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w:t>
                  </w:r>
                </w:p>
              </w:tc>
              <w:tc>
                <w:tcPr>
                  <w:tcW w:w="2376" w:type="dxa"/>
                  <w:vAlign w:val="top"/>
                </w:tcPr>
                <w:p w14:paraId="06653741">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w:t>
                  </w:r>
                </w:p>
              </w:tc>
            </w:tr>
            <w:tr w14:paraId="4F6A2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5AFBA4C1">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2208" w:type="dxa"/>
                  <w:vAlign w:val="top"/>
                </w:tcPr>
                <w:p w14:paraId="555E2684">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14:paraId="51AA5DFA">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c>
                <w:tcPr>
                  <w:tcW w:w="2376" w:type="dxa"/>
                  <w:vAlign w:val="top"/>
                </w:tcPr>
                <w:p w14:paraId="2FB6FC91">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r>
            <w:tr w14:paraId="6DF1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14:paraId="2EA1AAD6">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2208" w:type="dxa"/>
                  <w:vAlign w:val="top"/>
                </w:tcPr>
                <w:p w14:paraId="18DBE46B">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14:paraId="03C42802">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c>
                <w:tcPr>
                  <w:tcW w:w="2376" w:type="dxa"/>
                  <w:vAlign w:val="top"/>
                </w:tcPr>
                <w:p w14:paraId="0B1C68D1">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r>
            <w:tr w14:paraId="5070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14:paraId="63BA1C72">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2208" w:type="dxa"/>
                  <w:vAlign w:val="top"/>
                </w:tcPr>
                <w:p w14:paraId="59A6256B">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14:paraId="192F8F5F">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376" w:type="dxa"/>
                  <w:vAlign w:val="top"/>
                </w:tcPr>
                <w:p w14:paraId="75752685">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14:paraId="3D1BE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25F9859E">
                  <w:pPr>
                    <w:numPr>
                      <w:ilvl w:val="0"/>
                      <w:numId w:val="0"/>
                    </w:numPr>
                    <w:ind w:left="0" w:leftChars="0" w:firstLine="0" w:firstLineChars="0"/>
                    <w:rPr>
                      <w:rFonts w:hint="default"/>
                      <w:highlight w:val="none"/>
                      <w:vertAlign w:val="baseline"/>
                      <w:lang w:val="en-US" w:eastAsia="zh-CN"/>
                    </w:rPr>
                  </w:pPr>
                  <w:r>
                    <w:rPr>
                      <w:rFonts w:hint="eastAsia"/>
                      <w:vertAlign w:val="baseline"/>
                      <w:lang w:val="en-US" w:eastAsia="zh-CN"/>
                    </w:rPr>
                    <w:t>站点名称</w:t>
                  </w:r>
                </w:p>
              </w:tc>
              <w:tc>
                <w:tcPr>
                  <w:tcW w:w="2208" w:type="dxa"/>
                  <w:vAlign w:val="top"/>
                </w:tcPr>
                <w:p w14:paraId="74DF755D">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新增</w:t>
                  </w:r>
                </w:p>
              </w:tc>
              <w:tc>
                <w:tcPr>
                  <w:tcW w:w="2148" w:type="dxa"/>
                  <w:vAlign w:val="top"/>
                </w:tcPr>
                <w:p w14:paraId="01FDC988">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14:paraId="032560E8">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原IP删除，新IP新增</w:t>
                  </w:r>
                </w:p>
              </w:tc>
            </w:tr>
            <w:tr w14:paraId="6212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596ED00E">
                  <w:pPr>
                    <w:numPr>
                      <w:ilvl w:val="0"/>
                      <w:numId w:val="0"/>
                    </w:numPr>
                    <w:ind w:left="0" w:leftChars="0" w:firstLine="0" w:firstLineChars="0"/>
                    <w:rPr>
                      <w:rFonts w:hint="default"/>
                      <w:vertAlign w:val="baseline"/>
                      <w:lang w:val="en-US" w:eastAsia="zh-CN"/>
                    </w:rPr>
                  </w:pPr>
                  <w:r>
                    <w:rPr>
                      <w:rFonts w:hint="eastAsia"/>
                      <w:vertAlign w:val="baseline"/>
                      <w:lang w:val="en-US" w:eastAsia="zh-CN"/>
                    </w:rPr>
                    <w:t>站点类型</w:t>
                  </w:r>
                </w:p>
              </w:tc>
              <w:tc>
                <w:tcPr>
                  <w:tcW w:w="2208" w:type="dxa"/>
                  <w:vAlign w:val="top"/>
                </w:tcPr>
                <w:p w14:paraId="49B8E644">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新增</w:t>
                  </w:r>
                </w:p>
              </w:tc>
              <w:tc>
                <w:tcPr>
                  <w:tcW w:w="2148" w:type="dxa"/>
                  <w:vAlign w:val="top"/>
                </w:tcPr>
                <w:p w14:paraId="7F21D943">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14:paraId="3FEF5EDF">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原IP删除，新IP新增</w:t>
                  </w:r>
                </w:p>
              </w:tc>
            </w:tr>
            <w:tr w14:paraId="0415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7E15D640">
                  <w:pPr>
                    <w:numPr>
                      <w:ilvl w:val="0"/>
                      <w:numId w:val="0"/>
                    </w:numPr>
                    <w:ind w:left="0" w:leftChars="0" w:firstLine="0" w:firstLineChars="0"/>
                    <w:rPr>
                      <w:rFonts w:hint="default"/>
                      <w:vertAlign w:val="baseline"/>
                      <w:lang w:val="en-US" w:eastAsia="zh-CN"/>
                    </w:rPr>
                  </w:pPr>
                  <w:r>
                    <w:rPr>
                      <w:rFonts w:hint="eastAsia"/>
                      <w:vertAlign w:val="baseline"/>
                      <w:lang w:val="en-US" w:eastAsia="zh-CN"/>
                    </w:rPr>
                    <w:t>机房名称</w:t>
                  </w:r>
                </w:p>
              </w:tc>
              <w:tc>
                <w:tcPr>
                  <w:tcW w:w="2208" w:type="dxa"/>
                  <w:vAlign w:val="top"/>
                </w:tcPr>
                <w:p w14:paraId="3D7539F2">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新增</w:t>
                  </w:r>
                </w:p>
              </w:tc>
              <w:tc>
                <w:tcPr>
                  <w:tcW w:w="2148" w:type="dxa"/>
                  <w:vAlign w:val="top"/>
                </w:tcPr>
                <w:p w14:paraId="6D5BF9E2">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14:paraId="4F982792">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原IP删除，新IP新增</w:t>
                  </w:r>
                </w:p>
              </w:tc>
            </w:tr>
            <w:tr w14:paraId="4568F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69B9A4A1">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设备类型</w:t>
                  </w:r>
                </w:p>
              </w:tc>
              <w:tc>
                <w:tcPr>
                  <w:tcW w:w="2208" w:type="dxa"/>
                  <w:vAlign w:val="top"/>
                </w:tcPr>
                <w:p w14:paraId="15EFE1B9">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新增</w:t>
                  </w:r>
                </w:p>
              </w:tc>
              <w:tc>
                <w:tcPr>
                  <w:tcW w:w="2148" w:type="dxa"/>
                  <w:vAlign w:val="top"/>
                </w:tcPr>
                <w:p w14:paraId="79940A9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14:paraId="0C57CBCD">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原IP删除，新IP新增</w:t>
                  </w:r>
                </w:p>
              </w:tc>
            </w:tr>
            <w:tr w14:paraId="43E0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4EBEC001">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设备名称</w:t>
                  </w:r>
                </w:p>
              </w:tc>
              <w:tc>
                <w:tcPr>
                  <w:tcW w:w="2208" w:type="dxa"/>
                  <w:vAlign w:val="top"/>
                </w:tcPr>
                <w:p w14:paraId="1D2CA7B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新增</w:t>
                  </w:r>
                </w:p>
              </w:tc>
              <w:tc>
                <w:tcPr>
                  <w:tcW w:w="2148" w:type="dxa"/>
                  <w:vAlign w:val="top"/>
                </w:tcPr>
                <w:p w14:paraId="1DE3D109">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14:paraId="724EA603">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原IP删除，新IP新增</w:t>
                  </w:r>
                </w:p>
              </w:tc>
            </w:tr>
            <w:tr w14:paraId="105B7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326B8638">
                  <w:pPr>
                    <w:numPr>
                      <w:ilvl w:val="0"/>
                      <w:numId w:val="0"/>
                    </w:numPr>
                    <w:ind w:left="0" w:leftChars="0" w:firstLine="0" w:firstLineChars="0"/>
                    <w:rPr>
                      <w:rFonts w:hint="default"/>
                      <w:vertAlign w:val="baseline"/>
                      <w:lang w:val="en-US" w:eastAsia="zh-CN"/>
                    </w:rPr>
                  </w:pPr>
                  <w:r>
                    <w:rPr>
                      <w:rFonts w:hint="eastAsia"/>
                      <w:vertAlign w:val="baseline"/>
                      <w:lang w:val="en-US" w:eastAsia="zh-CN"/>
                    </w:rPr>
                    <w:t>IP占用情况</w:t>
                  </w:r>
                </w:p>
              </w:tc>
              <w:tc>
                <w:tcPr>
                  <w:tcW w:w="2208" w:type="dxa"/>
                  <w:vAlign w:val="top"/>
                </w:tcPr>
                <w:p w14:paraId="47ECBFDD">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字段值改为“在线”</w:t>
                  </w:r>
                </w:p>
              </w:tc>
              <w:tc>
                <w:tcPr>
                  <w:tcW w:w="2148" w:type="dxa"/>
                  <w:vAlign w:val="top"/>
                </w:tcPr>
                <w:p w14:paraId="41CFAD79">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字段值改为“空闲”</w:t>
                  </w:r>
                </w:p>
              </w:tc>
              <w:tc>
                <w:tcPr>
                  <w:tcW w:w="2376" w:type="dxa"/>
                  <w:vAlign w:val="top"/>
                </w:tcPr>
                <w:p w14:paraId="3AA75FBB">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原IP改为“空闲”，新IP改为“在线”</w:t>
                  </w:r>
                </w:p>
              </w:tc>
            </w:tr>
            <w:tr w14:paraId="31A3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0B1FED70">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设备厂家</w:t>
                  </w:r>
                </w:p>
              </w:tc>
              <w:tc>
                <w:tcPr>
                  <w:tcW w:w="2208" w:type="dxa"/>
                  <w:vAlign w:val="top"/>
                </w:tcPr>
                <w:p w14:paraId="60A29E38">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新增</w:t>
                  </w:r>
                </w:p>
              </w:tc>
              <w:tc>
                <w:tcPr>
                  <w:tcW w:w="2148" w:type="dxa"/>
                  <w:vAlign w:val="top"/>
                </w:tcPr>
                <w:p w14:paraId="773CA2C5">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删除</w:t>
                  </w:r>
                </w:p>
              </w:tc>
              <w:tc>
                <w:tcPr>
                  <w:tcW w:w="2376" w:type="dxa"/>
                  <w:vAlign w:val="top"/>
                </w:tcPr>
                <w:p w14:paraId="300BFDEC">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原IP删除，新IP新增</w:t>
                  </w:r>
                </w:p>
              </w:tc>
            </w:tr>
            <w:tr w14:paraId="5627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2B73E28B">
                  <w:pPr>
                    <w:numPr>
                      <w:ilvl w:val="0"/>
                      <w:numId w:val="0"/>
                    </w:numPr>
                    <w:ind w:left="0" w:leftChars="0" w:firstLine="0" w:firstLineChars="0"/>
                    <w:rPr>
                      <w:rFonts w:hint="eastAsia"/>
                      <w:vertAlign w:val="baseline"/>
                      <w:lang w:val="en-US" w:eastAsia="zh-CN"/>
                    </w:rPr>
                  </w:pPr>
                  <w:r>
                    <w:rPr>
                      <w:rFonts w:hint="eastAsia"/>
                      <w:vertAlign w:val="baseline"/>
                      <w:lang w:val="en-US" w:eastAsia="zh-CN"/>
                    </w:rPr>
                    <w:t>动环监控系统类别</w:t>
                  </w:r>
                </w:p>
              </w:tc>
              <w:tc>
                <w:tcPr>
                  <w:tcW w:w="2208" w:type="dxa"/>
                  <w:vAlign w:val="top"/>
                </w:tcPr>
                <w:p w14:paraId="48E08840">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14:paraId="716354D2">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376" w:type="dxa"/>
                  <w:vAlign w:val="top"/>
                </w:tcPr>
                <w:p w14:paraId="0975938D">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14:paraId="0165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1F31D220">
                  <w:pPr>
                    <w:numPr>
                      <w:ilvl w:val="0"/>
                      <w:numId w:val="0"/>
                    </w:numPr>
                    <w:ind w:left="0" w:leftChars="0" w:firstLine="0" w:firstLineChars="0"/>
                    <w:rPr>
                      <w:rFonts w:hint="eastAsia"/>
                      <w:vertAlign w:val="baseline"/>
                      <w:lang w:val="en-US" w:eastAsia="zh-CN"/>
                    </w:rPr>
                  </w:pPr>
                  <w:r>
                    <w:rPr>
                      <w:rFonts w:hint="eastAsia"/>
                      <w:vertAlign w:val="baseline"/>
                      <w:lang w:val="en-US" w:eastAsia="zh-CN"/>
                    </w:rPr>
                    <w:t>局房名称</w:t>
                  </w:r>
                </w:p>
              </w:tc>
              <w:tc>
                <w:tcPr>
                  <w:tcW w:w="2208" w:type="dxa"/>
                  <w:vAlign w:val="top"/>
                </w:tcPr>
                <w:p w14:paraId="1E9FF915">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148" w:type="dxa"/>
                  <w:vAlign w:val="top"/>
                </w:tcPr>
                <w:p w14:paraId="0E40F05E">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376" w:type="dxa"/>
                  <w:vAlign w:val="top"/>
                </w:tcPr>
                <w:p w14:paraId="0015FF9C">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bl>
          <w:p w14:paraId="5B57897E">
            <w:pPr>
              <w:widowControl w:val="0"/>
              <w:numPr>
                <w:ilvl w:val="0"/>
                <w:numId w:val="0"/>
              </w:numPr>
              <w:jc w:val="both"/>
            </w:pPr>
          </w:p>
          <w:p w14:paraId="5A79C6AF">
            <w:pPr>
              <w:widowControl w:val="0"/>
              <w:numPr>
                <w:ilvl w:val="0"/>
                <w:numId w:val="0"/>
              </w:numPr>
              <w:jc w:val="both"/>
              <w:rPr>
                <w:rFonts w:hint="default"/>
                <w:lang w:val="en-US" w:eastAsia="zh-CN"/>
              </w:rPr>
            </w:pPr>
            <w:r>
              <w:drawing>
                <wp:inline distT="0" distB="0" distL="114300" distR="114300">
                  <wp:extent cx="5655310" cy="2346960"/>
                  <wp:effectExtent l="0" t="0" r="139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655310" cy="2346960"/>
                          </a:xfrm>
                          <a:prstGeom prst="rect">
                            <a:avLst/>
                          </a:prstGeom>
                          <a:noFill/>
                          <a:ln>
                            <a:noFill/>
                          </a:ln>
                        </pic:spPr>
                      </pic:pic>
                    </a:graphicData>
                  </a:graphic>
                </wp:inline>
              </w:drawing>
            </w:r>
          </w:p>
          <w:p w14:paraId="2DBAB17A">
            <w:pPr>
              <w:widowControl w:val="0"/>
              <w:numPr>
                <w:ilvl w:val="0"/>
                <w:numId w:val="0"/>
              </w:numPr>
              <w:jc w:val="both"/>
              <w:rPr>
                <w:rFonts w:hint="default"/>
                <w:lang w:val="en-US" w:eastAsia="zh-CN"/>
              </w:rPr>
            </w:pPr>
          </w:p>
          <w:p w14:paraId="598E2060">
            <w:pPr>
              <w:widowControl w:val="0"/>
              <w:numPr>
                <w:ilvl w:val="0"/>
                <w:numId w:val="0"/>
              </w:numPr>
              <w:jc w:val="both"/>
              <w:rPr>
                <w:rFonts w:hint="default"/>
                <w:lang w:val="en-US" w:eastAsia="zh-CN"/>
              </w:rPr>
            </w:pPr>
          </w:p>
          <w:p w14:paraId="644FC697">
            <w:pPr>
              <w:widowControl w:val="0"/>
              <w:numPr>
                <w:ilvl w:val="0"/>
                <w:numId w:val="0"/>
              </w:numPr>
              <w:jc w:val="both"/>
              <w:rPr>
                <w:rFonts w:hint="default"/>
                <w:lang w:val="en-US" w:eastAsia="zh-CN"/>
              </w:rPr>
            </w:pPr>
          </w:p>
        </w:tc>
      </w:tr>
      <w:tr w14:paraId="0FB2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5EEC322D">
            <w:pPr>
              <w:pStyle w:val="16"/>
              <w:rPr>
                <w:sz w:val="22"/>
                <w:szCs w:val="22"/>
              </w:rPr>
            </w:pPr>
            <w:r>
              <w:rPr>
                <w:rFonts w:hint="eastAsia"/>
                <w:sz w:val="22"/>
                <w:szCs w:val="22"/>
              </w:rPr>
              <w:t>优先级</w:t>
            </w:r>
          </w:p>
        </w:tc>
        <w:tc>
          <w:tcPr>
            <w:tcW w:w="1622" w:type="dxa"/>
            <w:gridSpan w:val="2"/>
            <w:shd w:val="clear" w:color="auto" w:fill="auto"/>
          </w:tcPr>
          <w:p w14:paraId="7F3F3886">
            <w:pPr>
              <w:pStyle w:val="16"/>
              <w:rPr>
                <w:rFonts w:hint="eastAsia" w:eastAsia="宋体"/>
                <w:sz w:val="22"/>
                <w:szCs w:val="22"/>
                <w:lang w:eastAsia="zh-CN"/>
              </w:rPr>
            </w:pPr>
            <w:r>
              <w:rPr>
                <w:rFonts w:hint="eastAsia"/>
                <w:sz w:val="22"/>
                <w:szCs w:val="22"/>
                <w:lang w:val="en-US" w:eastAsia="zh-CN"/>
              </w:rPr>
              <w:t>中</w:t>
            </w:r>
          </w:p>
        </w:tc>
        <w:tc>
          <w:tcPr>
            <w:tcW w:w="1146" w:type="dxa"/>
            <w:shd w:val="clear" w:color="auto" w:fill="auto"/>
          </w:tcPr>
          <w:p w14:paraId="24FA548F">
            <w:pPr>
              <w:pStyle w:val="16"/>
              <w:rPr>
                <w:sz w:val="22"/>
                <w:szCs w:val="22"/>
              </w:rPr>
            </w:pPr>
            <w:r>
              <w:rPr>
                <w:rFonts w:hint="eastAsia"/>
                <w:sz w:val="22"/>
                <w:szCs w:val="22"/>
              </w:rPr>
              <w:t>使用频度</w:t>
            </w:r>
          </w:p>
        </w:tc>
        <w:tc>
          <w:tcPr>
            <w:tcW w:w="6072" w:type="dxa"/>
            <w:gridSpan w:val="3"/>
            <w:shd w:val="clear" w:color="auto" w:fill="auto"/>
          </w:tcPr>
          <w:p w14:paraId="61A42381">
            <w:pPr>
              <w:pStyle w:val="16"/>
              <w:rPr>
                <w:rFonts w:hint="default" w:eastAsia="宋体"/>
                <w:sz w:val="22"/>
                <w:szCs w:val="22"/>
                <w:lang w:val="en-US" w:eastAsia="zh-CN"/>
              </w:rPr>
            </w:pPr>
            <w:r>
              <w:rPr>
                <w:rFonts w:hint="eastAsia"/>
                <w:sz w:val="22"/>
                <w:szCs w:val="22"/>
                <w:lang w:val="en-US" w:eastAsia="zh-CN"/>
              </w:rPr>
              <w:t>中</w:t>
            </w:r>
          </w:p>
        </w:tc>
      </w:tr>
      <w:tr w14:paraId="7AC2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640DB7A3">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14:paraId="2C02554E">
            <w:pPr>
              <w:pStyle w:val="16"/>
              <w:rPr>
                <w:rFonts w:hint="default" w:ascii="宋体" w:hAnsi="宋体" w:eastAsia="宋体"/>
                <w:sz w:val="22"/>
                <w:szCs w:val="22"/>
                <w:lang w:val="en-US" w:eastAsia="zh-CN"/>
              </w:rPr>
            </w:pPr>
          </w:p>
        </w:tc>
      </w:tr>
      <w:tr w14:paraId="5FD6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085FD2AE">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14:paraId="4AC01969">
            <w:pPr>
              <w:pStyle w:val="16"/>
              <w:rPr>
                <w:rFonts w:hint="default" w:ascii="宋体" w:hAnsi="宋体" w:eastAsia="宋体"/>
                <w:sz w:val="22"/>
                <w:szCs w:val="22"/>
                <w:lang w:val="en-US" w:eastAsia="zh-CN"/>
              </w:rPr>
            </w:pPr>
          </w:p>
        </w:tc>
      </w:tr>
      <w:tr w14:paraId="78D1B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14:paraId="3A680E45">
            <w:pPr>
              <w:pStyle w:val="16"/>
              <w:rPr>
                <w:sz w:val="22"/>
                <w:szCs w:val="22"/>
              </w:rPr>
            </w:pPr>
            <w:r>
              <w:rPr>
                <w:rFonts w:hint="eastAsia"/>
                <w:sz w:val="22"/>
                <w:szCs w:val="22"/>
              </w:rPr>
              <w:t>事件流</w:t>
            </w:r>
          </w:p>
        </w:tc>
        <w:tc>
          <w:tcPr>
            <w:tcW w:w="1179" w:type="dxa"/>
            <w:shd w:val="clear" w:color="auto" w:fill="auto"/>
          </w:tcPr>
          <w:p w14:paraId="6806389A">
            <w:pPr>
              <w:pStyle w:val="16"/>
              <w:rPr>
                <w:sz w:val="22"/>
                <w:szCs w:val="22"/>
              </w:rPr>
            </w:pPr>
            <w:r>
              <w:rPr>
                <w:rFonts w:hint="eastAsia"/>
                <w:sz w:val="22"/>
                <w:szCs w:val="22"/>
              </w:rPr>
              <w:t>正常过程</w:t>
            </w:r>
          </w:p>
        </w:tc>
        <w:tc>
          <w:tcPr>
            <w:tcW w:w="7661" w:type="dxa"/>
            <w:gridSpan w:val="5"/>
            <w:shd w:val="clear" w:color="auto" w:fill="auto"/>
          </w:tcPr>
          <w:p w14:paraId="1F7F1947">
            <w:pPr>
              <w:pStyle w:val="16"/>
              <w:rPr>
                <w:sz w:val="22"/>
                <w:szCs w:val="22"/>
              </w:rPr>
            </w:pPr>
            <w:r>
              <w:rPr>
                <w:rFonts w:hint="eastAsia"/>
                <w:sz w:val="22"/>
                <w:szCs w:val="22"/>
              </w:rPr>
              <w:t>无</w:t>
            </w:r>
          </w:p>
        </w:tc>
      </w:tr>
      <w:tr w14:paraId="6A06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10B18963">
            <w:pPr>
              <w:pStyle w:val="16"/>
              <w:rPr>
                <w:sz w:val="22"/>
                <w:szCs w:val="22"/>
              </w:rPr>
            </w:pPr>
          </w:p>
        </w:tc>
        <w:tc>
          <w:tcPr>
            <w:tcW w:w="1179" w:type="dxa"/>
            <w:shd w:val="clear" w:color="auto" w:fill="auto"/>
          </w:tcPr>
          <w:p w14:paraId="646ABDB6">
            <w:pPr>
              <w:pStyle w:val="16"/>
              <w:rPr>
                <w:sz w:val="22"/>
                <w:szCs w:val="22"/>
              </w:rPr>
            </w:pPr>
            <w:r>
              <w:rPr>
                <w:rFonts w:hint="eastAsia"/>
                <w:sz w:val="22"/>
                <w:szCs w:val="22"/>
              </w:rPr>
              <w:t>可选过程</w:t>
            </w:r>
          </w:p>
        </w:tc>
        <w:tc>
          <w:tcPr>
            <w:tcW w:w="7661" w:type="dxa"/>
            <w:gridSpan w:val="5"/>
            <w:shd w:val="clear" w:color="auto" w:fill="auto"/>
          </w:tcPr>
          <w:p w14:paraId="2800939D">
            <w:pPr>
              <w:pStyle w:val="16"/>
              <w:rPr>
                <w:sz w:val="22"/>
                <w:szCs w:val="22"/>
              </w:rPr>
            </w:pPr>
            <w:r>
              <w:rPr>
                <w:rFonts w:hint="eastAsia"/>
                <w:sz w:val="22"/>
                <w:szCs w:val="22"/>
              </w:rPr>
              <w:t>无</w:t>
            </w:r>
          </w:p>
        </w:tc>
      </w:tr>
      <w:tr w14:paraId="36E5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1F656EB3">
            <w:pPr>
              <w:pStyle w:val="16"/>
              <w:rPr>
                <w:sz w:val="22"/>
                <w:szCs w:val="22"/>
              </w:rPr>
            </w:pPr>
          </w:p>
        </w:tc>
        <w:tc>
          <w:tcPr>
            <w:tcW w:w="1179" w:type="dxa"/>
            <w:shd w:val="clear" w:color="auto" w:fill="auto"/>
          </w:tcPr>
          <w:p w14:paraId="52646FAA">
            <w:pPr>
              <w:pStyle w:val="16"/>
              <w:rPr>
                <w:sz w:val="22"/>
                <w:szCs w:val="22"/>
              </w:rPr>
            </w:pPr>
            <w:r>
              <w:rPr>
                <w:rFonts w:hint="eastAsia"/>
                <w:sz w:val="22"/>
                <w:szCs w:val="22"/>
              </w:rPr>
              <w:t>异常过程</w:t>
            </w:r>
          </w:p>
        </w:tc>
        <w:tc>
          <w:tcPr>
            <w:tcW w:w="7661" w:type="dxa"/>
            <w:gridSpan w:val="5"/>
            <w:shd w:val="clear" w:color="auto" w:fill="auto"/>
          </w:tcPr>
          <w:p w14:paraId="678D92A5">
            <w:pPr>
              <w:pStyle w:val="16"/>
              <w:rPr>
                <w:sz w:val="22"/>
                <w:szCs w:val="22"/>
              </w:rPr>
            </w:pPr>
            <w:r>
              <w:rPr>
                <w:rFonts w:hint="eastAsia" w:ascii="宋体" w:hAnsi="宋体"/>
                <w:sz w:val="22"/>
                <w:szCs w:val="22"/>
              </w:rPr>
              <w:t>无</w:t>
            </w:r>
          </w:p>
        </w:tc>
      </w:tr>
      <w:tr w14:paraId="11CA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22" w:type="dxa"/>
            <w:shd w:val="clear" w:color="auto" w:fill="auto"/>
            <w:vAlign w:val="center"/>
          </w:tcPr>
          <w:p w14:paraId="2499195F">
            <w:pPr>
              <w:pStyle w:val="16"/>
              <w:rPr>
                <w:sz w:val="22"/>
                <w:szCs w:val="22"/>
              </w:rPr>
            </w:pPr>
            <w:r>
              <w:rPr>
                <w:rFonts w:hint="eastAsia"/>
                <w:sz w:val="22"/>
                <w:szCs w:val="22"/>
              </w:rPr>
              <w:t>特殊需求</w:t>
            </w:r>
          </w:p>
        </w:tc>
        <w:tc>
          <w:tcPr>
            <w:tcW w:w="8840" w:type="dxa"/>
            <w:gridSpan w:val="6"/>
            <w:shd w:val="clear" w:color="auto" w:fill="auto"/>
          </w:tcPr>
          <w:p w14:paraId="2B9FF6D7">
            <w:pPr>
              <w:pStyle w:val="16"/>
              <w:rPr>
                <w:color w:val="FF0000"/>
                <w:sz w:val="22"/>
                <w:szCs w:val="22"/>
              </w:rPr>
            </w:pPr>
          </w:p>
        </w:tc>
      </w:tr>
    </w:tbl>
    <w:p w14:paraId="6AEA6BCA"/>
    <w:p w14:paraId="7415298F"/>
    <w:p w14:paraId="4BC3A7AB">
      <w:pPr>
        <w:pStyle w:val="5"/>
      </w:pPr>
      <w:bookmarkStart w:id="5" w:name="_Toc15669"/>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003隐患感知规则配置</w:t>
      </w:r>
      <w:bookmarkEnd w:id="5"/>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14:paraId="72FD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4CF5779D">
            <w:pPr>
              <w:pStyle w:val="16"/>
              <w:rPr>
                <w:sz w:val="22"/>
                <w:szCs w:val="22"/>
              </w:rPr>
            </w:pPr>
            <w:r>
              <w:rPr>
                <w:rFonts w:hint="eastAsia"/>
                <w:sz w:val="22"/>
                <w:szCs w:val="22"/>
              </w:rPr>
              <w:t>用户(Actor)</w:t>
            </w:r>
          </w:p>
        </w:tc>
        <w:tc>
          <w:tcPr>
            <w:tcW w:w="6341" w:type="dxa"/>
            <w:gridSpan w:val="4"/>
            <w:shd w:val="clear" w:color="auto" w:fill="BFBFBF"/>
          </w:tcPr>
          <w:p w14:paraId="6BC15506">
            <w:pPr>
              <w:pStyle w:val="16"/>
              <w:rPr>
                <w:rFonts w:hint="default" w:eastAsia="宋体"/>
                <w:sz w:val="22"/>
                <w:szCs w:val="22"/>
                <w:lang w:val="en-US" w:eastAsia="zh-CN"/>
              </w:rPr>
            </w:pPr>
            <w:r>
              <w:rPr>
                <w:rFonts w:hint="eastAsia"/>
                <w:sz w:val="22"/>
                <w:szCs w:val="22"/>
              </w:rPr>
              <w:t>平台</w:t>
            </w:r>
            <w:r>
              <w:rPr>
                <w:rFonts w:hint="eastAsia"/>
                <w:sz w:val="22"/>
                <w:szCs w:val="22"/>
                <w:lang w:val="en-US" w:eastAsia="zh-CN"/>
              </w:rPr>
              <w:t>广西动环工作台</w:t>
            </w:r>
          </w:p>
        </w:tc>
        <w:tc>
          <w:tcPr>
            <w:tcW w:w="995" w:type="dxa"/>
            <w:shd w:val="clear" w:color="auto" w:fill="BFBFBF"/>
          </w:tcPr>
          <w:p w14:paraId="3DFC6878">
            <w:pPr>
              <w:pStyle w:val="16"/>
              <w:rPr>
                <w:sz w:val="22"/>
                <w:szCs w:val="22"/>
              </w:rPr>
            </w:pPr>
            <w:r>
              <w:rPr>
                <w:rFonts w:hint="eastAsia"/>
                <w:sz w:val="22"/>
                <w:szCs w:val="22"/>
              </w:rPr>
              <w:t>版本</w:t>
            </w:r>
          </w:p>
        </w:tc>
        <w:tc>
          <w:tcPr>
            <w:tcW w:w="1504" w:type="dxa"/>
            <w:shd w:val="clear" w:color="auto" w:fill="BFBFBF"/>
          </w:tcPr>
          <w:p w14:paraId="268C74F0">
            <w:pPr>
              <w:pStyle w:val="16"/>
              <w:rPr>
                <w:rFonts w:hint="default" w:eastAsia="宋体"/>
                <w:sz w:val="22"/>
                <w:szCs w:val="22"/>
                <w:lang w:val="en-US" w:eastAsia="zh-CN"/>
              </w:rPr>
            </w:pPr>
            <w:r>
              <w:rPr>
                <w:rFonts w:hint="eastAsia"/>
                <w:sz w:val="22"/>
                <w:szCs w:val="22"/>
                <w:lang w:val="en-US" w:eastAsia="zh-CN"/>
              </w:rPr>
              <w:t>V1.0</w:t>
            </w:r>
          </w:p>
        </w:tc>
      </w:tr>
      <w:tr w14:paraId="1DB97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592783DC">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14:paraId="3B88224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功能背景</w:t>
            </w:r>
            <w:r>
              <w:rPr>
                <w:rFonts w:hint="eastAsia"/>
                <w:lang w:val="en-US" w:eastAsia="zh-CN"/>
              </w:rPr>
              <w:t>：根据告警数据、性能数据设置隐患规则，自动生成相关隐患。隐患规则的相关参数支持前端修改。</w:t>
            </w:r>
          </w:p>
          <w:p w14:paraId="7791293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数据来源</w:t>
            </w:r>
            <w:r>
              <w:rPr>
                <w:rFonts w:hint="eastAsia"/>
                <w:lang w:val="en-US" w:eastAsia="zh-CN"/>
              </w:rPr>
              <w:t>：动环设备性能数据、告警数据及综资数据</w:t>
            </w:r>
          </w:p>
          <w:p w14:paraId="5318C02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4ADD5B6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功能1位置</w:t>
            </w:r>
            <w:r>
              <w:rPr>
                <w:rFonts w:hint="eastAsia"/>
                <w:lang w:val="en-US" w:eastAsia="zh-CN"/>
              </w:rPr>
              <w:t>：运维管理——隐患分析——隐患感知规则配置</w:t>
            </w:r>
          </w:p>
          <w:p w14:paraId="525C40A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628E1A84">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支持按设备类型查看和配置对应的隐患感知规则</w:t>
            </w:r>
          </w:p>
          <w:p w14:paraId="5C9527FC">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lang w:val="en-US" w:eastAsia="zh-CN"/>
              </w:rPr>
            </w:pPr>
            <w:r>
              <w:rPr>
                <w:rFonts w:hint="eastAsia"/>
                <w:lang w:val="en-US" w:eastAsia="zh-CN"/>
              </w:rPr>
              <w:t>前端页面可对隐患感知规则中的可配置数值进行编辑修改</w:t>
            </w:r>
          </w:p>
          <w:p w14:paraId="3F642D01">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lang w:val="en-US" w:eastAsia="zh-CN"/>
              </w:rPr>
            </w:pPr>
            <w:r>
              <w:rPr>
                <w:rFonts w:hint="eastAsia"/>
                <w:lang w:val="en-US" w:eastAsia="zh-CN"/>
              </w:rPr>
              <w:t>可以快速新建已有隐患感知规则副本</w:t>
            </w:r>
            <w:ins w:id="134" w:author="zhoujiansheng" w:date="2024-05-07T15:04:26Z">
              <w:r>
                <w:rPr>
                  <w:rFonts w:hint="eastAsia"/>
                  <w:lang w:val="en-US" w:eastAsia="zh-CN"/>
                </w:rPr>
                <w:t>。</w:t>
              </w:r>
            </w:ins>
            <w:ins w:id="135" w:author="zhoujiansheng" w:date="2024-05-07T15:04:31Z">
              <w:r>
                <w:rPr>
                  <w:rFonts w:hint="eastAsia"/>
                  <w:lang w:val="en-US" w:eastAsia="zh-CN"/>
                </w:rPr>
                <w:t>新建的</w:t>
              </w:r>
            </w:ins>
            <w:ins w:id="136" w:author="zhoujiansheng" w:date="2024-05-07T15:04:34Z">
              <w:r>
                <w:rPr>
                  <w:rFonts w:hint="eastAsia"/>
                  <w:lang w:val="en-US" w:eastAsia="zh-CN"/>
                </w:rPr>
                <w:t>副本</w:t>
              </w:r>
            </w:ins>
            <w:ins w:id="137" w:author="zhoujiansheng" w:date="2024-05-07T15:04:35Z">
              <w:r>
                <w:rPr>
                  <w:rFonts w:hint="eastAsia"/>
                  <w:lang w:val="en-US" w:eastAsia="zh-CN"/>
                </w:rPr>
                <w:t>，</w:t>
              </w:r>
            </w:ins>
            <w:ins w:id="138" w:author="zhoujiansheng" w:date="2024-05-07T15:04:36Z">
              <w:r>
                <w:rPr>
                  <w:rFonts w:hint="eastAsia"/>
                  <w:lang w:val="en-US" w:eastAsia="zh-CN"/>
                </w:rPr>
                <w:t>不带</w:t>
              </w:r>
            </w:ins>
            <w:ins w:id="139" w:author="zhoujiansheng" w:date="2024-05-07T15:04:38Z">
              <w:r>
                <w:rPr>
                  <w:rFonts w:hint="eastAsia"/>
                  <w:lang w:val="en-US" w:eastAsia="zh-CN"/>
                </w:rPr>
                <w:t>入</w:t>
              </w:r>
            </w:ins>
            <w:ins w:id="140" w:author="zhoujiansheng" w:date="2024-05-07T15:04:41Z">
              <w:r>
                <w:rPr>
                  <w:rFonts w:hint="eastAsia"/>
                  <w:lang w:val="en-US" w:eastAsia="zh-CN"/>
                </w:rPr>
                <w:t>生效</w:t>
              </w:r>
            </w:ins>
            <w:ins w:id="141" w:author="zhoujiansheng" w:date="2024-05-07T15:04:43Z">
              <w:r>
                <w:rPr>
                  <w:rFonts w:hint="eastAsia"/>
                  <w:lang w:val="en-US" w:eastAsia="zh-CN"/>
                </w:rPr>
                <w:t>范围</w:t>
              </w:r>
            </w:ins>
            <w:ins w:id="142" w:author="zhoujiansheng" w:date="2024-05-07T15:04:44Z">
              <w:r>
                <w:rPr>
                  <w:rFonts w:hint="eastAsia"/>
                  <w:lang w:val="en-US" w:eastAsia="zh-CN"/>
                </w:rPr>
                <w:t>信息</w:t>
              </w:r>
            </w:ins>
            <w:ins w:id="143" w:author="zhoujiansheng" w:date="2024-05-07T15:04:45Z">
              <w:r>
                <w:rPr>
                  <w:rFonts w:hint="eastAsia"/>
                  <w:lang w:val="en-US" w:eastAsia="zh-CN"/>
                </w:rPr>
                <w:t>。</w:t>
              </w:r>
            </w:ins>
          </w:p>
          <w:p w14:paraId="6B762CCB">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lang w:val="en-US" w:eastAsia="zh-CN"/>
              </w:rPr>
            </w:pPr>
            <w:r>
              <w:rPr>
                <w:rFonts w:hint="eastAsia"/>
                <w:lang w:val="en-US" w:eastAsia="zh-CN"/>
              </w:rPr>
              <w:t>已创建隐患感知规则可选择生效和关闭</w:t>
            </w:r>
          </w:p>
          <w:p w14:paraId="6A4D781A">
            <w:pPr>
              <w:keepNext w:val="0"/>
              <w:keepLines w:val="0"/>
              <w:pageBreakBefore w:val="0"/>
              <w:widowControl w:val="0"/>
              <w:numPr>
                <w:ilvl w:val="0"/>
                <w:numId w:val="15"/>
              </w:numPr>
              <w:kinsoku/>
              <w:wordWrap/>
              <w:overflowPunct/>
              <w:topLinePunct w:val="0"/>
              <w:autoSpaceDE/>
              <w:autoSpaceDN/>
              <w:bidi w:val="0"/>
              <w:adjustRightInd/>
              <w:snapToGrid/>
              <w:ind w:left="425" w:leftChars="0" w:hanging="425" w:firstLineChars="0"/>
              <w:textAlignment w:val="auto"/>
              <w:rPr>
                <w:rFonts w:hint="eastAsia"/>
                <w:lang w:val="en-US" w:eastAsia="zh-CN"/>
              </w:rPr>
            </w:pPr>
            <w:r>
              <w:rPr>
                <w:rFonts w:hint="eastAsia"/>
                <w:lang w:val="en-US" w:eastAsia="zh-CN"/>
              </w:rPr>
              <w:t>隐患感知规则可以选择生效的范围，已有规则生效范围可调整</w:t>
            </w:r>
          </w:p>
          <w:p w14:paraId="62CFC6C2">
            <w:pPr>
              <w:keepNext w:val="0"/>
              <w:keepLines w:val="0"/>
              <w:pageBreakBefore w:val="0"/>
              <w:widowControl w:val="0"/>
              <w:numPr>
                <w:ilvl w:val="-1"/>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p>
          <w:p w14:paraId="7162410E">
            <w:pPr>
              <w:keepNext w:val="0"/>
              <w:keepLines w:val="0"/>
              <w:pageBreakBefore w:val="0"/>
              <w:widowControl w:val="0"/>
              <w:numPr>
                <w:ilvl w:val="-1"/>
                <w:numId w:val="0"/>
              </w:numPr>
              <w:kinsoku/>
              <w:wordWrap/>
              <w:overflowPunct/>
              <w:topLinePunct w:val="0"/>
              <w:autoSpaceDE/>
              <w:autoSpaceDN/>
              <w:bidi w:val="0"/>
              <w:adjustRightInd/>
              <w:snapToGrid/>
              <w:ind w:left="0" w:firstLine="0"/>
              <w:textAlignment w:val="auto"/>
              <w:rPr>
                <w:ins w:id="144" w:author="zhoujiansheng" w:date="2024-05-22T10:40:48Z"/>
                <w:rFonts w:hint="eastAsia"/>
                <w:lang w:val="en-US" w:eastAsia="zh-CN"/>
              </w:rPr>
            </w:pPr>
            <w:ins w:id="145" w:author="zhoujiansheng" w:date="2024-05-22T10:40:31Z">
              <w:r>
                <w:rPr>
                  <w:rFonts w:hint="eastAsia"/>
                  <w:lang w:val="en-US" w:eastAsia="zh-CN"/>
                </w:rPr>
                <w:t>2</w:t>
              </w:r>
            </w:ins>
            <w:ins w:id="146" w:author="zhoujiansheng" w:date="2024-05-22T10:40:32Z">
              <w:r>
                <w:rPr>
                  <w:rFonts w:hint="eastAsia"/>
                  <w:lang w:val="en-US" w:eastAsia="zh-CN"/>
                </w:rPr>
                <w:t>024</w:t>
              </w:r>
            </w:ins>
            <w:ins w:id="147" w:author="zhoujiansheng" w:date="2024-05-22T10:40:34Z">
              <w:r>
                <w:rPr>
                  <w:rFonts w:hint="eastAsia"/>
                  <w:lang w:val="en-US" w:eastAsia="zh-CN"/>
                </w:rPr>
                <w:t>/</w:t>
              </w:r>
            </w:ins>
            <w:ins w:id="148" w:author="zhoujiansheng" w:date="2024-05-22T10:40:35Z">
              <w:r>
                <w:rPr>
                  <w:rFonts w:hint="eastAsia"/>
                  <w:lang w:val="en-US" w:eastAsia="zh-CN"/>
                </w:rPr>
                <w:t>05/</w:t>
              </w:r>
            </w:ins>
            <w:ins w:id="149" w:author="zhoujiansheng" w:date="2024-05-22T10:40:36Z">
              <w:r>
                <w:rPr>
                  <w:rFonts w:hint="eastAsia"/>
                  <w:lang w:val="en-US" w:eastAsia="zh-CN"/>
                </w:rPr>
                <w:t>22</w:t>
              </w:r>
            </w:ins>
            <w:ins w:id="150" w:author="zhoujiansheng" w:date="2024-05-22T10:40:40Z">
              <w:r>
                <w:rPr>
                  <w:rFonts w:hint="eastAsia"/>
                  <w:lang w:val="en-US" w:eastAsia="zh-CN"/>
                </w:rPr>
                <w:t>需求</w:t>
              </w:r>
            </w:ins>
            <w:ins w:id="151" w:author="zhoujiansheng" w:date="2024-05-22T10:40:44Z">
              <w:r>
                <w:rPr>
                  <w:rFonts w:hint="eastAsia"/>
                  <w:lang w:val="en-US" w:eastAsia="zh-CN"/>
                </w:rPr>
                <w:t>变更</w:t>
              </w:r>
            </w:ins>
            <w:ins w:id="152" w:author="zhoujiansheng" w:date="2024-05-22T10:40:46Z">
              <w:r>
                <w:rPr>
                  <w:rFonts w:hint="eastAsia"/>
                  <w:lang w:val="en-US" w:eastAsia="zh-CN"/>
                </w:rPr>
                <w:t>新增</w:t>
              </w:r>
            </w:ins>
            <w:ins w:id="153" w:author="zhoujiansheng" w:date="2024-05-22T10:40:48Z">
              <w:r>
                <w:rPr>
                  <w:rFonts w:hint="eastAsia"/>
                  <w:lang w:val="en-US" w:eastAsia="zh-CN"/>
                </w:rPr>
                <w:t>：</w:t>
              </w:r>
            </w:ins>
          </w:p>
          <w:p w14:paraId="619535F9">
            <w:pPr>
              <w:keepNext w:val="0"/>
              <w:keepLines w:val="0"/>
              <w:pageBreakBefore w:val="0"/>
              <w:widowControl w:val="0"/>
              <w:numPr>
                <w:ilvl w:val="-1"/>
                <w:numId w:val="0"/>
              </w:numPr>
              <w:kinsoku/>
              <w:wordWrap/>
              <w:overflowPunct/>
              <w:topLinePunct w:val="0"/>
              <w:autoSpaceDE/>
              <w:autoSpaceDN/>
              <w:bidi w:val="0"/>
              <w:adjustRightInd/>
              <w:snapToGrid/>
              <w:ind w:left="0" w:firstLine="0"/>
              <w:textAlignment w:val="auto"/>
              <w:rPr>
                <w:rFonts w:hint="default"/>
                <w:lang w:val="en-US" w:eastAsia="zh-CN"/>
              </w:rPr>
            </w:pPr>
            <w:ins w:id="154" w:author="zhoujiansheng" w:date="2024-05-22T10:40:55Z">
              <w:r>
                <w:rPr>
                  <w:rFonts w:hint="eastAsia"/>
                  <w:lang w:val="en-US" w:eastAsia="zh-CN"/>
                </w:rPr>
                <w:t>在</w:t>
              </w:r>
            </w:ins>
            <w:ins w:id="155" w:author="zhoujiansheng" w:date="2024-05-22T11:34:29Z">
              <w:r>
                <w:rPr>
                  <w:rFonts w:hint="eastAsia"/>
                  <w:lang w:val="en-US" w:eastAsia="zh-CN"/>
                </w:rPr>
                <w:t>下图</w:t>
              </w:r>
            </w:ins>
            <w:ins w:id="156" w:author="zhoujiansheng" w:date="2024-05-22T11:34:30Z">
              <w:r>
                <w:rPr>
                  <w:rFonts w:hint="eastAsia"/>
                  <w:lang w:val="en-US" w:eastAsia="zh-CN"/>
                </w:rPr>
                <w:t>所示的</w:t>
              </w:r>
            </w:ins>
            <w:ins w:id="157" w:author="zhoujiansheng" w:date="2024-05-22T10:41:02Z">
              <w:r>
                <w:rPr>
                  <w:rFonts w:hint="eastAsia"/>
                  <w:lang w:val="en-US" w:eastAsia="zh-CN"/>
                </w:rPr>
                <w:t>当前</w:t>
              </w:r>
            </w:ins>
            <w:ins w:id="158" w:author="zhoujiansheng" w:date="2024-05-22T10:42:28Z">
              <w:r>
                <w:rPr>
                  <w:rFonts w:hint="eastAsia"/>
                  <w:lang w:val="en-US" w:eastAsia="zh-CN"/>
                </w:rPr>
                <w:t>隐患</w:t>
              </w:r>
            </w:ins>
            <w:ins w:id="159" w:author="zhoujiansheng" w:date="2024-05-22T10:42:29Z">
              <w:r>
                <w:rPr>
                  <w:rFonts w:hint="eastAsia"/>
                  <w:lang w:val="en-US" w:eastAsia="zh-CN"/>
                </w:rPr>
                <w:t>规则</w:t>
              </w:r>
            </w:ins>
            <w:ins w:id="160" w:author="zhoujiansheng" w:date="2024-05-22T10:42:30Z">
              <w:r>
                <w:rPr>
                  <w:rFonts w:hint="eastAsia"/>
                  <w:lang w:val="en-US" w:eastAsia="zh-CN"/>
                </w:rPr>
                <w:t>编辑</w:t>
              </w:r>
            </w:ins>
            <w:ins w:id="161" w:author="zhoujiansheng" w:date="2024-05-22T10:42:32Z">
              <w:r>
                <w:rPr>
                  <w:rFonts w:hint="eastAsia"/>
                  <w:lang w:val="en-US" w:eastAsia="zh-CN"/>
                </w:rPr>
                <w:t>页面</w:t>
              </w:r>
            </w:ins>
            <w:ins w:id="162" w:author="zhoujiansheng" w:date="2024-05-22T10:42:33Z">
              <w:r>
                <w:rPr>
                  <w:rFonts w:hint="eastAsia"/>
                  <w:lang w:val="en-US" w:eastAsia="zh-CN"/>
                </w:rPr>
                <w:t>新增</w:t>
              </w:r>
            </w:ins>
            <w:ins w:id="163" w:author="zhoujiansheng" w:date="2024-05-22T10:42:37Z">
              <w:r>
                <w:rPr>
                  <w:rFonts w:hint="eastAsia"/>
                  <w:lang w:val="en-US" w:eastAsia="zh-CN"/>
                </w:rPr>
                <w:t>两列</w:t>
              </w:r>
            </w:ins>
            <w:ins w:id="164" w:author="zhoujiansheng" w:date="2024-05-22T10:42:40Z">
              <w:r>
                <w:rPr>
                  <w:rFonts w:hint="eastAsia"/>
                  <w:lang w:val="en-US" w:eastAsia="zh-CN"/>
                </w:rPr>
                <w:t>：</w:t>
              </w:r>
            </w:ins>
            <w:ins w:id="165" w:author="zhoujiansheng" w:date="2024-05-22T10:42:45Z">
              <w:r>
                <w:rPr>
                  <w:rFonts w:hint="eastAsia"/>
                  <w:lang w:val="en-US" w:eastAsia="zh-CN"/>
                </w:rPr>
                <w:t>隐患</w:t>
              </w:r>
            </w:ins>
            <w:ins w:id="166" w:author="zhoujiansheng" w:date="2024-05-22T10:42:47Z">
              <w:r>
                <w:rPr>
                  <w:rFonts w:hint="eastAsia"/>
                  <w:lang w:val="en-US" w:eastAsia="zh-CN"/>
                </w:rPr>
                <w:t>等级</w:t>
              </w:r>
            </w:ins>
            <w:ins w:id="167" w:author="zhoujiansheng" w:date="2024-05-22T10:42:48Z">
              <w:r>
                <w:rPr>
                  <w:rFonts w:hint="eastAsia"/>
                  <w:lang w:val="en-US" w:eastAsia="zh-CN"/>
                </w:rPr>
                <w:t>和</w:t>
              </w:r>
            </w:ins>
            <w:ins w:id="168" w:author="zhoujiansheng" w:date="2024-05-22T10:42:50Z">
              <w:r>
                <w:rPr>
                  <w:rFonts w:hint="eastAsia"/>
                  <w:lang w:val="en-US" w:eastAsia="zh-CN"/>
                </w:rPr>
                <w:t>是否</w:t>
              </w:r>
            </w:ins>
            <w:ins w:id="169" w:author="zhoujiansheng" w:date="2024-05-22T10:42:51Z">
              <w:r>
                <w:rPr>
                  <w:rFonts w:hint="eastAsia"/>
                  <w:lang w:val="en-US" w:eastAsia="zh-CN"/>
                </w:rPr>
                <w:t>推送</w:t>
              </w:r>
            </w:ins>
          </w:p>
          <w:p w14:paraId="03F3D557">
            <w:pPr>
              <w:keepNext w:val="0"/>
              <w:keepLines w:val="0"/>
              <w:pageBreakBefore w:val="0"/>
              <w:widowControl w:val="0"/>
              <w:numPr>
                <w:ilvl w:val="0"/>
                <w:numId w:val="16"/>
              </w:numPr>
              <w:kinsoku/>
              <w:wordWrap/>
              <w:overflowPunct/>
              <w:topLinePunct w:val="0"/>
              <w:autoSpaceDE/>
              <w:autoSpaceDN/>
              <w:bidi w:val="0"/>
              <w:adjustRightInd/>
              <w:snapToGrid/>
              <w:ind w:left="420" w:hanging="420"/>
              <w:textAlignment w:val="auto"/>
              <w:rPr>
                <w:ins w:id="171" w:author="zhoujiansheng" w:date="2024-05-22T10:43:50Z"/>
                <w:rFonts w:hint="default"/>
                <w:lang w:val="en-US" w:eastAsia="zh-CN"/>
              </w:rPr>
              <w:pPrChange w:id="170" w:author="zhoujiansheng" w:date="2024-05-22T11:34:37Z">
                <w:pPr>
                  <w:keepNext w:val="0"/>
                  <w:keepLines w:val="0"/>
                  <w:pageBreakBefore w:val="0"/>
                  <w:widowControl w:val="0"/>
                  <w:numPr>
                    <w:ilvl w:val="0"/>
                    <w:numId w:val="0"/>
                  </w:numPr>
                  <w:kinsoku/>
                  <w:wordWrap/>
                  <w:overflowPunct/>
                  <w:topLinePunct w:val="0"/>
                  <w:autoSpaceDE/>
                  <w:autoSpaceDN/>
                  <w:bidi w:val="0"/>
                  <w:adjustRightInd/>
                  <w:snapToGrid/>
                  <w:textAlignment w:val="auto"/>
                </w:pPr>
              </w:pPrChange>
            </w:pPr>
            <w:ins w:id="172" w:author="zhoujiansheng" w:date="2024-05-22T10:42:57Z">
              <w:r>
                <w:rPr>
                  <w:rFonts w:hint="eastAsia"/>
                  <w:lang w:val="en-US" w:eastAsia="zh-CN"/>
                </w:rPr>
                <w:t>隐患</w:t>
              </w:r>
            </w:ins>
            <w:ins w:id="173" w:author="zhoujiansheng" w:date="2024-05-22T10:42:59Z">
              <w:r>
                <w:rPr>
                  <w:rFonts w:hint="eastAsia"/>
                  <w:lang w:val="en-US" w:eastAsia="zh-CN"/>
                </w:rPr>
                <w:t>等级：</w:t>
              </w:r>
            </w:ins>
            <w:ins w:id="174" w:author="zhoujiansheng" w:date="2024-05-22T10:43:02Z">
              <w:r>
                <w:rPr>
                  <w:rFonts w:hint="eastAsia"/>
                  <w:lang w:val="en-US" w:eastAsia="zh-CN"/>
                </w:rPr>
                <w:t>单击</w:t>
              </w:r>
            </w:ins>
            <w:ins w:id="175" w:author="zhoujiansheng" w:date="2024-05-22T10:43:04Z">
              <w:r>
                <w:rPr>
                  <w:rFonts w:hint="eastAsia"/>
                  <w:lang w:val="en-US" w:eastAsia="zh-CN"/>
                </w:rPr>
                <w:t>编辑</w:t>
              </w:r>
            </w:ins>
            <w:ins w:id="176" w:author="zhoujiansheng" w:date="2024-05-22T10:43:05Z">
              <w:r>
                <w:rPr>
                  <w:rFonts w:hint="eastAsia"/>
                  <w:lang w:val="en-US" w:eastAsia="zh-CN"/>
                </w:rPr>
                <w:t>时</w:t>
              </w:r>
            </w:ins>
            <w:ins w:id="177" w:author="zhoujiansheng" w:date="2024-05-22T10:43:06Z">
              <w:r>
                <w:rPr>
                  <w:rFonts w:hint="eastAsia"/>
                  <w:lang w:val="en-US" w:eastAsia="zh-CN"/>
                </w:rPr>
                <w:t>，</w:t>
              </w:r>
            </w:ins>
            <w:ins w:id="178" w:author="zhoujiansheng" w:date="2024-05-22T10:43:08Z">
              <w:r>
                <w:rPr>
                  <w:rFonts w:hint="eastAsia"/>
                  <w:lang w:val="en-US" w:eastAsia="zh-CN"/>
                </w:rPr>
                <w:t>下拉</w:t>
              </w:r>
            </w:ins>
            <w:ins w:id="179" w:author="zhoujiansheng" w:date="2024-05-22T10:43:46Z">
              <w:r>
                <w:rPr>
                  <w:rFonts w:hint="eastAsia"/>
                  <w:lang w:val="en-US" w:eastAsia="zh-CN"/>
                </w:rPr>
                <w:t>单</w:t>
              </w:r>
            </w:ins>
            <w:ins w:id="180" w:author="zhoujiansheng" w:date="2024-05-22T10:43:11Z">
              <w:r>
                <w:rPr>
                  <w:rFonts w:hint="eastAsia"/>
                  <w:lang w:val="en-US" w:eastAsia="zh-CN"/>
                </w:rPr>
                <w:t>选</w:t>
              </w:r>
            </w:ins>
            <w:ins w:id="181" w:author="zhoujiansheng" w:date="2024-05-22T10:43:16Z">
              <w:r>
                <w:rPr>
                  <w:rFonts w:hint="eastAsia"/>
                  <w:lang w:val="en-US" w:eastAsia="zh-CN"/>
                </w:rPr>
                <w:t>，</w:t>
              </w:r>
            </w:ins>
            <w:ins w:id="182" w:author="zhoujiansheng" w:date="2024-05-22T10:43:21Z">
              <w:r>
                <w:rPr>
                  <w:rFonts w:hint="eastAsia"/>
                  <w:lang w:val="en-US" w:eastAsia="zh-CN"/>
                </w:rPr>
                <w:t>选项</w:t>
              </w:r>
            </w:ins>
            <w:ins w:id="183" w:author="zhoujiansheng" w:date="2024-05-22T10:43:22Z">
              <w:r>
                <w:rPr>
                  <w:rFonts w:hint="eastAsia"/>
                  <w:lang w:val="en-US" w:eastAsia="zh-CN"/>
                </w:rPr>
                <w:t>枚举</w:t>
              </w:r>
            </w:ins>
            <w:ins w:id="184" w:author="zhoujiansheng" w:date="2024-05-22T10:43:23Z">
              <w:r>
                <w:rPr>
                  <w:rFonts w:hint="eastAsia"/>
                  <w:lang w:val="en-US" w:eastAsia="zh-CN"/>
                </w:rPr>
                <w:t>：</w:t>
              </w:r>
            </w:ins>
            <w:ins w:id="185" w:author="zhoujiansheng" w:date="2024-05-22T10:43:25Z">
              <w:r>
                <w:rPr>
                  <w:rFonts w:hint="eastAsia"/>
                  <w:lang w:val="en-US" w:eastAsia="zh-CN"/>
                </w:rPr>
                <w:t>一级</w:t>
              </w:r>
            </w:ins>
            <w:ins w:id="186" w:author="zhoujiansheng" w:date="2024-05-22T10:43:30Z">
              <w:r>
                <w:rPr>
                  <w:rFonts w:hint="eastAsia"/>
                  <w:lang w:val="en-US" w:eastAsia="zh-CN"/>
                </w:rPr>
                <w:t>隐患</w:t>
              </w:r>
            </w:ins>
            <w:ins w:id="187" w:author="zhoujiansheng" w:date="2024-05-22T10:43:31Z">
              <w:r>
                <w:rPr>
                  <w:rFonts w:hint="eastAsia"/>
                  <w:lang w:val="en-US" w:eastAsia="zh-CN"/>
                </w:rPr>
                <w:t>、</w:t>
              </w:r>
            </w:ins>
            <w:ins w:id="188" w:author="zhoujiansheng" w:date="2024-05-22T10:43:32Z">
              <w:r>
                <w:rPr>
                  <w:rFonts w:hint="eastAsia"/>
                  <w:lang w:val="en-US" w:eastAsia="zh-CN"/>
                </w:rPr>
                <w:t>二级</w:t>
              </w:r>
            </w:ins>
            <w:ins w:id="189" w:author="zhoujiansheng" w:date="2024-05-22T10:43:33Z">
              <w:r>
                <w:rPr>
                  <w:rFonts w:hint="eastAsia"/>
                  <w:lang w:val="en-US" w:eastAsia="zh-CN"/>
                </w:rPr>
                <w:t>隐患、</w:t>
              </w:r>
            </w:ins>
            <w:ins w:id="190" w:author="zhoujiansheng" w:date="2024-05-22T10:43:35Z">
              <w:r>
                <w:rPr>
                  <w:rFonts w:hint="eastAsia"/>
                  <w:lang w:val="en-US" w:eastAsia="zh-CN"/>
                </w:rPr>
                <w:t>三级</w:t>
              </w:r>
            </w:ins>
            <w:ins w:id="191" w:author="zhoujiansheng" w:date="2024-05-22T10:43:36Z">
              <w:r>
                <w:rPr>
                  <w:rFonts w:hint="eastAsia"/>
                  <w:lang w:val="en-US" w:eastAsia="zh-CN"/>
                </w:rPr>
                <w:t>隐患、</w:t>
              </w:r>
            </w:ins>
            <w:ins w:id="192" w:author="zhoujiansheng" w:date="2024-05-22T10:43:38Z">
              <w:r>
                <w:rPr>
                  <w:rFonts w:hint="eastAsia"/>
                  <w:lang w:val="en-US" w:eastAsia="zh-CN"/>
                </w:rPr>
                <w:t>四级</w:t>
              </w:r>
            </w:ins>
            <w:ins w:id="193" w:author="zhoujiansheng" w:date="2024-05-22T10:43:39Z">
              <w:r>
                <w:rPr>
                  <w:rFonts w:hint="eastAsia"/>
                  <w:lang w:val="en-US" w:eastAsia="zh-CN"/>
                </w:rPr>
                <w:t>隐患</w:t>
              </w:r>
            </w:ins>
            <w:ins w:id="194" w:author="zhoujiansheng" w:date="2024-05-22T10:43:49Z">
              <w:r>
                <w:rPr>
                  <w:rFonts w:hint="eastAsia"/>
                  <w:lang w:val="en-US" w:eastAsia="zh-CN"/>
                </w:rPr>
                <w:t>。</w:t>
              </w:r>
            </w:ins>
            <w:ins w:id="195" w:author="zhoujiansheng" w:date="2024-05-22T10:47:46Z">
              <w:r>
                <w:rPr>
                  <w:rFonts w:hint="eastAsia"/>
                  <w:lang w:val="en-US" w:eastAsia="zh-CN"/>
                </w:rPr>
                <w:t>新建</w:t>
              </w:r>
            </w:ins>
            <w:ins w:id="196" w:author="zhoujiansheng" w:date="2024-05-22T10:47:47Z">
              <w:r>
                <w:rPr>
                  <w:rFonts w:hint="eastAsia"/>
                  <w:lang w:val="en-US" w:eastAsia="zh-CN"/>
                </w:rPr>
                <w:t>副本</w:t>
              </w:r>
            </w:ins>
            <w:ins w:id="197" w:author="zhoujiansheng" w:date="2024-05-22T10:47:48Z">
              <w:r>
                <w:rPr>
                  <w:rFonts w:hint="eastAsia"/>
                  <w:lang w:val="en-US" w:eastAsia="zh-CN"/>
                </w:rPr>
                <w:t>时</w:t>
              </w:r>
            </w:ins>
            <w:ins w:id="198" w:author="zhoujiansheng" w:date="2024-05-22T10:47:52Z">
              <w:r>
                <w:rPr>
                  <w:rFonts w:hint="eastAsia"/>
                  <w:lang w:val="en-US" w:eastAsia="zh-CN"/>
                </w:rPr>
                <w:t>带入</w:t>
              </w:r>
            </w:ins>
            <w:ins w:id="199" w:author="zhoujiansheng" w:date="2024-05-22T10:47:54Z">
              <w:r>
                <w:rPr>
                  <w:rFonts w:hint="eastAsia"/>
                  <w:lang w:val="en-US" w:eastAsia="zh-CN"/>
                </w:rPr>
                <w:t>隐患</w:t>
              </w:r>
            </w:ins>
            <w:ins w:id="200" w:author="zhoujiansheng" w:date="2024-05-22T10:47:55Z">
              <w:r>
                <w:rPr>
                  <w:rFonts w:hint="eastAsia"/>
                  <w:lang w:val="en-US" w:eastAsia="zh-CN"/>
                </w:rPr>
                <w:t>等级</w:t>
              </w:r>
            </w:ins>
            <w:ins w:id="201" w:author="zhoujiansheng" w:date="2024-05-22T10:47:56Z">
              <w:r>
                <w:rPr>
                  <w:rFonts w:hint="eastAsia"/>
                  <w:lang w:val="en-US" w:eastAsia="zh-CN"/>
                </w:rPr>
                <w:t>信息</w:t>
              </w:r>
            </w:ins>
            <w:ins w:id="202" w:author="zhoujiansheng" w:date="2024-05-22T10:47:59Z">
              <w:r>
                <w:rPr>
                  <w:rFonts w:hint="eastAsia"/>
                  <w:lang w:val="en-US" w:eastAsia="zh-CN"/>
                </w:rPr>
                <w:t>。</w:t>
              </w:r>
            </w:ins>
            <w:ins w:id="203" w:author="zhoujiansheng" w:date="2024-05-22T11:19:34Z">
              <w:r>
                <w:rPr>
                  <w:rFonts w:hint="eastAsia"/>
                  <w:lang w:val="en-US" w:eastAsia="zh-CN"/>
                </w:rPr>
                <w:t>隐患</w:t>
              </w:r>
            </w:ins>
            <w:ins w:id="204" w:author="zhoujiansheng" w:date="2024-05-22T11:19:35Z">
              <w:r>
                <w:rPr>
                  <w:rFonts w:hint="eastAsia"/>
                  <w:lang w:val="en-US" w:eastAsia="zh-CN"/>
                </w:rPr>
                <w:t>等级</w:t>
              </w:r>
            </w:ins>
            <w:ins w:id="205" w:author="zhoujiansheng" w:date="2024-05-22T11:19:37Z">
              <w:r>
                <w:rPr>
                  <w:rFonts w:hint="eastAsia"/>
                  <w:lang w:val="en-US" w:eastAsia="zh-CN"/>
                </w:rPr>
                <w:t>未</w:t>
              </w:r>
            </w:ins>
            <w:ins w:id="206" w:author="zhoujiansheng" w:date="2024-05-22T11:19:38Z">
              <w:r>
                <w:rPr>
                  <w:rFonts w:hint="eastAsia"/>
                  <w:lang w:val="en-US" w:eastAsia="zh-CN"/>
                </w:rPr>
                <w:t>选择，</w:t>
              </w:r>
            </w:ins>
            <w:ins w:id="207" w:author="zhoujiansheng" w:date="2024-05-22T11:19:40Z">
              <w:r>
                <w:rPr>
                  <w:rFonts w:hint="eastAsia"/>
                  <w:lang w:val="en-US" w:eastAsia="zh-CN"/>
                </w:rPr>
                <w:t>隐患</w:t>
              </w:r>
            </w:ins>
            <w:ins w:id="208" w:author="zhoujiansheng" w:date="2024-05-22T11:19:41Z">
              <w:r>
                <w:rPr>
                  <w:rFonts w:hint="eastAsia"/>
                  <w:lang w:val="en-US" w:eastAsia="zh-CN"/>
                </w:rPr>
                <w:t>规则</w:t>
              </w:r>
            </w:ins>
            <w:ins w:id="209" w:author="zhoujiansheng" w:date="2024-05-22T11:19:43Z">
              <w:r>
                <w:rPr>
                  <w:rFonts w:hint="eastAsia"/>
                  <w:lang w:val="en-US" w:eastAsia="zh-CN"/>
                </w:rPr>
                <w:t>不允许</w:t>
              </w:r>
            </w:ins>
            <w:ins w:id="210" w:author="zhoujiansheng" w:date="2024-05-22T11:19:44Z">
              <w:r>
                <w:rPr>
                  <w:rFonts w:hint="eastAsia"/>
                  <w:lang w:val="en-US" w:eastAsia="zh-CN"/>
                </w:rPr>
                <w:t>生效</w:t>
              </w:r>
            </w:ins>
            <w:ins w:id="211" w:author="zhoujiansheng" w:date="2024-05-22T11:19:52Z">
              <w:r>
                <w:rPr>
                  <w:rFonts w:hint="eastAsia"/>
                  <w:lang w:val="en-US" w:eastAsia="zh-CN"/>
                </w:rPr>
                <w:t>。</w:t>
              </w:r>
            </w:ins>
          </w:p>
          <w:p w14:paraId="5AF88EE3">
            <w:pPr>
              <w:keepNext w:val="0"/>
              <w:keepLines w:val="0"/>
              <w:pageBreakBefore w:val="0"/>
              <w:widowControl w:val="0"/>
              <w:numPr>
                <w:ilvl w:val="0"/>
                <w:numId w:val="16"/>
              </w:numPr>
              <w:kinsoku/>
              <w:wordWrap/>
              <w:overflowPunct/>
              <w:topLinePunct w:val="0"/>
              <w:autoSpaceDE/>
              <w:autoSpaceDN/>
              <w:bidi w:val="0"/>
              <w:adjustRightInd/>
              <w:snapToGrid/>
              <w:ind w:left="420" w:hanging="420"/>
              <w:textAlignment w:val="auto"/>
              <w:rPr>
                <w:ins w:id="213" w:author="zhoujiansheng" w:date="2024-05-22T10:42:18Z"/>
                <w:rFonts w:hint="default"/>
                <w:lang w:val="en-US" w:eastAsia="zh-CN"/>
              </w:rPr>
              <w:pPrChange w:id="212" w:author="zhoujiansheng" w:date="2024-05-22T11:34:37Z">
                <w:pPr>
                  <w:keepNext w:val="0"/>
                  <w:keepLines w:val="0"/>
                  <w:pageBreakBefore w:val="0"/>
                  <w:widowControl w:val="0"/>
                  <w:numPr>
                    <w:ilvl w:val="0"/>
                    <w:numId w:val="0"/>
                  </w:numPr>
                  <w:kinsoku/>
                  <w:wordWrap/>
                  <w:overflowPunct/>
                  <w:topLinePunct w:val="0"/>
                  <w:autoSpaceDE/>
                  <w:autoSpaceDN/>
                  <w:bidi w:val="0"/>
                  <w:adjustRightInd/>
                  <w:snapToGrid/>
                  <w:textAlignment w:val="auto"/>
                </w:pPr>
              </w:pPrChange>
            </w:pPr>
            <w:ins w:id="214" w:author="zhoujiansheng" w:date="2024-05-22T10:43:53Z">
              <w:r>
                <w:rPr>
                  <w:rFonts w:hint="eastAsia"/>
                  <w:lang w:val="en-US" w:eastAsia="zh-CN"/>
                </w:rPr>
                <w:t>是否推送</w:t>
              </w:r>
            </w:ins>
            <w:ins w:id="215" w:author="zhoujiansheng" w:date="2024-05-22T10:43:54Z">
              <w:r>
                <w:rPr>
                  <w:rFonts w:hint="eastAsia"/>
                  <w:lang w:val="en-US" w:eastAsia="zh-CN"/>
                </w:rPr>
                <w:t>：</w:t>
              </w:r>
            </w:ins>
            <w:ins w:id="216" w:author="zhoujiansheng" w:date="2024-05-22T10:45:07Z">
              <w:r>
                <w:rPr>
                  <w:rFonts w:hint="eastAsia"/>
                  <w:lang w:val="en-US" w:eastAsia="zh-CN"/>
                </w:rPr>
                <w:t>通过</w:t>
              </w:r>
            </w:ins>
            <w:ins w:id="217" w:author="zhoujiansheng" w:date="2024-05-22T10:46:22Z">
              <w:r>
                <w:rPr>
                  <w:rFonts w:hint="eastAsia"/>
                  <w:lang w:val="en-US" w:eastAsia="zh-CN"/>
                </w:rPr>
                <w:t>切换</w:t>
              </w:r>
            </w:ins>
            <w:ins w:id="218" w:author="zhoujiansheng" w:date="2024-05-22T10:46:24Z">
              <w:r>
                <w:rPr>
                  <w:rFonts w:hint="eastAsia"/>
                  <w:lang w:val="en-US" w:eastAsia="zh-CN"/>
                </w:rPr>
                <w:t>开关</w:t>
              </w:r>
            </w:ins>
            <w:ins w:id="219" w:author="zhoujiansheng" w:date="2024-05-22T10:46:29Z">
              <w:r>
                <w:rPr>
                  <w:rFonts w:hint="eastAsia"/>
                  <w:lang w:val="en-US" w:eastAsia="zh-CN"/>
                </w:rPr>
                <w:t>设置</w:t>
              </w:r>
            </w:ins>
            <w:ins w:id="220" w:author="zhoujiansheng" w:date="2024-05-22T10:46:30Z">
              <w:r>
                <w:rPr>
                  <w:rFonts w:hint="eastAsia"/>
                  <w:lang w:val="en-US" w:eastAsia="zh-CN"/>
                </w:rPr>
                <w:t>当前</w:t>
              </w:r>
            </w:ins>
            <w:ins w:id="221" w:author="zhoujiansheng" w:date="2024-05-22T10:46:32Z">
              <w:r>
                <w:rPr>
                  <w:rFonts w:hint="eastAsia"/>
                  <w:lang w:val="en-US" w:eastAsia="zh-CN"/>
                </w:rPr>
                <w:t>隐患</w:t>
              </w:r>
            </w:ins>
            <w:ins w:id="222" w:author="zhoujiansheng" w:date="2024-05-22T10:46:34Z">
              <w:r>
                <w:rPr>
                  <w:rFonts w:hint="eastAsia"/>
                  <w:lang w:val="en-US" w:eastAsia="zh-CN"/>
                </w:rPr>
                <w:t>规则</w:t>
              </w:r>
            </w:ins>
            <w:ins w:id="223" w:author="zhoujiansheng" w:date="2024-05-22T10:46:44Z">
              <w:r>
                <w:rPr>
                  <w:rFonts w:hint="eastAsia"/>
                  <w:lang w:val="en-US" w:eastAsia="zh-CN"/>
                </w:rPr>
                <w:t>触发的</w:t>
              </w:r>
            </w:ins>
            <w:ins w:id="224" w:author="zhoujiansheng" w:date="2024-05-22T10:46:45Z">
              <w:r>
                <w:rPr>
                  <w:rFonts w:hint="eastAsia"/>
                  <w:lang w:val="en-US" w:eastAsia="zh-CN"/>
                </w:rPr>
                <w:t>隐患</w:t>
              </w:r>
            </w:ins>
            <w:ins w:id="225" w:author="zhoujiansheng" w:date="2024-05-22T10:46:46Z">
              <w:r>
                <w:rPr>
                  <w:rFonts w:hint="eastAsia"/>
                  <w:lang w:val="en-US" w:eastAsia="zh-CN"/>
                </w:rPr>
                <w:t>是否</w:t>
              </w:r>
            </w:ins>
            <w:ins w:id="226" w:author="zhoujiansheng" w:date="2024-05-22T10:46:47Z">
              <w:r>
                <w:rPr>
                  <w:rFonts w:hint="eastAsia"/>
                  <w:lang w:val="en-US" w:eastAsia="zh-CN"/>
                </w:rPr>
                <w:t>推送</w:t>
              </w:r>
            </w:ins>
            <w:ins w:id="227" w:author="zhoujiansheng" w:date="2024-05-22T10:46:48Z">
              <w:r>
                <w:rPr>
                  <w:rFonts w:hint="eastAsia"/>
                  <w:lang w:val="en-US" w:eastAsia="zh-CN"/>
                </w:rPr>
                <w:t>到E</w:t>
              </w:r>
            </w:ins>
            <w:ins w:id="228" w:author="zhoujiansheng" w:date="2024-05-22T10:46:49Z">
              <w:r>
                <w:rPr>
                  <w:rFonts w:hint="eastAsia"/>
                  <w:lang w:val="en-US" w:eastAsia="zh-CN"/>
                </w:rPr>
                <w:t>MOS</w:t>
              </w:r>
            </w:ins>
            <w:ins w:id="229" w:author="zhoujiansheng" w:date="2024-05-22T10:46:51Z">
              <w:r>
                <w:rPr>
                  <w:rFonts w:hint="eastAsia"/>
                  <w:lang w:val="en-US" w:eastAsia="zh-CN"/>
                </w:rPr>
                <w:t>生成</w:t>
              </w:r>
            </w:ins>
            <w:ins w:id="230" w:author="zhoujiansheng" w:date="2024-05-22T10:46:52Z">
              <w:r>
                <w:rPr>
                  <w:rFonts w:hint="eastAsia"/>
                  <w:lang w:val="en-US" w:eastAsia="zh-CN"/>
                </w:rPr>
                <w:t>工单</w:t>
              </w:r>
            </w:ins>
            <w:ins w:id="231" w:author="zhoujiansheng" w:date="2024-05-22T10:46:56Z">
              <w:r>
                <w:rPr>
                  <w:rFonts w:hint="eastAsia"/>
                  <w:lang w:val="en-US" w:eastAsia="zh-CN"/>
                </w:rPr>
                <w:t>。</w:t>
              </w:r>
            </w:ins>
            <w:ins w:id="232" w:author="zhoujiansheng" w:date="2024-05-22T10:47:07Z">
              <w:r>
                <w:rPr>
                  <w:rFonts w:hint="eastAsia"/>
                  <w:lang w:val="en-US" w:eastAsia="zh-CN"/>
                </w:rPr>
                <w:t>默认</w:t>
              </w:r>
            </w:ins>
            <w:ins w:id="233" w:author="zhoujiansheng" w:date="2024-05-22T10:47:10Z">
              <w:r>
                <w:rPr>
                  <w:rFonts w:hint="eastAsia"/>
                  <w:lang w:val="en-US" w:eastAsia="zh-CN"/>
                </w:rPr>
                <w:t>否</w:t>
              </w:r>
            </w:ins>
            <w:ins w:id="234" w:author="zhoujiansheng" w:date="2024-05-22T10:47:19Z">
              <w:r>
                <w:rPr>
                  <w:rFonts w:hint="eastAsia"/>
                  <w:lang w:val="en-US" w:eastAsia="zh-CN"/>
                </w:rPr>
                <w:t>。</w:t>
              </w:r>
            </w:ins>
          </w:p>
          <w:p w14:paraId="2AED17B9">
            <w:pPr>
              <w:keepNext w:val="0"/>
              <w:keepLines w:val="0"/>
              <w:pageBreakBefore w:val="0"/>
              <w:widowControl w:val="0"/>
              <w:numPr>
                <w:ilvl w:val="0"/>
                <w:numId w:val="0"/>
              </w:numPr>
              <w:kinsoku/>
              <w:wordWrap/>
              <w:overflowPunct/>
              <w:topLinePunct w:val="0"/>
              <w:autoSpaceDE/>
              <w:autoSpaceDN/>
              <w:bidi w:val="0"/>
              <w:adjustRightInd/>
              <w:snapToGrid/>
              <w:textAlignment w:val="auto"/>
              <w:rPr>
                <w:ins w:id="235" w:author="zhoujiansheng" w:date="2024-05-22T10:42:18Z"/>
                <w:rFonts w:hint="default"/>
                <w:lang w:val="en-US" w:eastAsia="zh-CN"/>
              </w:rPr>
            </w:pPr>
            <w:ins w:id="236" w:author="zhoujiansheng" w:date="2024-05-22T10:42:21Z">
              <w:r>
                <w:rPr/>
                <w:drawing>
                  <wp:inline distT="0" distB="0" distL="114300" distR="114300">
                    <wp:extent cx="5468620" cy="143827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468620" cy="1438275"/>
                            </a:xfrm>
                            <a:prstGeom prst="rect">
                              <a:avLst/>
                            </a:prstGeom>
                            <a:noFill/>
                            <a:ln>
                              <a:noFill/>
                            </a:ln>
                          </pic:spPr>
                        </pic:pic>
                      </a:graphicData>
                    </a:graphic>
                  </wp:inline>
                </w:drawing>
              </w:r>
            </w:ins>
          </w:p>
          <w:p w14:paraId="478BCC9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7131418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生效范围的选择：</w:t>
            </w:r>
          </w:p>
          <w:p w14:paraId="4FF24454">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编辑页面显示当前选择的设备类型和隐患名称；</w:t>
            </w:r>
          </w:p>
          <w:p w14:paraId="69F508BD">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编辑页增加筛选条件“站点类型”，枚举：数据中心、通信机楼、传输节点、通信基站</w:t>
            </w:r>
          </w:p>
          <w:p w14:paraId="5826D24B">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左侧显示广西空间资源树：广西-地市-区县-站点-机房。生效范围可选择树中所有节点。设备名称关联当前编辑的设备类型，只显示该机房下的此类型设备；空间资源树支持站点的模糊查找；</w:t>
            </w:r>
          </w:p>
          <w:p w14:paraId="55BC531C">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中间显示所选节点的空间信息，如下表</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4"/>
              <w:gridCol w:w="2875"/>
              <w:gridCol w:w="2875"/>
            </w:tblGrid>
            <w:tr w14:paraId="52DCF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shd w:val="clear" w:color="auto" w:fill="BEBEBE" w:themeFill="background1" w:themeFillShade="BF"/>
                </w:tcPr>
                <w:p w14:paraId="3FA3938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左侧资源节点</w:t>
                  </w:r>
                </w:p>
              </w:tc>
              <w:tc>
                <w:tcPr>
                  <w:tcW w:w="2875" w:type="dxa"/>
                  <w:shd w:val="clear" w:color="auto" w:fill="BEBEBE" w:themeFill="background1" w:themeFillShade="BF"/>
                </w:tcPr>
                <w:p w14:paraId="02AD4C7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选中信息</w:t>
                  </w:r>
                </w:p>
              </w:tc>
              <w:tc>
                <w:tcPr>
                  <w:tcW w:w="2875" w:type="dxa"/>
                  <w:shd w:val="clear" w:color="auto" w:fill="BEBEBE" w:themeFill="background1" w:themeFillShade="BF"/>
                </w:tcPr>
                <w:p w14:paraId="6CF5A96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vertAlign w:val="baseline"/>
                      <w:lang w:val="en-US" w:eastAsia="zh-CN"/>
                    </w:rPr>
                  </w:pPr>
                  <w:r>
                    <w:rPr>
                      <w:rFonts w:hint="eastAsia"/>
                      <w:b/>
                      <w:bCs/>
                      <w:vertAlign w:val="baseline"/>
                      <w:lang w:val="en-US" w:eastAsia="zh-CN"/>
                    </w:rPr>
                    <w:t>所属位置</w:t>
                  </w:r>
                </w:p>
              </w:tc>
            </w:tr>
            <w:tr w14:paraId="63EB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14:paraId="57F8E3B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广西</w:t>
                  </w:r>
                </w:p>
              </w:tc>
              <w:tc>
                <w:tcPr>
                  <w:tcW w:w="2875" w:type="dxa"/>
                </w:tcPr>
                <w:p w14:paraId="550AEBF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所有地市</w:t>
                  </w:r>
                </w:p>
              </w:tc>
              <w:tc>
                <w:tcPr>
                  <w:tcW w:w="2875" w:type="dxa"/>
                </w:tcPr>
                <w:p w14:paraId="1B01565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广西</w:t>
                  </w:r>
                </w:p>
              </w:tc>
            </w:tr>
            <w:tr w14:paraId="551D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14:paraId="151D827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地市</w:t>
                  </w:r>
                </w:p>
              </w:tc>
              <w:tc>
                <w:tcPr>
                  <w:tcW w:w="2875" w:type="dxa"/>
                </w:tcPr>
                <w:p w14:paraId="74FDBA4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highlight w:val="yellow"/>
                      <w:vertAlign w:val="baseline"/>
                      <w:lang w:val="en-US" w:eastAsia="zh-CN"/>
                    </w:rPr>
                    <w:t>地市所有区县</w:t>
                  </w:r>
                </w:p>
              </w:tc>
              <w:tc>
                <w:tcPr>
                  <w:tcW w:w="2875" w:type="dxa"/>
                </w:tcPr>
                <w:p w14:paraId="546DC89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地市</w:t>
                  </w:r>
                </w:p>
              </w:tc>
            </w:tr>
            <w:tr w14:paraId="65FE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14:paraId="0F474C0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highlight w:val="yellow"/>
                      <w:vertAlign w:val="baseline"/>
                      <w:lang w:val="en-US" w:eastAsia="zh-CN"/>
                    </w:rPr>
                  </w:pPr>
                  <w:r>
                    <w:rPr>
                      <w:rFonts w:hint="eastAsia"/>
                      <w:highlight w:val="yellow"/>
                      <w:vertAlign w:val="baseline"/>
                      <w:lang w:val="en-US" w:eastAsia="zh-CN"/>
                    </w:rPr>
                    <w:t>区县</w:t>
                  </w:r>
                </w:p>
              </w:tc>
              <w:tc>
                <w:tcPr>
                  <w:tcW w:w="2875" w:type="dxa"/>
                </w:tcPr>
                <w:p w14:paraId="702F5BF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highlight w:val="yellow"/>
                      <w:vertAlign w:val="baseline"/>
                      <w:lang w:val="en-US" w:eastAsia="zh-CN"/>
                    </w:rPr>
                  </w:pPr>
                  <w:r>
                    <w:rPr>
                      <w:rFonts w:hint="eastAsia"/>
                      <w:highlight w:val="yellow"/>
                      <w:vertAlign w:val="baseline"/>
                      <w:lang w:val="en-US" w:eastAsia="zh-CN"/>
                    </w:rPr>
                    <w:t>区县下所有站点</w:t>
                  </w:r>
                </w:p>
              </w:tc>
              <w:tc>
                <w:tcPr>
                  <w:tcW w:w="2875" w:type="dxa"/>
                </w:tcPr>
                <w:p w14:paraId="7F9B5B0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highlight w:val="yellow"/>
                      <w:vertAlign w:val="baseline"/>
                      <w:lang w:val="en-US" w:eastAsia="zh-CN"/>
                    </w:rPr>
                  </w:pPr>
                  <w:r>
                    <w:rPr>
                      <w:rFonts w:hint="eastAsia"/>
                      <w:highlight w:val="yellow"/>
                      <w:vertAlign w:val="baseline"/>
                      <w:lang w:val="en-US" w:eastAsia="zh-CN"/>
                    </w:rPr>
                    <w:t>区县</w:t>
                  </w:r>
                </w:p>
              </w:tc>
            </w:tr>
            <w:tr w14:paraId="3720B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vAlign w:val="top"/>
                </w:tcPr>
                <w:p w14:paraId="21603AE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站点</w:t>
                  </w:r>
                </w:p>
              </w:tc>
              <w:tc>
                <w:tcPr>
                  <w:tcW w:w="2875" w:type="dxa"/>
                  <w:vAlign w:val="top"/>
                </w:tcPr>
                <w:p w14:paraId="3FFEE7E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站点所有机房</w:t>
                  </w:r>
                </w:p>
              </w:tc>
              <w:tc>
                <w:tcPr>
                  <w:tcW w:w="2875" w:type="dxa"/>
                  <w:vAlign w:val="top"/>
                </w:tcPr>
                <w:p w14:paraId="3C3EF93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站点</w:t>
                  </w:r>
                </w:p>
              </w:tc>
            </w:tr>
            <w:tr w14:paraId="14C2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74" w:type="dxa"/>
                  <w:vAlign w:val="top"/>
                </w:tcPr>
                <w:p w14:paraId="1E7178B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机房</w:t>
                  </w:r>
                </w:p>
              </w:tc>
              <w:tc>
                <w:tcPr>
                  <w:tcW w:w="2875" w:type="dxa"/>
                  <w:vAlign w:val="top"/>
                </w:tcPr>
                <w:p w14:paraId="7F2BD41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机房所有此类设备</w:t>
                  </w:r>
                </w:p>
              </w:tc>
              <w:tc>
                <w:tcPr>
                  <w:tcW w:w="2875" w:type="dxa"/>
                  <w:vAlign w:val="top"/>
                </w:tcPr>
                <w:p w14:paraId="76E2729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机房</w:t>
                  </w:r>
                </w:p>
              </w:tc>
            </w:tr>
          </w:tbl>
          <w:p w14:paraId="3EC12BA7">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右侧为预选中信息，可从中间迁入要生效的空间信息；</w:t>
            </w:r>
          </w:p>
          <w:p w14:paraId="3B720AD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5AE273F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102CD30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隐患规则配置</w:t>
            </w:r>
          </w:p>
          <w:p w14:paraId="2AF0446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隐患感知规则取表中的3个字段：设备类型、隐患名称、告警条件（页面显示隐患公式）。隐患感知规则表见附件：</w:t>
            </w:r>
          </w:p>
          <w:p w14:paraId="079F8DD9">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object>
                <v:shape id="_x0000_i1026" o:spt="75" type="#_x0000_t75" style="height:63.45pt;width:70.45pt;" o:ole="t" filled="f" o:preferrelative="t" stroked="f" coordsize="21600,21600">
                  <v:path/>
                  <v:fill on="f" focussize="0,0"/>
                  <v:stroke on="f"/>
                  <v:imagedata r:id="rId15" o:title=""/>
                  <o:lock v:ext="edit" aspectratio="t"/>
                  <w10:wrap type="none"/>
                  <w10:anchorlock/>
                </v:shape>
                <o:OLEObject Type="Embed" ProgID="Excel.Sheet.12" ShapeID="_x0000_i1026" DrawAspect="Icon" ObjectID="_1468075726" r:id="rId14">
                  <o:LockedField>false</o:LockedField>
                </o:OLEObject>
              </w:object>
            </w:r>
          </w:p>
          <w:p w14:paraId="7B25DEE2">
            <w:pPr>
              <w:pStyle w:val="14"/>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lang w:val="en-US" w:eastAsia="zh-CN"/>
              </w:rPr>
            </w:pPr>
            <w:bookmarkStart w:id="6" w:name="_Ref27074"/>
            <w:r>
              <w:t>附件1-</w:t>
            </w:r>
            <w:r>
              <w:fldChar w:fldCharType="begin"/>
            </w:r>
            <w:r>
              <w:instrText xml:space="preserve"> SEQ 附件1- \* ARABIC </w:instrText>
            </w:r>
            <w:r>
              <w:fldChar w:fldCharType="separate"/>
            </w:r>
            <w:r>
              <w:t>1</w:t>
            </w:r>
            <w:r>
              <w:fldChar w:fldCharType="end"/>
            </w:r>
            <w:bookmarkEnd w:id="6"/>
          </w:p>
          <w:p w14:paraId="2F1C1CF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编辑隐患公式时，可编辑部分的数值长度不超过11位数。</w:t>
            </w:r>
          </w:p>
          <w:p w14:paraId="1278ECE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590EB28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规则生效说明</w:t>
            </w:r>
          </w:p>
          <w:p w14:paraId="51ED28F3">
            <w:pPr>
              <w:keepNext w:val="0"/>
              <w:keepLines w:val="0"/>
              <w:pageBreakBefore w:val="0"/>
              <w:widowControl w:val="0"/>
              <w:numPr>
                <w:ilvl w:val="0"/>
                <w:numId w:val="18"/>
              </w:numPr>
              <w:kinsoku/>
              <w:wordWrap/>
              <w:overflowPunct/>
              <w:topLinePunct w:val="0"/>
              <w:autoSpaceDE/>
              <w:autoSpaceDN/>
              <w:bidi w:val="0"/>
              <w:adjustRightInd/>
              <w:snapToGrid/>
              <w:ind w:left="425" w:leftChars="0" w:hanging="425" w:firstLineChars="0"/>
              <w:textAlignment w:val="auto"/>
              <w:rPr>
                <w:rFonts w:hint="eastAsia"/>
                <w:lang w:val="en-US" w:eastAsia="zh-CN"/>
              </w:rPr>
            </w:pPr>
            <w:r>
              <w:rPr>
                <w:rFonts w:hint="eastAsia"/>
                <w:lang w:val="en-US" w:eastAsia="zh-CN"/>
              </w:rPr>
              <w:t>若同一个隐患规则，生成了多个副本，且多个副本存在应用范围重叠，重叠部分的设备，多个隐患规则都生效。触发即推送隐患。</w:t>
            </w:r>
          </w:p>
          <w:p w14:paraId="2F1DA0D3">
            <w:pPr>
              <w:keepNext w:val="0"/>
              <w:keepLines w:val="0"/>
              <w:pageBreakBefore w:val="0"/>
              <w:widowControl w:val="0"/>
              <w:numPr>
                <w:ilvl w:val="-1"/>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p>
          <w:p w14:paraId="72C1078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7F22738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68A9EA37">
            <w:pPr>
              <w:numPr>
                <w:ilvl w:val="0"/>
                <w:numId w:val="0"/>
              </w:numPr>
              <w:ind w:leftChars="0"/>
              <w:rPr>
                <w:rFonts w:hint="eastAsia"/>
                <w:lang w:val="en-US" w:eastAsia="zh-CN"/>
              </w:rPr>
            </w:pPr>
          </w:p>
          <w:p w14:paraId="40ABBFCB">
            <w:pPr>
              <w:widowControl w:val="0"/>
              <w:numPr>
                <w:ilvl w:val="0"/>
                <w:numId w:val="0"/>
              </w:numPr>
              <w:jc w:val="both"/>
              <w:rPr>
                <w:rFonts w:hint="default"/>
                <w:lang w:val="en-US" w:eastAsia="zh-CN"/>
              </w:rPr>
            </w:pPr>
          </w:p>
        </w:tc>
      </w:tr>
      <w:tr w14:paraId="3BCE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2D8E2753">
            <w:pPr>
              <w:pStyle w:val="16"/>
              <w:rPr>
                <w:sz w:val="22"/>
                <w:szCs w:val="22"/>
              </w:rPr>
            </w:pPr>
            <w:r>
              <w:rPr>
                <w:rFonts w:hint="eastAsia"/>
                <w:sz w:val="22"/>
                <w:szCs w:val="22"/>
              </w:rPr>
              <w:t>优先级</w:t>
            </w:r>
          </w:p>
        </w:tc>
        <w:tc>
          <w:tcPr>
            <w:tcW w:w="1622" w:type="dxa"/>
            <w:gridSpan w:val="2"/>
            <w:shd w:val="clear" w:color="auto" w:fill="auto"/>
          </w:tcPr>
          <w:p w14:paraId="641050CB">
            <w:pPr>
              <w:pStyle w:val="16"/>
              <w:rPr>
                <w:rFonts w:hint="eastAsia" w:eastAsia="宋体"/>
                <w:sz w:val="22"/>
                <w:szCs w:val="22"/>
                <w:lang w:eastAsia="zh-CN"/>
              </w:rPr>
            </w:pPr>
            <w:r>
              <w:rPr>
                <w:rFonts w:hint="eastAsia"/>
                <w:sz w:val="22"/>
                <w:szCs w:val="22"/>
                <w:lang w:val="en-US" w:eastAsia="zh-CN"/>
              </w:rPr>
              <w:t>中</w:t>
            </w:r>
          </w:p>
        </w:tc>
        <w:tc>
          <w:tcPr>
            <w:tcW w:w="1146" w:type="dxa"/>
            <w:shd w:val="clear" w:color="auto" w:fill="auto"/>
          </w:tcPr>
          <w:p w14:paraId="72485D5E">
            <w:pPr>
              <w:pStyle w:val="16"/>
              <w:rPr>
                <w:sz w:val="22"/>
                <w:szCs w:val="22"/>
              </w:rPr>
            </w:pPr>
            <w:r>
              <w:rPr>
                <w:rFonts w:hint="eastAsia"/>
                <w:sz w:val="22"/>
                <w:szCs w:val="22"/>
              </w:rPr>
              <w:t>使用频度</w:t>
            </w:r>
          </w:p>
        </w:tc>
        <w:tc>
          <w:tcPr>
            <w:tcW w:w="6072" w:type="dxa"/>
            <w:gridSpan w:val="3"/>
            <w:shd w:val="clear" w:color="auto" w:fill="auto"/>
          </w:tcPr>
          <w:p w14:paraId="6CE4635F">
            <w:pPr>
              <w:pStyle w:val="16"/>
              <w:rPr>
                <w:rFonts w:hint="default" w:eastAsia="宋体"/>
                <w:sz w:val="22"/>
                <w:szCs w:val="22"/>
                <w:lang w:val="en-US" w:eastAsia="zh-CN"/>
              </w:rPr>
            </w:pPr>
            <w:r>
              <w:rPr>
                <w:rFonts w:hint="eastAsia"/>
                <w:sz w:val="22"/>
                <w:szCs w:val="22"/>
                <w:lang w:val="en-US" w:eastAsia="zh-CN"/>
              </w:rPr>
              <w:t>中</w:t>
            </w:r>
          </w:p>
        </w:tc>
      </w:tr>
      <w:tr w14:paraId="24B6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3075F9FD">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14:paraId="58364F4A">
            <w:pPr>
              <w:pStyle w:val="16"/>
              <w:rPr>
                <w:rFonts w:hint="default" w:ascii="宋体" w:hAnsi="宋体" w:eastAsia="宋体"/>
                <w:sz w:val="22"/>
                <w:szCs w:val="22"/>
                <w:lang w:val="en-US" w:eastAsia="zh-CN"/>
              </w:rPr>
            </w:pPr>
          </w:p>
        </w:tc>
      </w:tr>
      <w:tr w14:paraId="632B7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06FC3CDB">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14:paraId="4C2407DC">
            <w:pPr>
              <w:pStyle w:val="16"/>
              <w:rPr>
                <w:rFonts w:hint="default" w:ascii="宋体" w:hAnsi="宋体" w:eastAsia="宋体"/>
                <w:sz w:val="22"/>
                <w:szCs w:val="22"/>
                <w:lang w:val="en-US" w:eastAsia="zh-CN"/>
              </w:rPr>
            </w:pPr>
          </w:p>
        </w:tc>
      </w:tr>
      <w:tr w14:paraId="44B9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14:paraId="6309D2AB">
            <w:pPr>
              <w:pStyle w:val="16"/>
              <w:rPr>
                <w:sz w:val="22"/>
                <w:szCs w:val="22"/>
              </w:rPr>
            </w:pPr>
            <w:r>
              <w:rPr>
                <w:rFonts w:hint="eastAsia"/>
                <w:sz w:val="22"/>
                <w:szCs w:val="22"/>
              </w:rPr>
              <w:t>事件流</w:t>
            </w:r>
          </w:p>
        </w:tc>
        <w:tc>
          <w:tcPr>
            <w:tcW w:w="1179" w:type="dxa"/>
            <w:shd w:val="clear" w:color="auto" w:fill="auto"/>
          </w:tcPr>
          <w:p w14:paraId="6AD79E07">
            <w:pPr>
              <w:pStyle w:val="16"/>
              <w:rPr>
                <w:sz w:val="22"/>
                <w:szCs w:val="22"/>
              </w:rPr>
            </w:pPr>
            <w:r>
              <w:rPr>
                <w:rFonts w:hint="eastAsia"/>
                <w:sz w:val="22"/>
                <w:szCs w:val="22"/>
              </w:rPr>
              <w:t>正常过程</w:t>
            </w:r>
          </w:p>
        </w:tc>
        <w:tc>
          <w:tcPr>
            <w:tcW w:w="7661" w:type="dxa"/>
            <w:gridSpan w:val="5"/>
            <w:shd w:val="clear" w:color="auto" w:fill="auto"/>
          </w:tcPr>
          <w:p w14:paraId="06802500">
            <w:pPr>
              <w:pStyle w:val="16"/>
              <w:rPr>
                <w:sz w:val="22"/>
                <w:szCs w:val="22"/>
              </w:rPr>
            </w:pPr>
            <w:r>
              <w:rPr>
                <w:rFonts w:hint="eastAsia"/>
                <w:sz w:val="22"/>
                <w:szCs w:val="22"/>
              </w:rPr>
              <w:t>无</w:t>
            </w:r>
          </w:p>
        </w:tc>
      </w:tr>
      <w:tr w14:paraId="0801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03E530EB">
            <w:pPr>
              <w:pStyle w:val="16"/>
              <w:rPr>
                <w:sz w:val="22"/>
                <w:szCs w:val="22"/>
              </w:rPr>
            </w:pPr>
          </w:p>
        </w:tc>
        <w:tc>
          <w:tcPr>
            <w:tcW w:w="1179" w:type="dxa"/>
            <w:shd w:val="clear" w:color="auto" w:fill="auto"/>
          </w:tcPr>
          <w:p w14:paraId="736B3451">
            <w:pPr>
              <w:pStyle w:val="16"/>
              <w:rPr>
                <w:sz w:val="22"/>
                <w:szCs w:val="22"/>
              </w:rPr>
            </w:pPr>
            <w:r>
              <w:rPr>
                <w:rFonts w:hint="eastAsia"/>
                <w:sz w:val="22"/>
                <w:szCs w:val="22"/>
              </w:rPr>
              <w:t>可选过程</w:t>
            </w:r>
          </w:p>
        </w:tc>
        <w:tc>
          <w:tcPr>
            <w:tcW w:w="7661" w:type="dxa"/>
            <w:gridSpan w:val="5"/>
            <w:shd w:val="clear" w:color="auto" w:fill="auto"/>
          </w:tcPr>
          <w:p w14:paraId="0583154F">
            <w:pPr>
              <w:pStyle w:val="16"/>
              <w:rPr>
                <w:sz w:val="22"/>
                <w:szCs w:val="22"/>
              </w:rPr>
            </w:pPr>
            <w:r>
              <w:rPr>
                <w:rFonts w:hint="eastAsia"/>
                <w:sz w:val="22"/>
                <w:szCs w:val="22"/>
              </w:rPr>
              <w:t>无</w:t>
            </w:r>
          </w:p>
        </w:tc>
      </w:tr>
      <w:tr w14:paraId="3F68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09AB0087">
            <w:pPr>
              <w:pStyle w:val="16"/>
              <w:rPr>
                <w:sz w:val="22"/>
                <w:szCs w:val="22"/>
              </w:rPr>
            </w:pPr>
          </w:p>
        </w:tc>
        <w:tc>
          <w:tcPr>
            <w:tcW w:w="1179" w:type="dxa"/>
            <w:shd w:val="clear" w:color="auto" w:fill="auto"/>
          </w:tcPr>
          <w:p w14:paraId="0B5ED375">
            <w:pPr>
              <w:pStyle w:val="16"/>
              <w:rPr>
                <w:sz w:val="22"/>
                <w:szCs w:val="22"/>
              </w:rPr>
            </w:pPr>
            <w:r>
              <w:rPr>
                <w:rFonts w:hint="eastAsia"/>
                <w:sz w:val="22"/>
                <w:szCs w:val="22"/>
              </w:rPr>
              <w:t>异常过程</w:t>
            </w:r>
          </w:p>
        </w:tc>
        <w:tc>
          <w:tcPr>
            <w:tcW w:w="7661" w:type="dxa"/>
            <w:gridSpan w:val="5"/>
            <w:shd w:val="clear" w:color="auto" w:fill="auto"/>
          </w:tcPr>
          <w:p w14:paraId="16EECBD2">
            <w:pPr>
              <w:pStyle w:val="16"/>
              <w:rPr>
                <w:sz w:val="22"/>
                <w:szCs w:val="22"/>
              </w:rPr>
            </w:pPr>
            <w:r>
              <w:rPr>
                <w:rFonts w:hint="eastAsia" w:ascii="宋体" w:hAnsi="宋体"/>
                <w:sz w:val="22"/>
                <w:szCs w:val="22"/>
              </w:rPr>
              <w:t>无</w:t>
            </w:r>
          </w:p>
        </w:tc>
      </w:tr>
      <w:tr w14:paraId="72B7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22" w:type="dxa"/>
            <w:shd w:val="clear" w:color="auto" w:fill="auto"/>
            <w:vAlign w:val="center"/>
          </w:tcPr>
          <w:p w14:paraId="1D03A942">
            <w:pPr>
              <w:pStyle w:val="16"/>
              <w:rPr>
                <w:sz w:val="22"/>
                <w:szCs w:val="22"/>
              </w:rPr>
            </w:pPr>
            <w:r>
              <w:rPr>
                <w:rFonts w:hint="eastAsia"/>
                <w:sz w:val="22"/>
                <w:szCs w:val="22"/>
              </w:rPr>
              <w:t>特殊需求</w:t>
            </w:r>
          </w:p>
        </w:tc>
        <w:tc>
          <w:tcPr>
            <w:tcW w:w="8840" w:type="dxa"/>
            <w:gridSpan w:val="6"/>
            <w:shd w:val="clear" w:color="auto" w:fill="auto"/>
          </w:tcPr>
          <w:p w14:paraId="18B00D16">
            <w:pPr>
              <w:pStyle w:val="16"/>
              <w:rPr>
                <w:color w:val="FF0000"/>
                <w:sz w:val="22"/>
                <w:szCs w:val="22"/>
              </w:rPr>
            </w:pPr>
          </w:p>
        </w:tc>
      </w:tr>
    </w:tbl>
    <w:p w14:paraId="3120CF4B"/>
    <w:p w14:paraId="00D8D57E"/>
    <w:p w14:paraId="72EAE801">
      <w:pPr>
        <w:pStyle w:val="5"/>
      </w:pPr>
      <w:bookmarkStart w:id="7" w:name="_Toc10697"/>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004隐患管理</w:t>
      </w:r>
      <w:bookmarkEnd w:id="7"/>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14:paraId="4087D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6891AD0C">
            <w:pPr>
              <w:pStyle w:val="16"/>
              <w:rPr>
                <w:sz w:val="22"/>
                <w:szCs w:val="22"/>
              </w:rPr>
            </w:pPr>
            <w:r>
              <w:rPr>
                <w:rFonts w:hint="eastAsia"/>
                <w:sz w:val="22"/>
                <w:szCs w:val="22"/>
              </w:rPr>
              <w:t>用户(Actor)</w:t>
            </w:r>
          </w:p>
        </w:tc>
        <w:tc>
          <w:tcPr>
            <w:tcW w:w="6341" w:type="dxa"/>
            <w:gridSpan w:val="4"/>
            <w:shd w:val="clear" w:color="auto" w:fill="BFBFBF"/>
          </w:tcPr>
          <w:p w14:paraId="048E473B">
            <w:pPr>
              <w:pStyle w:val="16"/>
              <w:rPr>
                <w:rFonts w:hint="default" w:eastAsia="宋体"/>
                <w:sz w:val="22"/>
                <w:szCs w:val="22"/>
                <w:lang w:val="en-US" w:eastAsia="zh-CN"/>
              </w:rPr>
            </w:pPr>
            <w:r>
              <w:rPr>
                <w:rFonts w:hint="eastAsia"/>
                <w:sz w:val="22"/>
                <w:szCs w:val="22"/>
              </w:rPr>
              <w:t>平台</w:t>
            </w:r>
            <w:r>
              <w:rPr>
                <w:rFonts w:hint="eastAsia"/>
                <w:sz w:val="22"/>
                <w:szCs w:val="22"/>
                <w:lang w:val="en-US" w:eastAsia="zh-CN"/>
              </w:rPr>
              <w:t>广西动环工作台</w:t>
            </w:r>
          </w:p>
        </w:tc>
        <w:tc>
          <w:tcPr>
            <w:tcW w:w="995" w:type="dxa"/>
            <w:shd w:val="clear" w:color="auto" w:fill="BFBFBF"/>
          </w:tcPr>
          <w:p w14:paraId="1519B215">
            <w:pPr>
              <w:pStyle w:val="16"/>
              <w:rPr>
                <w:sz w:val="22"/>
                <w:szCs w:val="22"/>
              </w:rPr>
            </w:pPr>
            <w:r>
              <w:rPr>
                <w:rFonts w:hint="eastAsia"/>
                <w:sz w:val="22"/>
                <w:szCs w:val="22"/>
              </w:rPr>
              <w:t>版本</w:t>
            </w:r>
          </w:p>
        </w:tc>
        <w:tc>
          <w:tcPr>
            <w:tcW w:w="1504" w:type="dxa"/>
            <w:shd w:val="clear" w:color="auto" w:fill="BFBFBF"/>
          </w:tcPr>
          <w:p w14:paraId="3E049EF5">
            <w:pPr>
              <w:pStyle w:val="16"/>
              <w:rPr>
                <w:rFonts w:hint="default" w:eastAsia="宋体"/>
                <w:sz w:val="22"/>
                <w:szCs w:val="22"/>
                <w:lang w:val="en-US" w:eastAsia="zh-CN"/>
              </w:rPr>
            </w:pPr>
            <w:r>
              <w:rPr>
                <w:rFonts w:hint="eastAsia"/>
                <w:sz w:val="22"/>
                <w:szCs w:val="22"/>
                <w:lang w:val="en-US" w:eastAsia="zh-CN"/>
              </w:rPr>
              <w:t>V1.0</w:t>
            </w:r>
          </w:p>
        </w:tc>
      </w:tr>
      <w:tr w14:paraId="28EB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2FED23CB">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14:paraId="7B84832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：运维管理——隐患分析——隐患管理</w:t>
            </w:r>
          </w:p>
          <w:p w14:paraId="1406A75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数据来源</w:t>
            </w:r>
            <w:r>
              <w:rPr>
                <w:rFonts w:hint="eastAsia"/>
                <w:lang w:val="en-US" w:eastAsia="zh-CN"/>
              </w:rPr>
              <w:t>：隐患规则触发</w:t>
            </w:r>
          </w:p>
          <w:p w14:paraId="49E7DBC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功能页面</w:t>
            </w:r>
            <w:r>
              <w:rPr>
                <w:rFonts w:hint="eastAsia"/>
                <w:lang w:val="en-US" w:eastAsia="zh-CN"/>
              </w:rPr>
              <w:t>：参考告警管理，规则触发的隐患分为实时隐患、历史隐患两个tab页，</w:t>
            </w:r>
          </w:p>
          <w:p w14:paraId="392334F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5083EB7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lang w:val="en-US" w:eastAsia="zh-CN"/>
              </w:rPr>
            </w:pPr>
            <w:r>
              <w:rPr>
                <w:rFonts w:hint="eastAsia"/>
                <w:b/>
                <w:bCs/>
                <w:lang w:val="en-US" w:eastAsia="zh-CN"/>
              </w:rPr>
              <w:t>一、实时隐患页面</w:t>
            </w:r>
          </w:p>
          <w:p w14:paraId="1769256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实时隐患报表只显示未闭环的隐患触发记录。</w:t>
            </w:r>
          </w:p>
          <w:p w14:paraId="4BBA48E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筛选条件：</w:t>
            </w:r>
          </w:p>
          <w:p w14:paraId="53CD5A58">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地市：关联空间资源信息</w:t>
            </w:r>
          </w:p>
          <w:p w14:paraId="11A16930">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站点名称：关联空间资源信息</w:t>
            </w:r>
          </w:p>
          <w:p w14:paraId="70BEF648">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站点类型：关联空间资源信息</w:t>
            </w:r>
          </w:p>
          <w:p w14:paraId="2A4699E8">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设备类型：枚举值，同步隐患规则配置的设备的类型。若隐患规则设备类型有新增，此处同步新增。隐患规则配置中删减了，不同步删减（历史数据要可查）。</w:t>
            </w:r>
          </w:p>
          <w:p w14:paraId="1613E8DA">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隐患名称：枚举值，同步隐患规则配置的隐患名称。若隐患名称有新增，此处同步新增。隐患规则配置中删减了，不同步删减。</w:t>
            </w:r>
          </w:p>
          <w:p w14:paraId="234A5B3C">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隐患等级：下拉选择，可多选。枚举值，一级隐患、二级隐患、三级隐患、四级隐患。默认全选。</w:t>
            </w:r>
          </w:p>
          <w:p w14:paraId="50DA2612">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ins w:id="238" w:author="zhoujiansheng" w:date="2025-09-02T15:22:11Z"/>
                <w:rFonts w:hint="default"/>
                <w:lang w:val="en-US" w:eastAsia="zh-CN"/>
              </w:rPr>
            </w:pPr>
            <w:r>
              <w:rPr>
                <w:rFonts w:hint="eastAsia"/>
                <w:lang w:val="en-US" w:eastAsia="zh-CN"/>
              </w:rPr>
              <w:t>时间：</w:t>
            </w:r>
            <w:bookmarkStart w:id="8" w:name="OLE_LINK5"/>
            <w:r>
              <w:rPr>
                <w:rFonts w:hint="eastAsia"/>
                <w:lang w:val="en-US" w:eastAsia="zh-CN"/>
              </w:rPr>
              <w:t>查询隐患开始时间，时间筛选默认为空，为空时不对数据进行过滤，显示全量实时隐患数据。格式yyyy-mm-ddhh:mm:ss，最大时间跨度一年</w:t>
            </w:r>
            <w:bookmarkEnd w:id="8"/>
            <w:r>
              <w:rPr>
                <w:rFonts w:hint="eastAsia"/>
                <w:lang w:val="en-US" w:eastAsia="zh-CN"/>
              </w:rPr>
              <w:t>。</w:t>
            </w:r>
          </w:p>
          <w:p w14:paraId="4E3D3D29">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ins w:id="239" w:author="zhoujiansheng" w:date="2025-09-02T15:22:17Z">
              <w:r>
                <w:rPr>
                  <w:rFonts w:hint="eastAsia"/>
                  <w:lang w:val="en-US" w:eastAsia="zh-CN"/>
                </w:rPr>
                <w:t>是否</w:t>
              </w:r>
            </w:ins>
            <w:ins w:id="240" w:author="zhoujiansheng" w:date="2025-09-02T15:22:21Z">
              <w:r>
                <w:rPr>
                  <w:rFonts w:hint="eastAsia"/>
                  <w:lang w:val="en-US" w:eastAsia="zh-CN"/>
                </w:rPr>
                <w:t>推送</w:t>
              </w:r>
            </w:ins>
            <w:ins w:id="241" w:author="zhoujiansheng" w:date="2025-09-02T15:22:22Z">
              <w:r>
                <w:rPr>
                  <w:rFonts w:hint="eastAsia"/>
                  <w:lang w:val="en-US" w:eastAsia="zh-CN"/>
                </w:rPr>
                <w:t>工单：</w:t>
              </w:r>
            </w:ins>
            <w:ins w:id="242" w:author="zhoujiansheng" w:date="2025-09-02T15:22:26Z">
              <w:r>
                <w:rPr>
                  <w:rFonts w:hint="eastAsia"/>
                  <w:lang w:val="en-US" w:eastAsia="zh-CN"/>
                </w:rPr>
                <w:t>下拉</w:t>
              </w:r>
            </w:ins>
            <w:ins w:id="243" w:author="zhoujiansheng" w:date="2025-09-02T15:22:27Z">
              <w:r>
                <w:rPr>
                  <w:rFonts w:hint="eastAsia"/>
                  <w:lang w:val="en-US" w:eastAsia="zh-CN"/>
                </w:rPr>
                <w:t>选择，</w:t>
              </w:r>
            </w:ins>
            <w:ins w:id="244" w:author="zhoujiansheng" w:date="2025-09-02T15:22:29Z">
              <w:r>
                <w:rPr>
                  <w:rFonts w:hint="eastAsia"/>
                  <w:lang w:val="en-US" w:eastAsia="zh-CN"/>
                </w:rPr>
                <w:t>枚举：</w:t>
              </w:r>
            </w:ins>
            <w:ins w:id="245" w:author="zhoujiansheng" w:date="2025-09-02T15:22:31Z">
              <w:r>
                <w:rPr>
                  <w:rFonts w:hint="eastAsia"/>
                  <w:lang w:val="en-US" w:eastAsia="zh-CN"/>
                </w:rPr>
                <w:t>是</w:t>
              </w:r>
            </w:ins>
            <w:ins w:id="246" w:author="zhoujiansheng" w:date="2025-09-02T15:22:32Z">
              <w:r>
                <w:rPr>
                  <w:rFonts w:hint="eastAsia"/>
                  <w:lang w:val="en-US" w:eastAsia="zh-CN"/>
                </w:rPr>
                <w:t>/</w:t>
              </w:r>
            </w:ins>
            <w:ins w:id="247" w:author="zhoujiansheng" w:date="2025-09-02T15:22:31Z">
              <w:r>
                <w:rPr>
                  <w:rFonts w:hint="eastAsia"/>
                  <w:lang w:val="en-US" w:eastAsia="zh-CN"/>
                </w:rPr>
                <w:t>否</w:t>
              </w:r>
            </w:ins>
            <w:ins w:id="248" w:author="zhoujiansheng" w:date="2025-09-02T15:22:35Z">
              <w:r>
                <w:rPr>
                  <w:rFonts w:hint="eastAsia"/>
                  <w:lang w:val="en-US" w:eastAsia="zh-CN"/>
                </w:rPr>
                <w:t>。</w:t>
              </w:r>
            </w:ins>
            <w:ins w:id="249" w:author="zhoujiansheng" w:date="2025-09-02T15:22:41Z">
              <w:r>
                <w:rPr>
                  <w:rFonts w:hint="eastAsia"/>
                  <w:lang w:val="en-US" w:eastAsia="zh-CN"/>
                </w:rPr>
                <w:t>默认</w:t>
              </w:r>
            </w:ins>
            <w:ins w:id="250" w:author="zhoujiansheng" w:date="2025-09-02T15:22:43Z">
              <w:r>
                <w:rPr>
                  <w:rFonts w:hint="eastAsia"/>
                  <w:lang w:val="en-US" w:eastAsia="zh-CN"/>
                </w:rPr>
                <w:t>全部。</w:t>
              </w:r>
            </w:ins>
          </w:p>
          <w:p w14:paraId="6BC0308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3A8A9D6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实时隐患查询结果字段如下，表格支持导出。未闭环的隐患支持手动“消除”。清除功能权限仅开放给省级管理员。</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6362"/>
            </w:tblGrid>
            <w:tr w14:paraId="6782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2" w:type="dxa"/>
                  <w:shd w:val="clear" w:color="auto" w:fill="D7D7D7" w:themeFill="background1" w:themeFillShade="D8"/>
                  <w:vAlign w:val="top"/>
                </w:tcPr>
                <w:p w14:paraId="3253B2DB">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字段</w:t>
                  </w:r>
                </w:p>
              </w:tc>
              <w:tc>
                <w:tcPr>
                  <w:tcW w:w="6362" w:type="dxa"/>
                  <w:shd w:val="clear" w:color="auto" w:fill="D7D7D7" w:themeFill="background1" w:themeFillShade="D8"/>
                  <w:vAlign w:val="top"/>
                </w:tcPr>
                <w:p w14:paraId="0F49B5B5">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说明</w:t>
                  </w:r>
                </w:p>
              </w:tc>
            </w:tr>
            <w:tr w14:paraId="1A8C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1A6C05D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地市</w:t>
                  </w:r>
                </w:p>
              </w:tc>
              <w:tc>
                <w:tcPr>
                  <w:tcW w:w="6362" w:type="dxa"/>
                </w:tcPr>
                <w:p w14:paraId="65400DA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42FB8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3D898CD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站点名称</w:t>
                  </w:r>
                </w:p>
              </w:tc>
              <w:tc>
                <w:tcPr>
                  <w:tcW w:w="6362" w:type="dxa"/>
                </w:tcPr>
                <w:p w14:paraId="2200D45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70A6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67F2E8F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站点类型</w:t>
                  </w:r>
                </w:p>
              </w:tc>
              <w:tc>
                <w:tcPr>
                  <w:tcW w:w="6362" w:type="dxa"/>
                  <w:vAlign w:val="top"/>
                </w:tcPr>
                <w:p w14:paraId="1B15BE0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48369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0DA5FB3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机房名称</w:t>
                  </w:r>
                </w:p>
              </w:tc>
              <w:tc>
                <w:tcPr>
                  <w:tcW w:w="6362" w:type="dxa"/>
                  <w:vAlign w:val="top"/>
                </w:tcPr>
                <w:p w14:paraId="0857C34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7378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0EBF014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设备类型</w:t>
                  </w:r>
                </w:p>
              </w:tc>
              <w:tc>
                <w:tcPr>
                  <w:tcW w:w="6362" w:type="dxa"/>
                  <w:vAlign w:val="top"/>
                </w:tcPr>
                <w:p w14:paraId="3A204A6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4CEE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65B3C64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设备名称</w:t>
                  </w:r>
                </w:p>
              </w:tc>
              <w:tc>
                <w:tcPr>
                  <w:tcW w:w="6362" w:type="dxa"/>
                  <w:vAlign w:val="top"/>
                </w:tcPr>
                <w:p w14:paraId="5410371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1679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6A853F5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信号名称</w:t>
                  </w:r>
                </w:p>
              </w:tc>
              <w:tc>
                <w:tcPr>
                  <w:tcW w:w="6362" w:type="dxa"/>
                  <w:vAlign w:val="top"/>
                </w:tcPr>
                <w:p w14:paraId="2D042EC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自动关联，显示实际采集到的信号名称</w:t>
                  </w:r>
                </w:p>
              </w:tc>
            </w:tr>
            <w:tr w14:paraId="37E4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0873FC2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隐患名称</w:t>
                  </w:r>
                </w:p>
              </w:tc>
              <w:tc>
                <w:tcPr>
                  <w:tcW w:w="6362" w:type="dxa"/>
                </w:tcPr>
                <w:p w14:paraId="1B73836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4B83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385D85A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隐患等级</w:t>
                  </w:r>
                </w:p>
              </w:tc>
              <w:tc>
                <w:tcPr>
                  <w:tcW w:w="6362" w:type="dxa"/>
                </w:tcPr>
                <w:p w14:paraId="77C4D2C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关联当前隐患规则配置中的“隐患等级”</w:t>
                  </w:r>
                </w:p>
              </w:tc>
            </w:tr>
            <w:tr w14:paraId="00BE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7CCB056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触发值</w:t>
                  </w:r>
                </w:p>
              </w:tc>
              <w:tc>
                <w:tcPr>
                  <w:tcW w:w="6362" w:type="dxa"/>
                  <w:vAlign w:val="top"/>
                </w:tcPr>
                <w:p w14:paraId="434C590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触发隐患规则时的第一个信号值。各隐患对应的触发值参考</w:t>
                  </w:r>
                  <w:r>
                    <w:rPr>
                      <w:rFonts w:hint="eastAsia"/>
                      <w:color w:val="0000FF"/>
                      <w:u w:val="single"/>
                      <w:vertAlign w:val="baseline"/>
                      <w:lang w:val="en-US" w:eastAsia="zh-CN"/>
                    </w:rPr>
                    <w:fldChar w:fldCharType="begin"/>
                  </w:r>
                  <w:r>
                    <w:rPr>
                      <w:rFonts w:hint="eastAsia"/>
                      <w:color w:val="0000FF"/>
                      <w:u w:val="single"/>
                      <w:vertAlign w:val="baseline"/>
                      <w:lang w:val="en-US" w:eastAsia="zh-CN"/>
                    </w:rPr>
                    <w:instrText xml:space="preserve"> REF _Ref27074 \h </w:instrText>
                  </w:r>
                  <w:r>
                    <w:rPr>
                      <w:rFonts w:hint="eastAsia"/>
                      <w:color w:val="0000FF"/>
                      <w:u w:val="single"/>
                      <w:vertAlign w:val="baseline"/>
                      <w:lang w:val="en-US" w:eastAsia="zh-CN"/>
                    </w:rPr>
                    <w:fldChar w:fldCharType="separate"/>
                  </w:r>
                  <w:r>
                    <w:rPr>
                      <w:color w:val="0000FF"/>
                      <w:u w:val="single"/>
                    </w:rPr>
                    <w:t>附件1-1</w:t>
                  </w:r>
                  <w:r>
                    <w:rPr>
                      <w:rFonts w:hint="eastAsia"/>
                      <w:color w:val="0000FF"/>
                      <w:u w:val="single"/>
                      <w:vertAlign w:val="baseline"/>
                      <w:lang w:val="en-US" w:eastAsia="zh-CN"/>
                    </w:rPr>
                    <w:fldChar w:fldCharType="end"/>
                  </w:r>
                  <w:r>
                    <w:rPr>
                      <w:rFonts w:hint="eastAsia"/>
                      <w:vertAlign w:val="baseline"/>
                      <w:lang w:val="en-US" w:eastAsia="zh-CN"/>
                    </w:rPr>
                    <w:t>G列</w:t>
                  </w:r>
                </w:p>
              </w:tc>
            </w:tr>
            <w:tr w14:paraId="07D9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187F135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开始时间</w:t>
                  </w:r>
                </w:p>
              </w:tc>
              <w:tc>
                <w:tcPr>
                  <w:tcW w:w="6362" w:type="dxa"/>
                </w:tcPr>
                <w:p w14:paraId="7B7C5F7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取隐患规则触发生效的实时值的采集时间，非实时值的隐患规则取规则判定生效的时间。格式yyyy-mm-ddhh:mm:ss。该字段支持排序</w:t>
                  </w:r>
                </w:p>
              </w:tc>
            </w:tr>
            <w:tr w14:paraId="785A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5061AFD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del w:id="251" w:author="zhoujiansheng" w:date="2025-09-02T13:52:47Z">
                    <w:r>
                      <w:rPr>
                        <w:rFonts w:hint="eastAsia"/>
                        <w:lang w:val="en-US" w:eastAsia="zh-CN"/>
                      </w:rPr>
                      <w:delText>结束时间</w:delText>
                    </w:r>
                  </w:del>
                </w:p>
              </w:tc>
              <w:tc>
                <w:tcPr>
                  <w:tcW w:w="6362" w:type="dxa"/>
                </w:tcPr>
                <w:p w14:paraId="28B2594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del w:id="252" w:author="zhoujiansheng" w:date="2025-09-02T13:52:47Z">
                    <w:r>
                      <w:rPr>
                        <w:rFonts w:hint="eastAsia"/>
                        <w:vertAlign w:val="baseline"/>
                        <w:lang w:val="en-US" w:eastAsia="zh-CN"/>
                      </w:rPr>
                      <w:delText>取隐患规则判断隐患消除时的时间，若是手动消除隐患，则取手动消除确认的时间，格式yyyy-mm-ddhh:mm:ss。该字段支持排序</w:delText>
                    </w:r>
                  </w:del>
                </w:p>
              </w:tc>
            </w:tr>
            <w:tr w14:paraId="55A3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3" w:author="zhoujiansheng" w:date="2025-09-02T13:52:43Z"/>
              </w:trPr>
              <w:tc>
                <w:tcPr>
                  <w:tcW w:w="2262" w:type="dxa"/>
                </w:tcPr>
                <w:p w14:paraId="3E4E865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ins w:id="254" w:author="zhoujiansheng" w:date="2025-09-02T13:52:43Z"/>
                      <w:rFonts w:hint="default"/>
                      <w:lang w:val="en-US" w:eastAsia="zh-CN"/>
                    </w:rPr>
                  </w:pPr>
                  <w:ins w:id="255" w:author="zhoujiansheng" w:date="2025-09-02T15:21:11Z">
                    <w:r>
                      <w:rPr>
                        <w:rFonts w:hint="eastAsia"/>
                        <w:lang w:val="en-US" w:eastAsia="zh-CN"/>
                      </w:rPr>
                      <w:t>是否</w:t>
                    </w:r>
                  </w:ins>
                  <w:ins w:id="256" w:author="zhoujiansheng" w:date="2025-09-02T15:21:13Z">
                    <w:r>
                      <w:rPr>
                        <w:rFonts w:hint="eastAsia"/>
                        <w:lang w:val="en-US" w:eastAsia="zh-CN"/>
                      </w:rPr>
                      <w:t>推送</w:t>
                    </w:r>
                  </w:ins>
                  <w:ins w:id="257" w:author="zhoujiansheng" w:date="2025-09-02T15:21:14Z">
                    <w:r>
                      <w:rPr>
                        <w:rFonts w:hint="eastAsia"/>
                        <w:lang w:val="en-US" w:eastAsia="zh-CN"/>
                      </w:rPr>
                      <w:t>工单</w:t>
                    </w:r>
                  </w:ins>
                </w:p>
              </w:tc>
              <w:tc>
                <w:tcPr>
                  <w:tcW w:w="6362" w:type="dxa"/>
                </w:tcPr>
                <w:p w14:paraId="527D1BF6">
                  <w:pPr>
                    <w:keepNext w:val="0"/>
                    <w:keepLines w:val="0"/>
                    <w:pageBreakBefore w:val="0"/>
                    <w:widowControl w:val="0"/>
                    <w:numPr>
                      <w:ilvl w:val="0"/>
                      <w:numId w:val="0"/>
                    </w:numPr>
                    <w:kinsoku/>
                    <w:wordWrap/>
                    <w:overflowPunct/>
                    <w:topLinePunct w:val="0"/>
                    <w:autoSpaceDE/>
                    <w:autoSpaceDN/>
                    <w:bidi w:val="0"/>
                    <w:adjustRightInd/>
                    <w:snapToGrid/>
                    <w:textAlignment w:val="auto"/>
                    <w:rPr>
                      <w:ins w:id="258" w:author="zhoujiansheng" w:date="2025-09-02T13:52:43Z"/>
                      <w:rFonts w:hint="default"/>
                      <w:vertAlign w:val="baseline"/>
                      <w:lang w:val="en-US" w:eastAsia="zh-CN"/>
                    </w:rPr>
                  </w:pPr>
                  <w:ins w:id="259" w:author="zhoujiansheng" w:date="2025-09-02T15:23:15Z">
                    <w:bookmarkStart w:id="9" w:name="OLE_LINK2"/>
                    <w:r>
                      <w:rPr>
                        <w:rFonts w:hint="eastAsia"/>
                        <w:vertAlign w:val="baseline"/>
                        <w:lang w:val="en-US" w:eastAsia="zh-CN"/>
                      </w:rPr>
                      <w:t>关联</w:t>
                    </w:r>
                  </w:ins>
                  <w:ins w:id="260" w:author="zhoujiansheng" w:date="2025-09-02T15:23:19Z">
                    <w:r>
                      <w:rPr>
                        <w:rFonts w:hint="eastAsia"/>
                        <w:vertAlign w:val="baseline"/>
                        <w:lang w:val="en-US" w:eastAsia="zh-CN"/>
                      </w:rPr>
                      <w:t>筛选</w:t>
                    </w:r>
                  </w:ins>
                  <w:ins w:id="261" w:author="zhoujiansheng" w:date="2025-09-02T15:23:20Z">
                    <w:r>
                      <w:rPr>
                        <w:rFonts w:hint="eastAsia"/>
                        <w:vertAlign w:val="baseline"/>
                        <w:lang w:val="en-US" w:eastAsia="zh-CN"/>
                      </w:rPr>
                      <w:t>条件。</w:t>
                    </w:r>
                  </w:ins>
                  <w:ins w:id="262" w:author="zhoujiansheng" w:date="2025-09-02T15:23:42Z">
                    <w:r>
                      <w:rPr>
                        <w:rFonts w:hint="eastAsia"/>
                        <w:vertAlign w:val="baseline"/>
                        <w:lang w:val="en-US" w:eastAsia="zh-CN"/>
                      </w:rPr>
                      <w:t>若</w:t>
                    </w:r>
                  </w:ins>
                  <w:ins w:id="263" w:author="zhoujiansheng" w:date="2025-09-02T15:23:44Z">
                    <w:r>
                      <w:rPr>
                        <w:rFonts w:hint="eastAsia"/>
                        <w:vertAlign w:val="baseline"/>
                        <w:lang w:val="en-US" w:eastAsia="zh-CN"/>
                      </w:rPr>
                      <w:t>产出</w:t>
                    </w:r>
                  </w:ins>
                  <w:ins w:id="264" w:author="zhoujiansheng" w:date="2025-09-02T15:23:45Z">
                    <w:r>
                      <w:rPr>
                        <w:rFonts w:hint="eastAsia"/>
                        <w:vertAlign w:val="baseline"/>
                        <w:lang w:val="en-US" w:eastAsia="zh-CN"/>
                      </w:rPr>
                      <w:t>的</w:t>
                    </w:r>
                  </w:ins>
                  <w:ins w:id="265" w:author="zhoujiansheng" w:date="2025-09-02T15:23:46Z">
                    <w:r>
                      <w:rPr>
                        <w:rFonts w:hint="eastAsia"/>
                        <w:vertAlign w:val="baseline"/>
                        <w:lang w:val="en-US" w:eastAsia="zh-CN"/>
                      </w:rPr>
                      <w:t>隐患</w:t>
                    </w:r>
                  </w:ins>
                  <w:ins w:id="266" w:author="zhoujiansheng" w:date="2025-09-02T15:23:48Z">
                    <w:r>
                      <w:rPr>
                        <w:rFonts w:hint="eastAsia"/>
                        <w:vertAlign w:val="baseline"/>
                        <w:lang w:val="en-US" w:eastAsia="zh-CN"/>
                      </w:rPr>
                      <w:t>工单，</w:t>
                    </w:r>
                  </w:ins>
                  <w:ins w:id="267" w:author="zhoujiansheng" w:date="2025-09-02T15:24:21Z">
                    <w:r>
                      <w:rPr>
                        <w:rFonts w:hint="eastAsia"/>
                        <w:vertAlign w:val="baseline"/>
                        <w:lang w:val="en-US" w:eastAsia="zh-CN"/>
                      </w:rPr>
                      <w:t>推送</w:t>
                    </w:r>
                  </w:ins>
                  <w:ins w:id="268" w:author="zhoujiansheng" w:date="2025-09-02T15:24:22Z">
                    <w:r>
                      <w:rPr>
                        <w:rFonts w:hint="eastAsia"/>
                        <w:vertAlign w:val="baseline"/>
                        <w:lang w:val="en-US" w:eastAsia="zh-CN"/>
                      </w:rPr>
                      <w:t>到了</w:t>
                    </w:r>
                  </w:ins>
                  <w:ins w:id="269" w:author="zhoujiansheng" w:date="2025-09-02T15:24:23Z">
                    <w:r>
                      <w:rPr>
                        <w:rFonts w:hint="eastAsia"/>
                        <w:vertAlign w:val="baseline"/>
                        <w:lang w:val="en-US" w:eastAsia="zh-CN"/>
                      </w:rPr>
                      <w:t>E</w:t>
                    </w:r>
                  </w:ins>
                  <w:ins w:id="270" w:author="zhoujiansheng" w:date="2025-09-02T15:24:24Z">
                    <w:r>
                      <w:rPr>
                        <w:rFonts w:hint="eastAsia"/>
                        <w:vertAlign w:val="baseline"/>
                        <w:lang w:val="en-US" w:eastAsia="zh-CN"/>
                      </w:rPr>
                      <w:t>OMS</w:t>
                    </w:r>
                  </w:ins>
                  <w:ins w:id="271" w:author="zhoujiansheng" w:date="2025-09-02T15:24:25Z">
                    <w:r>
                      <w:rPr>
                        <w:rFonts w:hint="eastAsia"/>
                        <w:vertAlign w:val="baseline"/>
                        <w:lang w:val="en-US" w:eastAsia="zh-CN"/>
                      </w:rPr>
                      <w:t>，</w:t>
                    </w:r>
                  </w:ins>
                  <w:ins w:id="272" w:author="zhoujiansheng" w:date="2025-09-02T15:24:26Z">
                    <w:r>
                      <w:rPr>
                        <w:rFonts w:hint="eastAsia"/>
                        <w:vertAlign w:val="baseline"/>
                        <w:lang w:val="en-US" w:eastAsia="zh-CN"/>
                      </w:rPr>
                      <w:t>则</w:t>
                    </w:r>
                  </w:ins>
                  <w:ins w:id="273" w:author="zhoujiansheng" w:date="2025-09-02T15:24:27Z">
                    <w:r>
                      <w:rPr>
                        <w:rFonts w:hint="eastAsia"/>
                        <w:vertAlign w:val="baseline"/>
                        <w:lang w:val="en-US" w:eastAsia="zh-CN"/>
                      </w:rPr>
                      <w:t>标记</w:t>
                    </w:r>
                  </w:ins>
                  <w:ins w:id="274" w:author="zhoujiansheng" w:date="2025-09-02T15:24:30Z">
                    <w:r>
                      <w:rPr>
                        <w:rFonts w:hint="eastAsia"/>
                        <w:vertAlign w:val="baseline"/>
                        <w:lang w:val="en-US" w:eastAsia="zh-CN"/>
                      </w:rPr>
                      <w:t>该</w:t>
                    </w:r>
                  </w:ins>
                  <w:ins w:id="275" w:author="zhoujiansheng" w:date="2025-09-02T15:24:31Z">
                    <w:r>
                      <w:rPr>
                        <w:rFonts w:hint="eastAsia"/>
                        <w:vertAlign w:val="baseline"/>
                        <w:lang w:val="en-US" w:eastAsia="zh-CN"/>
                      </w:rPr>
                      <w:t>工单</w:t>
                    </w:r>
                  </w:ins>
                  <w:ins w:id="276" w:author="zhoujiansheng" w:date="2025-09-02T15:24:40Z">
                    <w:r>
                      <w:rPr>
                        <w:rFonts w:hint="eastAsia"/>
                        <w:vertAlign w:val="baseline"/>
                        <w:lang w:val="en-US" w:eastAsia="zh-CN"/>
                      </w:rPr>
                      <w:t>的</w:t>
                    </w:r>
                  </w:ins>
                  <w:ins w:id="277" w:author="zhoujiansheng" w:date="2025-09-02T15:24:49Z">
                    <w:r>
                      <w:rPr>
                        <w:rFonts w:hint="eastAsia"/>
                        <w:vertAlign w:val="baseline"/>
                        <w:lang w:val="en-US" w:eastAsia="zh-CN"/>
                      </w:rPr>
                      <w:t>“</w:t>
                    </w:r>
                  </w:ins>
                  <w:ins w:id="278" w:author="zhoujiansheng" w:date="2025-09-02T15:24:41Z">
                    <w:r>
                      <w:rPr>
                        <w:rFonts w:hint="eastAsia"/>
                        <w:vertAlign w:val="baseline"/>
                        <w:lang w:val="en-US" w:eastAsia="zh-CN"/>
                      </w:rPr>
                      <w:t>是否</w:t>
                    </w:r>
                  </w:ins>
                  <w:ins w:id="279" w:author="zhoujiansheng" w:date="2025-09-02T15:24:43Z">
                    <w:r>
                      <w:rPr>
                        <w:rFonts w:hint="eastAsia"/>
                        <w:vertAlign w:val="baseline"/>
                        <w:lang w:val="en-US" w:eastAsia="zh-CN"/>
                      </w:rPr>
                      <w:t>推送</w:t>
                    </w:r>
                  </w:ins>
                  <w:ins w:id="280" w:author="zhoujiansheng" w:date="2025-09-02T15:24:45Z">
                    <w:r>
                      <w:rPr>
                        <w:rFonts w:hint="eastAsia"/>
                        <w:vertAlign w:val="baseline"/>
                        <w:lang w:val="en-US" w:eastAsia="zh-CN"/>
                      </w:rPr>
                      <w:t>工单</w:t>
                    </w:r>
                  </w:ins>
                  <w:ins w:id="281" w:author="zhoujiansheng" w:date="2025-09-02T15:24:51Z">
                    <w:r>
                      <w:rPr>
                        <w:rFonts w:hint="eastAsia"/>
                        <w:vertAlign w:val="baseline"/>
                        <w:lang w:val="en-US" w:eastAsia="zh-CN"/>
                      </w:rPr>
                      <w:t>”</w:t>
                    </w:r>
                  </w:ins>
                  <w:ins w:id="282" w:author="zhoujiansheng" w:date="2025-09-02T15:24:53Z">
                    <w:r>
                      <w:rPr>
                        <w:rFonts w:hint="eastAsia"/>
                        <w:vertAlign w:val="baseline"/>
                        <w:lang w:val="en-US" w:eastAsia="zh-CN"/>
                      </w:rPr>
                      <w:t>状态</w:t>
                    </w:r>
                  </w:ins>
                  <w:ins w:id="283" w:author="zhoujiansheng" w:date="2025-09-02T15:24:54Z">
                    <w:r>
                      <w:rPr>
                        <w:rFonts w:hint="eastAsia"/>
                        <w:vertAlign w:val="baseline"/>
                        <w:lang w:val="en-US" w:eastAsia="zh-CN"/>
                      </w:rPr>
                      <w:t>为</w:t>
                    </w:r>
                  </w:ins>
                  <w:ins w:id="284" w:author="zhoujiansheng" w:date="2025-09-02T15:24:55Z">
                    <w:r>
                      <w:rPr>
                        <w:rFonts w:hint="eastAsia"/>
                        <w:vertAlign w:val="baseline"/>
                        <w:lang w:val="en-US" w:eastAsia="zh-CN"/>
                      </w:rPr>
                      <w:t>是，</w:t>
                    </w:r>
                  </w:ins>
                  <w:ins w:id="285" w:author="zhoujiansheng" w:date="2025-09-02T15:24:57Z">
                    <w:r>
                      <w:rPr>
                        <w:rFonts w:hint="eastAsia"/>
                        <w:vertAlign w:val="baseline"/>
                        <w:lang w:val="en-US" w:eastAsia="zh-CN"/>
                      </w:rPr>
                      <w:t>否则</w:t>
                    </w:r>
                    <w:bookmarkEnd w:id="9"/>
                  </w:ins>
                  <w:ins w:id="286" w:author="zhoujiansheng" w:date="2025-09-02T15:24:59Z">
                    <w:r>
                      <w:rPr>
                        <w:rFonts w:hint="eastAsia"/>
                        <w:vertAlign w:val="baseline"/>
                        <w:lang w:val="en-US" w:eastAsia="zh-CN"/>
                      </w:rPr>
                      <w:t>为</w:t>
                    </w:r>
                  </w:ins>
                  <w:ins w:id="287" w:author="zhoujiansheng" w:date="2025-09-02T15:25:01Z">
                    <w:r>
                      <w:rPr>
                        <w:rFonts w:hint="eastAsia"/>
                        <w:vertAlign w:val="baseline"/>
                        <w:lang w:val="en-US" w:eastAsia="zh-CN"/>
                      </w:rPr>
                      <w:t>否。</w:t>
                    </w:r>
                  </w:ins>
                </w:p>
              </w:tc>
            </w:tr>
          </w:tbl>
          <w:p w14:paraId="54195A6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29B2FC6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7039803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lang w:val="en-US" w:eastAsia="zh-CN"/>
              </w:rPr>
            </w:pPr>
            <w:r>
              <w:rPr>
                <w:rFonts w:hint="eastAsia"/>
                <w:b/>
                <w:bCs/>
                <w:lang w:val="en-US" w:eastAsia="zh-CN"/>
              </w:rPr>
              <w:t>二、历史隐患页面</w:t>
            </w:r>
          </w:p>
          <w:p w14:paraId="415D4CF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已闭环的隐患触发记录存放至历史隐患报表页面</w:t>
            </w:r>
          </w:p>
          <w:p w14:paraId="65EFA66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筛选条件：</w:t>
            </w:r>
          </w:p>
          <w:p w14:paraId="53199F02">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地市：关联空间资源信息</w:t>
            </w:r>
          </w:p>
          <w:p w14:paraId="454888B8">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站点名称：关联空间资源信息</w:t>
            </w:r>
          </w:p>
          <w:p w14:paraId="2142979E">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站点类型：关联空间资源信息</w:t>
            </w:r>
          </w:p>
          <w:p w14:paraId="294889F5">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设备类型：枚举值，同步隐患规则配置的设备的类型。若隐患规则设备类型有新增，此处同步新增。隐患规则配置中删减了，不同步删减（历史数据要可查）。</w:t>
            </w:r>
          </w:p>
          <w:p w14:paraId="68643348">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隐患名称：枚举值，同步隐患规则配置的隐患名称。若隐患名称有新增，此处同步新增。隐患规则配置中删减了，不同步删减。</w:t>
            </w:r>
          </w:p>
          <w:p w14:paraId="7A9CE8EF">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隐患等级：下拉选择，可多选。枚举值，一级隐患、二级隐患、三级隐患、四级隐患。默认全选。</w:t>
            </w:r>
          </w:p>
          <w:p w14:paraId="1AE5E78D">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ins w:id="288" w:author="zhoujiansheng" w:date="2025-09-02T15:25:27Z"/>
                <w:rFonts w:hint="default"/>
                <w:lang w:val="en-US" w:eastAsia="zh-CN"/>
              </w:rPr>
            </w:pPr>
            <w:r>
              <w:rPr>
                <w:rFonts w:hint="eastAsia"/>
                <w:lang w:val="en-US" w:eastAsia="zh-CN"/>
              </w:rPr>
              <w:t>时间：查询隐患开始时间，最大跨度一年。yyyy-mm-ddhh:mm:ss，默认显示近一个月数据。</w:t>
            </w:r>
          </w:p>
          <w:p w14:paraId="55046232">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ins w:id="289" w:author="zhoujiansheng" w:date="2025-09-02T15:25:39Z"/>
                <w:rFonts w:hint="default"/>
                <w:lang w:val="en-US" w:eastAsia="zh-CN"/>
              </w:rPr>
            </w:pPr>
            <w:ins w:id="290" w:author="zhoujiansheng" w:date="2025-09-02T15:25:39Z">
              <w:r>
                <w:rPr>
                  <w:rFonts w:hint="eastAsia"/>
                  <w:lang w:val="en-US" w:eastAsia="zh-CN"/>
                </w:rPr>
                <w:t>是否推送工单：下拉选择，枚举：是/否。默认全部。</w:t>
              </w:r>
            </w:ins>
          </w:p>
          <w:p w14:paraId="1099F6D8">
            <w:pPr>
              <w:keepNext w:val="0"/>
              <w:keepLines w:val="0"/>
              <w:pageBreakBefore w:val="0"/>
              <w:widowControl w:val="0"/>
              <w:numPr>
                <w:ilvl w:val="-1"/>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p>
          <w:p w14:paraId="19681E0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55DBB81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历史隐患查询结果字段如下，表格支持导出。</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6362"/>
            </w:tblGrid>
            <w:tr w14:paraId="70ABE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D7D7D7" w:themeFill="background1" w:themeFillShade="D8"/>
                  <w:vAlign w:val="top"/>
                </w:tcPr>
                <w:p w14:paraId="6DE2B4FB">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字段</w:t>
                  </w:r>
                </w:p>
              </w:tc>
              <w:tc>
                <w:tcPr>
                  <w:tcW w:w="6362" w:type="dxa"/>
                  <w:shd w:val="clear" w:color="auto" w:fill="D7D7D7" w:themeFill="background1" w:themeFillShade="D8"/>
                  <w:vAlign w:val="top"/>
                </w:tcPr>
                <w:p w14:paraId="7A5E2C3F">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说明</w:t>
                  </w:r>
                </w:p>
              </w:tc>
            </w:tr>
            <w:tr w14:paraId="406FE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18EF52A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地市</w:t>
                  </w:r>
                </w:p>
              </w:tc>
              <w:tc>
                <w:tcPr>
                  <w:tcW w:w="6362" w:type="dxa"/>
                </w:tcPr>
                <w:p w14:paraId="264C798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25A72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6B3B9FF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站点名称</w:t>
                  </w:r>
                </w:p>
              </w:tc>
              <w:tc>
                <w:tcPr>
                  <w:tcW w:w="6362" w:type="dxa"/>
                </w:tcPr>
                <w:p w14:paraId="324E465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1CAB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1040CDA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站点类型</w:t>
                  </w:r>
                </w:p>
              </w:tc>
              <w:tc>
                <w:tcPr>
                  <w:tcW w:w="6362" w:type="dxa"/>
                  <w:vAlign w:val="top"/>
                </w:tcPr>
                <w:p w14:paraId="424CBB7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63EB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6E760D7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机房名称</w:t>
                  </w:r>
                </w:p>
              </w:tc>
              <w:tc>
                <w:tcPr>
                  <w:tcW w:w="6362" w:type="dxa"/>
                  <w:vAlign w:val="top"/>
                </w:tcPr>
                <w:p w14:paraId="42DACF3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35E8E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42E3B9C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设备类型</w:t>
                  </w:r>
                </w:p>
              </w:tc>
              <w:tc>
                <w:tcPr>
                  <w:tcW w:w="6362" w:type="dxa"/>
                  <w:vAlign w:val="top"/>
                </w:tcPr>
                <w:p w14:paraId="28B771A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1E88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79BAC38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设备名称</w:t>
                  </w:r>
                </w:p>
              </w:tc>
              <w:tc>
                <w:tcPr>
                  <w:tcW w:w="6362" w:type="dxa"/>
                  <w:vAlign w:val="top"/>
                </w:tcPr>
                <w:p w14:paraId="0C9DBF3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2377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25528E2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信号名称</w:t>
                  </w:r>
                </w:p>
              </w:tc>
              <w:tc>
                <w:tcPr>
                  <w:tcW w:w="6362" w:type="dxa"/>
                  <w:vAlign w:val="top"/>
                </w:tcPr>
                <w:p w14:paraId="6A51880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自动关联，显示实际采集到的信号名称</w:t>
                  </w:r>
                </w:p>
              </w:tc>
            </w:tr>
            <w:tr w14:paraId="3114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7839558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隐患名称</w:t>
                  </w:r>
                </w:p>
              </w:tc>
              <w:tc>
                <w:tcPr>
                  <w:tcW w:w="6362" w:type="dxa"/>
                </w:tcPr>
                <w:p w14:paraId="04FC3F6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4C87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7FF13C3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隐患等级</w:t>
                  </w:r>
                </w:p>
              </w:tc>
              <w:tc>
                <w:tcPr>
                  <w:tcW w:w="6362" w:type="dxa"/>
                </w:tcPr>
                <w:p w14:paraId="14C88EE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关联当前隐患规则配置中的“隐患等级”</w:t>
                  </w:r>
                </w:p>
              </w:tc>
            </w:tr>
            <w:tr w14:paraId="65D0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6932978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触发值</w:t>
                  </w:r>
                </w:p>
              </w:tc>
              <w:tc>
                <w:tcPr>
                  <w:tcW w:w="6362" w:type="dxa"/>
                  <w:vAlign w:val="top"/>
                </w:tcPr>
                <w:p w14:paraId="5B4A0E8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触发隐患规则时的第一个信号值。各隐患对应的触发值参考</w:t>
                  </w:r>
                  <w:r>
                    <w:rPr>
                      <w:rFonts w:hint="eastAsia"/>
                      <w:color w:val="0000FF"/>
                      <w:u w:val="single"/>
                      <w:vertAlign w:val="baseline"/>
                      <w:lang w:val="en-US" w:eastAsia="zh-CN"/>
                    </w:rPr>
                    <w:fldChar w:fldCharType="begin"/>
                  </w:r>
                  <w:r>
                    <w:rPr>
                      <w:rFonts w:hint="eastAsia"/>
                      <w:color w:val="0000FF"/>
                      <w:u w:val="single"/>
                      <w:vertAlign w:val="baseline"/>
                      <w:lang w:val="en-US" w:eastAsia="zh-CN"/>
                    </w:rPr>
                    <w:instrText xml:space="preserve"> REF _Ref27074 \h </w:instrText>
                  </w:r>
                  <w:r>
                    <w:rPr>
                      <w:rFonts w:hint="eastAsia"/>
                      <w:color w:val="0000FF"/>
                      <w:u w:val="single"/>
                      <w:vertAlign w:val="baseline"/>
                      <w:lang w:val="en-US" w:eastAsia="zh-CN"/>
                    </w:rPr>
                    <w:fldChar w:fldCharType="separate"/>
                  </w:r>
                  <w:r>
                    <w:rPr>
                      <w:color w:val="0000FF"/>
                      <w:u w:val="single"/>
                    </w:rPr>
                    <w:t>附件1-1</w:t>
                  </w:r>
                  <w:r>
                    <w:rPr>
                      <w:rFonts w:hint="eastAsia"/>
                      <w:color w:val="0000FF"/>
                      <w:u w:val="single"/>
                      <w:vertAlign w:val="baseline"/>
                      <w:lang w:val="en-US" w:eastAsia="zh-CN"/>
                    </w:rPr>
                    <w:fldChar w:fldCharType="end"/>
                  </w:r>
                  <w:r>
                    <w:rPr>
                      <w:rFonts w:hint="eastAsia"/>
                      <w:vertAlign w:val="baseline"/>
                      <w:lang w:val="en-US" w:eastAsia="zh-CN"/>
                    </w:rPr>
                    <w:t>G列</w:t>
                  </w:r>
                </w:p>
              </w:tc>
            </w:tr>
            <w:tr w14:paraId="34FB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3566791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开始时间</w:t>
                  </w:r>
                </w:p>
              </w:tc>
              <w:tc>
                <w:tcPr>
                  <w:tcW w:w="6362" w:type="dxa"/>
                </w:tcPr>
                <w:p w14:paraId="4297E61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取隐患规则触发生效的实时值的采集时间，非实时值的隐患规则取规则判定生效的时间。格式yyyy-mm-ddhh:mm:ss。该字段支持排序</w:t>
                  </w:r>
                </w:p>
              </w:tc>
            </w:tr>
            <w:tr w14:paraId="4A8C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56DDF00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结束时间</w:t>
                  </w:r>
                </w:p>
              </w:tc>
              <w:tc>
                <w:tcPr>
                  <w:tcW w:w="6362" w:type="dxa"/>
                </w:tcPr>
                <w:p w14:paraId="56182B9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取隐患规则判断隐患消除时的时间，若是手动消除隐患，则取手动消除确认的时间，格式yyyy-mm-ddhh:mm:ss。该字段支持排序</w:t>
                  </w:r>
                </w:p>
              </w:tc>
            </w:tr>
            <w:tr w14:paraId="435F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1" w:author="zhoujiansheng" w:date="2025-09-02T15:26:09Z"/>
              </w:trPr>
              <w:tc>
                <w:tcPr>
                  <w:tcW w:w="2262" w:type="dxa"/>
                </w:tcPr>
                <w:p w14:paraId="0361C76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ins w:id="292" w:author="zhoujiansheng" w:date="2025-09-02T15:26:09Z"/>
                      <w:rFonts w:hint="default"/>
                      <w:lang w:val="en-US" w:eastAsia="zh-CN"/>
                    </w:rPr>
                  </w:pPr>
                  <w:ins w:id="293" w:author="zhoujiansheng" w:date="2025-09-02T15:26:25Z">
                    <w:r>
                      <w:rPr>
                        <w:rFonts w:hint="eastAsia"/>
                        <w:lang w:val="en-US" w:eastAsia="zh-CN"/>
                      </w:rPr>
                      <w:t>是否</w:t>
                    </w:r>
                  </w:ins>
                  <w:ins w:id="294" w:author="zhoujiansheng" w:date="2025-09-02T15:26:26Z">
                    <w:r>
                      <w:rPr>
                        <w:rFonts w:hint="eastAsia"/>
                        <w:lang w:val="en-US" w:eastAsia="zh-CN"/>
                      </w:rPr>
                      <w:t>推动</w:t>
                    </w:r>
                  </w:ins>
                  <w:ins w:id="295" w:author="zhoujiansheng" w:date="2025-09-02T15:26:27Z">
                    <w:r>
                      <w:rPr>
                        <w:rFonts w:hint="eastAsia"/>
                        <w:lang w:val="en-US" w:eastAsia="zh-CN"/>
                      </w:rPr>
                      <w:t>工单</w:t>
                    </w:r>
                  </w:ins>
                </w:p>
              </w:tc>
              <w:tc>
                <w:tcPr>
                  <w:tcW w:w="6362" w:type="dxa"/>
                </w:tcPr>
                <w:p w14:paraId="4BA063AC">
                  <w:pPr>
                    <w:keepNext w:val="0"/>
                    <w:keepLines w:val="0"/>
                    <w:pageBreakBefore w:val="0"/>
                    <w:widowControl w:val="0"/>
                    <w:numPr>
                      <w:ilvl w:val="0"/>
                      <w:numId w:val="0"/>
                    </w:numPr>
                    <w:kinsoku/>
                    <w:wordWrap/>
                    <w:overflowPunct/>
                    <w:topLinePunct w:val="0"/>
                    <w:autoSpaceDE/>
                    <w:autoSpaceDN/>
                    <w:bidi w:val="0"/>
                    <w:adjustRightInd/>
                    <w:snapToGrid/>
                    <w:textAlignment w:val="auto"/>
                    <w:rPr>
                      <w:ins w:id="296" w:author="zhoujiansheng" w:date="2025-09-02T15:26:09Z"/>
                      <w:rFonts w:hint="default"/>
                      <w:vertAlign w:val="baseline"/>
                      <w:lang w:val="en-US" w:eastAsia="zh-CN"/>
                    </w:rPr>
                  </w:pPr>
                  <w:ins w:id="297" w:author="zhoujiansheng" w:date="2025-09-02T15:26:39Z">
                    <w:r>
                      <w:rPr>
                        <w:rFonts w:hint="eastAsia"/>
                        <w:vertAlign w:val="baseline"/>
                        <w:lang w:val="en-US" w:eastAsia="zh-CN"/>
                      </w:rPr>
                      <w:t>关联筛选条件。若产出的隐患工单，推送到了EOMS，则标记该工单的“是否推送工单”状态为是，否则</w:t>
                    </w:r>
                  </w:ins>
                  <w:ins w:id="298" w:author="zhoujiansheng" w:date="2025-09-02T15:26:42Z">
                    <w:r>
                      <w:rPr>
                        <w:rFonts w:hint="eastAsia"/>
                        <w:vertAlign w:val="baseline"/>
                        <w:lang w:val="en-US" w:eastAsia="zh-CN"/>
                      </w:rPr>
                      <w:t>为</w:t>
                    </w:r>
                  </w:ins>
                  <w:ins w:id="299" w:author="zhoujiansheng" w:date="2025-09-02T15:26:43Z">
                    <w:r>
                      <w:rPr>
                        <w:rFonts w:hint="eastAsia"/>
                        <w:vertAlign w:val="baseline"/>
                        <w:lang w:val="en-US" w:eastAsia="zh-CN"/>
                      </w:rPr>
                      <w:t>否。</w:t>
                    </w:r>
                  </w:ins>
                </w:p>
              </w:tc>
            </w:tr>
            <w:tr w14:paraId="0C829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26AC3C6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闭环方式</w:t>
                  </w:r>
                </w:p>
              </w:tc>
              <w:tc>
                <w:tcPr>
                  <w:tcW w:w="6362" w:type="dxa"/>
                  <w:vAlign w:val="top"/>
                </w:tcPr>
                <w:p w14:paraId="4C63A7F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枚举值：手动消除/系统消除。在实时隐患页面通过“消除”按钮手动闭环的隐患记录，显示手动消除。隐患监测信号回到正常范围内结束的隐患，显示系统消除。</w:t>
                  </w:r>
                </w:p>
              </w:tc>
            </w:tr>
            <w:tr w14:paraId="71DF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57F3C77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确认人</w:t>
                  </w:r>
                </w:p>
              </w:tc>
              <w:tc>
                <w:tcPr>
                  <w:tcW w:w="6362" w:type="dxa"/>
                  <w:vAlign w:val="top"/>
                </w:tcPr>
                <w:p w14:paraId="45048FA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闭环方式为“手动消除”时，显示执行手动消除的账号姓名。系统消除不显示，置空。</w:t>
                  </w:r>
                </w:p>
              </w:tc>
            </w:tr>
            <w:tr w14:paraId="0AF3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7807B53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备注</w:t>
                  </w:r>
                </w:p>
              </w:tc>
              <w:tc>
                <w:tcPr>
                  <w:tcW w:w="6362" w:type="dxa"/>
                </w:tcPr>
                <w:p w14:paraId="1D43A57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显示手动消除时填写的备注内容。</w:t>
                  </w:r>
                </w:p>
              </w:tc>
            </w:tr>
          </w:tbl>
          <w:p w14:paraId="457FBF0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37682C7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0199035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在规则配置中“是否推送”为是的规则，在触发隐患后，需要将隐患信息推送至EMOS平台。活动隐患闭环后，需要再次将隐患闭环信息推送至EMOS平台，EMOS工单可根据隐患闭环信息，对工单进行关闭。</w:t>
            </w:r>
          </w:p>
          <w:p w14:paraId="0E53600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对接EMOS平台上报隐患数据接口文档如下：</w:t>
            </w:r>
          </w:p>
          <w:p w14:paraId="7C6D7229">
            <w:pPr>
              <w:numPr>
                <w:ilvl w:val="0"/>
                <w:numId w:val="0"/>
              </w:numPr>
              <w:ind w:leftChars="0"/>
              <w:rPr>
                <w:rFonts w:hint="eastAsia"/>
                <w:lang w:val="en-US" w:eastAsia="zh-CN"/>
              </w:rPr>
            </w:pPr>
            <w:r>
              <w:rPr>
                <w:rFonts w:hint="eastAsia"/>
                <w:lang w:val="en-US" w:eastAsia="zh-CN"/>
              </w:rPr>
              <w:object>
                <v:shape id="_x0000_i1027" o:spt="75" type="#_x0000_t75" style="height:65.4pt;width:72.6pt;" o:ole="t" filled="f" o:preferrelative="t" stroked="f" coordsize="21600,21600">
                  <v:path/>
                  <v:fill on="f" focussize="0,0"/>
                  <v:stroke on="f"/>
                  <v:imagedata r:id="rId17" o:title=""/>
                  <o:lock v:ext="edit" aspectratio="t"/>
                  <w10:wrap type="none"/>
                  <w10:anchorlock/>
                </v:shape>
                <o:OLEObject Type="Embed" ProgID="Word.Document.12" ShapeID="_x0000_i1027" DrawAspect="Icon" ObjectID="_1468075727" r:id="rId16">
                  <o:LockedField>false</o:LockedField>
                </o:OLEObject>
              </w:object>
            </w:r>
          </w:p>
          <w:p w14:paraId="6FB91862">
            <w:pPr>
              <w:numPr>
                <w:ilvl w:val="0"/>
                <w:numId w:val="0"/>
              </w:numPr>
              <w:ind w:leftChars="0"/>
              <w:rPr>
                <w:rFonts w:hint="eastAsia"/>
                <w:lang w:val="en-US" w:eastAsia="zh-CN"/>
              </w:rPr>
            </w:pPr>
          </w:p>
          <w:p w14:paraId="5683EB5B">
            <w:pPr>
              <w:widowControl w:val="0"/>
              <w:numPr>
                <w:ilvl w:val="0"/>
                <w:numId w:val="0"/>
              </w:numPr>
              <w:jc w:val="both"/>
              <w:rPr>
                <w:rFonts w:hint="default"/>
                <w:lang w:val="en-US" w:eastAsia="zh-CN"/>
              </w:rPr>
            </w:pPr>
          </w:p>
        </w:tc>
      </w:tr>
      <w:tr w14:paraId="6FCA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7D3F6EBE">
            <w:pPr>
              <w:pStyle w:val="16"/>
              <w:rPr>
                <w:sz w:val="22"/>
                <w:szCs w:val="22"/>
              </w:rPr>
            </w:pPr>
            <w:r>
              <w:rPr>
                <w:rFonts w:hint="eastAsia"/>
                <w:sz w:val="22"/>
                <w:szCs w:val="22"/>
              </w:rPr>
              <w:t>优先级</w:t>
            </w:r>
          </w:p>
        </w:tc>
        <w:tc>
          <w:tcPr>
            <w:tcW w:w="1622" w:type="dxa"/>
            <w:gridSpan w:val="2"/>
            <w:shd w:val="clear" w:color="auto" w:fill="auto"/>
          </w:tcPr>
          <w:p w14:paraId="0EBE9D79">
            <w:pPr>
              <w:pStyle w:val="16"/>
              <w:rPr>
                <w:rFonts w:hint="eastAsia" w:eastAsia="宋体"/>
                <w:sz w:val="22"/>
                <w:szCs w:val="22"/>
                <w:lang w:eastAsia="zh-CN"/>
              </w:rPr>
            </w:pPr>
            <w:r>
              <w:rPr>
                <w:rFonts w:hint="eastAsia"/>
                <w:sz w:val="22"/>
                <w:szCs w:val="22"/>
                <w:lang w:val="en-US" w:eastAsia="zh-CN"/>
              </w:rPr>
              <w:t>中</w:t>
            </w:r>
          </w:p>
        </w:tc>
        <w:tc>
          <w:tcPr>
            <w:tcW w:w="1146" w:type="dxa"/>
            <w:shd w:val="clear" w:color="auto" w:fill="auto"/>
          </w:tcPr>
          <w:p w14:paraId="1C9C26FC">
            <w:pPr>
              <w:pStyle w:val="16"/>
              <w:rPr>
                <w:sz w:val="22"/>
                <w:szCs w:val="22"/>
              </w:rPr>
            </w:pPr>
            <w:r>
              <w:rPr>
                <w:rFonts w:hint="eastAsia"/>
                <w:sz w:val="22"/>
                <w:szCs w:val="22"/>
              </w:rPr>
              <w:t>使用频度</w:t>
            </w:r>
          </w:p>
        </w:tc>
        <w:tc>
          <w:tcPr>
            <w:tcW w:w="6072" w:type="dxa"/>
            <w:gridSpan w:val="3"/>
            <w:shd w:val="clear" w:color="auto" w:fill="auto"/>
          </w:tcPr>
          <w:p w14:paraId="11971106">
            <w:pPr>
              <w:pStyle w:val="16"/>
              <w:rPr>
                <w:rFonts w:hint="default" w:eastAsia="宋体"/>
                <w:sz w:val="22"/>
                <w:szCs w:val="22"/>
                <w:lang w:val="en-US" w:eastAsia="zh-CN"/>
              </w:rPr>
            </w:pPr>
            <w:r>
              <w:rPr>
                <w:rFonts w:hint="eastAsia"/>
                <w:sz w:val="22"/>
                <w:szCs w:val="22"/>
                <w:lang w:val="en-US" w:eastAsia="zh-CN"/>
              </w:rPr>
              <w:t>中</w:t>
            </w:r>
          </w:p>
        </w:tc>
      </w:tr>
      <w:tr w14:paraId="6E94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6D46B003">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14:paraId="048034CD">
            <w:pPr>
              <w:pStyle w:val="16"/>
              <w:rPr>
                <w:rFonts w:hint="default" w:ascii="宋体" w:hAnsi="宋体" w:eastAsia="宋体"/>
                <w:sz w:val="22"/>
                <w:szCs w:val="22"/>
                <w:lang w:val="en-US" w:eastAsia="zh-CN"/>
              </w:rPr>
            </w:pPr>
          </w:p>
        </w:tc>
      </w:tr>
      <w:tr w14:paraId="5BF6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2CE170F5">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14:paraId="43D5E9B1">
            <w:pPr>
              <w:pStyle w:val="16"/>
              <w:rPr>
                <w:rFonts w:hint="default" w:ascii="宋体" w:hAnsi="宋体" w:eastAsia="宋体"/>
                <w:sz w:val="22"/>
                <w:szCs w:val="22"/>
                <w:lang w:val="en-US" w:eastAsia="zh-CN"/>
              </w:rPr>
            </w:pPr>
          </w:p>
        </w:tc>
      </w:tr>
      <w:tr w14:paraId="4F44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14:paraId="7916CB76">
            <w:pPr>
              <w:pStyle w:val="16"/>
              <w:rPr>
                <w:sz w:val="22"/>
                <w:szCs w:val="22"/>
              </w:rPr>
            </w:pPr>
            <w:r>
              <w:rPr>
                <w:rFonts w:hint="eastAsia"/>
                <w:sz w:val="22"/>
                <w:szCs w:val="22"/>
              </w:rPr>
              <w:t>事件流</w:t>
            </w:r>
          </w:p>
        </w:tc>
        <w:tc>
          <w:tcPr>
            <w:tcW w:w="1179" w:type="dxa"/>
            <w:shd w:val="clear" w:color="auto" w:fill="auto"/>
          </w:tcPr>
          <w:p w14:paraId="769F53F4">
            <w:pPr>
              <w:pStyle w:val="16"/>
              <w:rPr>
                <w:sz w:val="22"/>
                <w:szCs w:val="22"/>
              </w:rPr>
            </w:pPr>
            <w:r>
              <w:rPr>
                <w:rFonts w:hint="eastAsia"/>
                <w:sz w:val="22"/>
                <w:szCs w:val="22"/>
              </w:rPr>
              <w:t>正常过程</w:t>
            </w:r>
          </w:p>
        </w:tc>
        <w:tc>
          <w:tcPr>
            <w:tcW w:w="7661" w:type="dxa"/>
            <w:gridSpan w:val="5"/>
            <w:shd w:val="clear" w:color="auto" w:fill="auto"/>
          </w:tcPr>
          <w:p w14:paraId="56A7314C">
            <w:pPr>
              <w:pStyle w:val="16"/>
              <w:rPr>
                <w:sz w:val="22"/>
                <w:szCs w:val="22"/>
              </w:rPr>
            </w:pPr>
            <w:r>
              <w:rPr>
                <w:rFonts w:hint="eastAsia"/>
                <w:sz w:val="22"/>
                <w:szCs w:val="22"/>
              </w:rPr>
              <w:t>无</w:t>
            </w:r>
          </w:p>
        </w:tc>
      </w:tr>
      <w:tr w14:paraId="7B9C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759599D5">
            <w:pPr>
              <w:pStyle w:val="16"/>
              <w:rPr>
                <w:sz w:val="22"/>
                <w:szCs w:val="22"/>
              </w:rPr>
            </w:pPr>
          </w:p>
        </w:tc>
        <w:tc>
          <w:tcPr>
            <w:tcW w:w="1179" w:type="dxa"/>
            <w:shd w:val="clear" w:color="auto" w:fill="auto"/>
          </w:tcPr>
          <w:p w14:paraId="6C401EEF">
            <w:pPr>
              <w:pStyle w:val="16"/>
              <w:rPr>
                <w:sz w:val="22"/>
                <w:szCs w:val="22"/>
              </w:rPr>
            </w:pPr>
            <w:r>
              <w:rPr>
                <w:rFonts w:hint="eastAsia"/>
                <w:sz w:val="22"/>
                <w:szCs w:val="22"/>
              </w:rPr>
              <w:t>可选过程</w:t>
            </w:r>
          </w:p>
        </w:tc>
        <w:tc>
          <w:tcPr>
            <w:tcW w:w="7661" w:type="dxa"/>
            <w:gridSpan w:val="5"/>
            <w:shd w:val="clear" w:color="auto" w:fill="auto"/>
          </w:tcPr>
          <w:p w14:paraId="7A7C63A6">
            <w:pPr>
              <w:pStyle w:val="16"/>
              <w:rPr>
                <w:sz w:val="22"/>
                <w:szCs w:val="22"/>
              </w:rPr>
            </w:pPr>
            <w:r>
              <w:rPr>
                <w:rFonts w:hint="eastAsia"/>
                <w:sz w:val="22"/>
                <w:szCs w:val="22"/>
              </w:rPr>
              <w:t>无</w:t>
            </w:r>
          </w:p>
        </w:tc>
      </w:tr>
      <w:tr w14:paraId="6EB8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0225022F">
            <w:pPr>
              <w:pStyle w:val="16"/>
              <w:rPr>
                <w:sz w:val="22"/>
                <w:szCs w:val="22"/>
              </w:rPr>
            </w:pPr>
          </w:p>
        </w:tc>
        <w:tc>
          <w:tcPr>
            <w:tcW w:w="1179" w:type="dxa"/>
            <w:shd w:val="clear" w:color="auto" w:fill="auto"/>
          </w:tcPr>
          <w:p w14:paraId="005C90C2">
            <w:pPr>
              <w:pStyle w:val="16"/>
              <w:rPr>
                <w:sz w:val="22"/>
                <w:szCs w:val="22"/>
              </w:rPr>
            </w:pPr>
            <w:r>
              <w:rPr>
                <w:rFonts w:hint="eastAsia"/>
                <w:sz w:val="22"/>
                <w:szCs w:val="22"/>
              </w:rPr>
              <w:t>异常过程</w:t>
            </w:r>
          </w:p>
        </w:tc>
        <w:tc>
          <w:tcPr>
            <w:tcW w:w="7661" w:type="dxa"/>
            <w:gridSpan w:val="5"/>
            <w:shd w:val="clear" w:color="auto" w:fill="auto"/>
          </w:tcPr>
          <w:p w14:paraId="3743D00C">
            <w:pPr>
              <w:pStyle w:val="16"/>
              <w:rPr>
                <w:sz w:val="22"/>
                <w:szCs w:val="22"/>
              </w:rPr>
            </w:pPr>
            <w:r>
              <w:rPr>
                <w:rFonts w:hint="eastAsia" w:ascii="宋体" w:hAnsi="宋体"/>
                <w:sz w:val="22"/>
                <w:szCs w:val="22"/>
              </w:rPr>
              <w:t>无</w:t>
            </w:r>
          </w:p>
        </w:tc>
      </w:tr>
      <w:tr w14:paraId="7B80B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22" w:type="dxa"/>
            <w:shd w:val="clear" w:color="auto" w:fill="auto"/>
            <w:vAlign w:val="center"/>
          </w:tcPr>
          <w:p w14:paraId="748047EE">
            <w:pPr>
              <w:pStyle w:val="16"/>
              <w:rPr>
                <w:sz w:val="22"/>
                <w:szCs w:val="22"/>
              </w:rPr>
            </w:pPr>
            <w:r>
              <w:rPr>
                <w:rFonts w:hint="eastAsia"/>
                <w:sz w:val="22"/>
                <w:szCs w:val="22"/>
              </w:rPr>
              <w:t>特殊需求</w:t>
            </w:r>
          </w:p>
        </w:tc>
        <w:tc>
          <w:tcPr>
            <w:tcW w:w="8840" w:type="dxa"/>
            <w:gridSpan w:val="6"/>
            <w:shd w:val="clear" w:color="auto" w:fill="auto"/>
          </w:tcPr>
          <w:p w14:paraId="1873FE44">
            <w:pPr>
              <w:pStyle w:val="16"/>
              <w:rPr>
                <w:color w:val="FF0000"/>
                <w:sz w:val="22"/>
                <w:szCs w:val="22"/>
              </w:rPr>
            </w:pPr>
          </w:p>
        </w:tc>
      </w:tr>
    </w:tbl>
    <w:p w14:paraId="468429A9"/>
    <w:p w14:paraId="56EB08BA"/>
    <w:p w14:paraId="0A62759C"/>
    <w:p w14:paraId="72A0DEE1">
      <w:pPr>
        <w:pStyle w:val="5"/>
      </w:pPr>
      <w:bookmarkStart w:id="10" w:name="_Toc30865"/>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005网络健康度监测</w:t>
      </w:r>
      <w:bookmarkEnd w:id="10"/>
    </w:p>
    <w:p w14:paraId="59A7CDD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：运维——网络——网络健康度监测</w:t>
      </w:r>
    </w:p>
    <w:p w14:paraId="0BED2A4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数据来源</w:t>
      </w:r>
      <w:r>
        <w:rPr>
          <w:rFonts w:hint="eastAsia"/>
          <w:lang w:val="en-US" w:eastAsia="zh-CN"/>
        </w:rPr>
        <w:t>：综资/动环设备IP库/手动录入</w:t>
      </w:r>
    </w:p>
    <w:p w14:paraId="659D60CD">
      <w:pPr>
        <w:rPr>
          <w:rFonts w:hint="default"/>
          <w:lang w:val="en-US" w:eastAsia="zh-CN"/>
        </w:rPr>
      </w:pPr>
    </w:p>
    <w:p w14:paraId="7C82791D"/>
    <w:p w14:paraId="09342ACB"/>
    <w:p w14:paraId="0E05F6CB"/>
    <w:p w14:paraId="31DF45EA"/>
    <w:p w14:paraId="0E5C3957"/>
    <w:p w14:paraId="26DA49C0"/>
    <w:p w14:paraId="09CBDC25"/>
    <w:p w14:paraId="42FD5F15"/>
    <w:p w14:paraId="712F5E1C"/>
    <w:p w14:paraId="06A18417"/>
    <w:p w14:paraId="21BA5CE0">
      <w:pPr>
        <w:pStyle w:val="5"/>
      </w:pPr>
      <w:bookmarkStart w:id="11" w:name="_Toc19551"/>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006故障预测规则配置</w:t>
      </w:r>
      <w:bookmarkEnd w:id="11"/>
    </w:p>
    <w:p w14:paraId="6D28D65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：运维管理——隐患分析——故障预测规则配置（</w:t>
      </w:r>
      <w:r>
        <w:rPr>
          <w:rFonts w:hint="eastAsia"/>
          <w:b/>
          <w:bCs/>
          <w:lang w:val="en-US" w:eastAsia="zh-CN"/>
        </w:rPr>
        <w:t>V版本功能</w:t>
      </w:r>
      <w:r>
        <w:rPr>
          <w:rFonts w:hint="eastAsia"/>
          <w:lang w:val="en-US" w:eastAsia="zh-CN"/>
        </w:rPr>
        <w:t>）</w:t>
      </w:r>
    </w:p>
    <w:p w14:paraId="7AE8814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eastAsia="宋体"/>
          <w:highlight w:val="yellow"/>
          <w:lang w:val="en-US" w:eastAsia="zh-CN"/>
        </w:rPr>
      </w:pPr>
      <w:r>
        <w:rPr>
          <w:rFonts w:hint="eastAsia"/>
          <w:b/>
          <w:bCs/>
          <w:lang w:val="en-US" w:eastAsia="zh-CN"/>
        </w:rPr>
        <w:t>数据来源</w:t>
      </w:r>
      <w:r>
        <w:rPr>
          <w:rFonts w:hint="eastAsia"/>
          <w:lang w:val="en-US" w:eastAsia="zh-CN"/>
        </w:rPr>
        <w:t>：动环性能数据/告警数据/手动录入/（</w:t>
      </w:r>
      <w:r>
        <w:rPr>
          <w:rFonts w:hint="eastAsia"/>
          <w:sz w:val="18"/>
          <w:szCs w:val="18"/>
          <w:lang w:val="en-US" w:eastAsia="zh-CN"/>
        </w:rPr>
        <w:t>首版不接入综资数据，设计考虑后续补充综资数据</w:t>
      </w:r>
      <w:r>
        <w:rPr>
          <w:rFonts w:hint="eastAsia"/>
          <w:lang w:val="en-US" w:eastAsia="zh-CN"/>
        </w:rPr>
        <w:t>）</w:t>
      </w:r>
    </w:p>
    <w:p w14:paraId="748E4F86">
      <w:pPr>
        <w:rPr>
          <w:rFonts w:hint="eastAsia"/>
          <w:lang w:val="en-US" w:eastAsia="zh-CN"/>
        </w:rPr>
      </w:pPr>
    </w:p>
    <w:p w14:paraId="7C1C6209">
      <w:pPr>
        <w:rPr>
          <w:rFonts w:hint="eastAsia"/>
          <w:b/>
          <w:bCs/>
          <w:lang w:val="en-US" w:eastAsia="zh-CN"/>
        </w:rPr>
      </w:pPr>
      <w:r>
        <w:rPr>
          <w:rFonts w:hint="eastAsia"/>
          <w:b/>
          <w:bCs/>
          <w:lang w:val="en-US" w:eastAsia="zh-CN"/>
        </w:rPr>
        <w:t>故障预测规则配置页面</w:t>
      </w:r>
    </w:p>
    <w:p w14:paraId="2B739F7D">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配置页面参考隐患感知规则配置页面，左侧显示规则所属的设备类型，右侧显示已经配置生成的故障预测规则。</w:t>
      </w:r>
    </w:p>
    <w:p w14:paraId="52D33270">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可配置设备类型：发电机组，开关电源，蓄电池（含铅酸电池和锂电池），UPS设备，机房专用空调，普通空调，机房环境，智能电表。</w:t>
      </w:r>
    </w:p>
    <w:p w14:paraId="7AB1AD48">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右侧字段如隐患感知规则配置页面，包括：序号、故障名称、告警规则、生效范围、是否生效、是否推送、操作。规则配置页面取消批量编辑按钮。通过点击“新增规则”可以自定义新增故障预测（或隐患）告警规则，</w:t>
      </w:r>
      <w:r>
        <w:rPr>
          <w:rFonts w:hint="eastAsia"/>
          <w:b/>
          <w:bCs/>
          <w:color w:val="FF0000"/>
          <w:vertAlign w:val="baseline"/>
          <w:lang w:val="en-US" w:eastAsia="zh-CN"/>
        </w:rPr>
        <w:t>*</w:t>
      </w:r>
      <w:r>
        <w:rPr>
          <w:rFonts w:hint="eastAsia"/>
          <w:b w:val="0"/>
          <w:bCs w:val="0"/>
          <w:color w:val="auto"/>
          <w:vertAlign w:val="baseline"/>
          <w:lang w:val="en-US" w:eastAsia="zh-CN"/>
        </w:rPr>
        <w:t>字段表示新增时必填。</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717C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14:paraId="6EA08DD9">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14:paraId="38A499B2">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属性</w:t>
            </w:r>
          </w:p>
        </w:tc>
      </w:tr>
      <w:tr w14:paraId="0440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F45400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b/>
                <w:bCs/>
                <w:color w:val="FF0000"/>
                <w:vertAlign w:val="baseline"/>
                <w:lang w:val="en-US" w:eastAsia="zh-CN"/>
              </w:rPr>
              <w:t>*</w:t>
            </w:r>
            <w:r>
              <w:rPr>
                <w:rFonts w:hint="eastAsia"/>
                <w:sz w:val="21"/>
                <w:szCs w:val="21"/>
                <w:highlight w:val="none"/>
                <w:vertAlign w:val="baseline"/>
                <w:lang w:val="en-US" w:eastAsia="zh-CN"/>
              </w:rPr>
              <w:t>故障名称</w:t>
            </w:r>
          </w:p>
        </w:tc>
        <w:tc>
          <w:tcPr>
            <w:tcW w:w="6633" w:type="dxa"/>
          </w:tcPr>
          <w:p w14:paraId="74911EE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default"/>
                <w:sz w:val="21"/>
                <w:szCs w:val="21"/>
                <w:vertAlign w:val="baseline"/>
                <w:lang w:val="en-US" w:eastAsia="zh-CN"/>
              </w:rPr>
              <w:t>新增</w:t>
            </w:r>
            <w:r>
              <w:rPr>
                <w:rFonts w:hint="eastAsia"/>
                <w:sz w:val="21"/>
                <w:szCs w:val="21"/>
                <w:vertAlign w:val="baseline"/>
                <w:lang w:val="en-US" w:eastAsia="zh-CN"/>
              </w:rPr>
              <w:t>故障预测规则时输入。已创建规则，故障名称允许编辑。故障名称</w:t>
            </w:r>
            <w:del w:id="300" w:author="zhoujiansheng" w:date="2024-09-25T15:55:19Z">
              <w:r>
                <w:rPr>
                  <w:rFonts w:hint="default"/>
                  <w:sz w:val="21"/>
                  <w:szCs w:val="21"/>
                  <w:vertAlign w:val="baseline"/>
                  <w:lang w:val="en-US" w:eastAsia="zh-CN"/>
                </w:rPr>
                <w:delText>不允许</w:delText>
              </w:r>
            </w:del>
            <w:ins w:id="301" w:author="zhoujiansheng" w:date="2024-09-25T15:55:23Z">
              <w:r>
                <w:rPr>
                  <w:rFonts w:hint="eastAsia"/>
                  <w:sz w:val="21"/>
                  <w:szCs w:val="21"/>
                  <w:vertAlign w:val="baseline"/>
                  <w:lang w:val="en-US" w:eastAsia="zh-CN"/>
                </w:rPr>
                <w:t>允许</w:t>
              </w:r>
            </w:ins>
            <w:r>
              <w:rPr>
                <w:rFonts w:hint="eastAsia"/>
                <w:sz w:val="21"/>
                <w:szCs w:val="21"/>
                <w:vertAlign w:val="baseline"/>
                <w:lang w:val="en-US" w:eastAsia="zh-CN"/>
              </w:rPr>
              <w:t>重复。名称长度不超过50个字符。</w:t>
            </w:r>
          </w:p>
        </w:tc>
      </w:tr>
      <w:tr w14:paraId="1FEB8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7457559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b/>
                <w:bCs/>
                <w:color w:val="FF0000"/>
                <w:vertAlign w:val="baseline"/>
                <w:lang w:val="en-US" w:eastAsia="zh-CN"/>
              </w:rPr>
              <w:t>*</w:t>
            </w:r>
            <w:r>
              <w:rPr>
                <w:rFonts w:hint="eastAsia"/>
                <w:sz w:val="21"/>
                <w:szCs w:val="21"/>
                <w:highlight w:val="none"/>
                <w:vertAlign w:val="baseline"/>
                <w:lang w:val="en-US" w:eastAsia="zh-CN"/>
              </w:rPr>
              <w:t>告警规则</w:t>
            </w:r>
          </w:p>
        </w:tc>
        <w:tc>
          <w:tcPr>
            <w:tcW w:w="6633" w:type="dxa"/>
          </w:tcPr>
          <w:p w14:paraId="1ED5C46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自定义告警规则，页面呈现配置的公式时，公式内的信号名称用中括号进行标记。</w:t>
            </w:r>
          </w:p>
        </w:tc>
      </w:tr>
      <w:tr w14:paraId="7B8E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1A5D5C8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b/>
                <w:bCs/>
                <w:color w:val="FF0000"/>
                <w:vertAlign w:val="baseline"/>
                <w:lang w:val="en-US" w:eastAsia="zh-CN"/>
              </w:rPr>
              <w:t>*</w:t>
            </w:r>
            <w:r>
              <w:rPr>
                <w:rFonts w:hint="eastAsia"/>
                <w:sz w:val="21"/>
                <w:szCs w:val="21"/>
                <w:highlight w:val="none"/>
                <w:vertAlign w:val="baseline"/>
                <w:lang w:val="en-US" w:eastAsia="zh-CN"/>
              </w:rPr>
              <w:t>生效范围</w:t>
            </w:r>
          </w:p>
        </w:tc>
        <w:tc>
          <w:tcPr>
            <w:tcW w:w="6633" w:type="dxa"/>
          </w:tcPr>
          <w:p w14:paraId="6FF7B39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同隐患感知规则配置的生效范围</w:t>
            </w:r>
          </w:p>
        </w:tc>
      </w:tr>
      <w:tr w14:paraId="50679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2737B03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b/>
                <w:bCs/>
                <w:color w:val="FF0000"/>
                <w:vertAlign w:val="baseline"/>
                <w:lang w:val="en-US" w:eastAsia="zh-CN"/>
              </w:rPr>
              <w:t>*</w:t>
            </w:r>
            <w:r>
              <w:rPr>
                <w:rFonts w:hint="eastAsia"/>
                <w:sz w:val="21"/>
                <w:szCs w:val="21"/>
                <w:highlight w:val="none"/>
                <w:vertAlign w:val="baseline"/>
                <w:lang w:val="en-US" w:eastAsia="zh-CN"/>
              </w:rPr>
              <w:t>故障等级</w:t>
            </w:r>
          </w:p>
        </w:tc>
        <w:tc>
          <w:tcPr>
            <w:tcW w:w="6633" w:type="dxa"/>
          </w:tcPr>
          <w:p w14:paraId="1FAA7D6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单击编辑时，下拉单选，选项枚举：一级故障、二级故障、三级故障、四级故障。新建副本时带入故障等级信息。故障等级未选择，告警规则不允许生效。</w:t>
            </w:r>
          </w:p>
        </w:tc>
      </w:tr>
      <w:tr w14:paraId="7229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A97FAB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是否生效</w:t>
            </w:r>
          </w:p>
        </w:tc>
        <w:tc>
          <w:tcPr>
            <w:tcW w:w="6633" w:type="dxa"/>
          </w:tcPr>
          <w:p w14:paraId="560B67A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可选择生效和关闭</w:t>
            </w:r>
          </w:p>
        </w:tc>
      </w:tr>
      <w:tr w14:paraId="07A95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6078D3B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是否推送</w:t>
            </w:r>
          </w:p>
        </w:tc>
        <w:tc>
          <w:tcPr>
            <w:tcW w:w="6633" w:type="dxa"/>
          </w:tcPr>
          <w:p w14:paraId="367DB52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可选择生效和关闭</w:t>
            </w:r>
          </w:p>
        </w:tc>
      </w:tr>
      <w:tr w14:paraId="0323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EFF78A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操作</w:t>
            </w:r>
          </w:p>
        </w:tc>
        <w:tc>
          <w:tcPr>
            <w:tcW w:w="6633" w:type="dxa"/>
          </w:tcPr>
          <w:p w14:paraId="0F0770C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复制/编辑/删除。复制：复制当前故障预测告警规则，不带入生效范围，副本默认不生效、不推送。编辑：编辑故障名称、生效范围、故障等级。删除：删除整行故障预测告警规则，所有新增规则均可删除。</w:t>
            </w:r>
          </w:p>
        </w:tc>
      </w:tr>
    </w:tbl>
    <w:p w14:paraId="50754B6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lang w:val="en-US" w:eastAsia="zh-CN"/>
        </w:rPr>
      </w:pPr>
    </w:p>
    <w:p w14:paraId="189BE627">
      <w:pPr>
        <w:rPr>
          <w:rFonts w:hint="eastAsia"/>
          <w:lang w:val="en-US" w:eastAsia="zh-CN"/>
        </w:rPr>
      </w:pPr>
      <w:r>
        <w:rPr>
          <w:rFonts w:hint="eastAsia"/>
          <w:b/>
          <w:bCs/>
          <w:lang w:val="en-US" w:eastAsia="zh-CN"/>
        </w:rPr>
        <w:t>新增故障预测告警规则页面</w:t>
      </w:r>
    </w:p>
    <w:p w14:paraId="4879FD3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故障预测告警规则，通过以下6种自定义元素构成：</w:t>
      </w:r>
    </w:p>
    <w:p w14:paraId="2351B0E7">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遥测遥调信号：下拉选择具体的遥测或遥调信号名称（广西标准字典表），支持模糊查询，可查询范围匹配规则新建时左侧所选设备类型。</w:t>
      </w:r>
    </w:p>
    <w:p w14:paraId="294D745B">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运算符：下拉选择具体的符号，包括＋，</w:t>
      </w:r>
      <w:r>
        <w:rPr>
          <w:rFonts w:hint="eastAsia" w:ascii="宋体" w:hAnsi="宋体" w:eastAsia="宋体" w:cs="宋体"/>
          <w:lang w:val="en-US" w:eastAsia="zh-CN"/>
        </w:rPr>
        <w:t>－，</w:t>
      </w:r>
      <w:r>
        <w:rPr>
          <w:rFonts w:hint="eastAsia"/>
          <w:lang w:val="en-US" w:eastAsia="zh-CN"/>
        </w:rPr>
        <w:t>×，÷。</w:t>
      </w:r>
    </w:p>
    <w:p w14:paraId="1E9866A9">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辅助运算符：下拉选择具体的符号，包括(，)，|</w:t>
      </w:r>
    </w:p>
    <w:p w14:paraId="1AD0CEF6">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逻辑符：下拉选择具体的符号，包括&amp;&amp;，</w:t>
      </w:r>
      <w:r>
        <w:rPr>
          <w:rFonts w:hint="eastAsia" w:ascii="宋体" w:hAnsi="宋体" w:eastAsia="宋体" w:cs="宋体"/>
          <w:lang w:val="en-US" w:eastAsia="zh-CN"/>
        </w:rPr>
        <w:t>‖，</w:t>
      </w:r>
      <w:r>
        <w:rPr>
          <w:rFonts w:hint="eastAsia" w:ascii="宋体" w:hAnsi="宋体" w:cs="宋体"/>
          <w:highlight w:val="yellow"/>
          <w:lang w:val="en-US" w:eastAsia="zh-CN"/>
          <w:rPrChange w:id="302" w:author="zhoujiansheng" w:date="2024-10-10T10:45:39Z">
            <w:rPr>
              <w:rFonts w:hint="eastAsia" w:ascii="宋体" w:hAnsi="宋体" w:cs="宋体"/>
              <w:lang w:val="en-US" w:eastAsia="zh-CN"/>
            </w:rPr>
          </w:rPrChange>
        </w:rPr>
        <w:t>!</w:t>
      </w:r>
      <w:ins w:id="303" w:author="zhoujiansheng" w:date="2024-10-10T10:45:00Z">
        <w:r>
          <w:rPr>
            <w:rFonts w:hint="eastAsia" w:ascii="宋体" w:hAnsi="宋体" w:cs="宋体"/>
            <w:lang w:val="en-US" w:eastAsia="zh-CN"/>
          </w:rPr>
          <w:t>（</w:t>
        </w:r>
      </w:ins>
      <w:ins w:id="304" w:author="zhoujiansheng" w:date="2024-10-10T10:45:12Z">
        <w:r>
          <w:rPr>
            <w:rFonts w:hint="eastAsia" w:ascii="宋体" w:hAnsi="宋体" w:cs="宋体"/>
            <w:lang w:val="en-US" w:eastAsia="zh-CN"/>
          </w:rPr>
          <w:t>第一版</w:t>
        </w:r>
      </w:ins>
      <w:ins w:id="305" w:author="zhoujiansheng" w:date="2024-10-10T10:45:14Z">
        <w:r>
          <w:rPr>
            <w:rFonts w:hint="eastAsia" w:ascii="宋体" w:hAnsi="宋体" w:cs="宋体"/>
            <w:lang w:val="en-US" w:eastAsia="zh-CN"/>
          </w:rPr>
          <w:t>上线</w:t>
        </w:r>
      </w:ins>
      <w:ins w:id="306" w:author="zhoujiansheng" w:date="2024-10-10T10:45:15Z">
        <w:r>
          <w:rPr>
            <w:rFonts w:hint="eastAsia" w:ascii="宋体" w:hAnsi="宋体" w:cs="宋体"/>
            <w:lang w:val="en-US" w:eastAsia="zh-CN"/>
          </w:rPr>
          <w:t>时，</w:t>
        </w:r>
      </w:ins>
      <w:ins w:id="307" w:author="zhoujiansheng" w:date="2024-10-10T10:45:22Z">
        <w:r>
          <w:rPr>
            <w:rFonts w:hint="eastAsia" w:ascii="宋体" w:hAnsi="宋体" w:cs="宋体"/>
            <w:lang w:val="en-US" w:eastAsia="zh-CN"/>
          </w:rPr>
          <w:t>屏蔽</w:t>
        </w:r>
      </w:ins>
      <w:ins w:id="308" w:author="zhoujiansheng" w:date="2024-10-10T10:45:26Z">
        <w:r>
          <w:rPr>
            <w:rFonts w:hint="eastAsia" w:ascii="宋体" w:hAnsi="宋体" w:cs="宋体"/>
            <w:lang w:val="en-US" w:eastAsia="zh-CN"/>
          </w:rPr>
          <w:t>非的</w:t>
        </w:r>
      </w:ins>
      <w:ins w:id="309" w:author="zhoujiansheng" w:date="2024-10-10T10:45:28Z">
        <w:r>
          <w:rPr>
            <w:rFonts w:hint="eastAsia" w:ascii="宋体" w:hAnsi="宋体" w:cs="宋体"/>
            <w:lang w:val="en-US" w:eastAsia="zh-CN"/>
          </w:rPr>
          <w:t>逻辑</w:t>
        </w:r>
      </w:ins>
      <w:ins w:id="310" w:author="zhoujiansheng" w:date="2024-10-10T10:45:30Z">
        <w:r>
          <w:rPr>
            <w:rFonts w:hint="eastAsia" w:ascii="宋体" w:hAnsi="宋体" w:cs="宋体"/>
            <w:lang w:val="en-US" w:eastAsia="zh-CN"/>
          </w:rPr>
          <w:t>符号</w:t>
        </w:r>
      </w:ins>
      <w:ins w:id="311" w:author="zhoujiansheng" w:date="2024-10-10T10:45:31Z">
        <w:r>
          <w:rPr>
            <w:rFonts w:hint="eastAsia" w:ascii="宋体" w:hAnsi="宋体" w:cs="宋体"/>
            <w:lang w:val="en-US" w:eastAsia="zh-CN"/>
          </w:rPr>
          <w:t>）</w:t>
        </w:r>
      </w:ins>
      <w:r>
        <w:rPr>
          <w:rFonts w:hint="eastAsia" w:ascii="宋体" w:hAnsi="宋体" w:cs="宋体"/>
          <w:lang w:val="en-US" w:eastAsia="zh-CN"/>
        </w:rPr>
        <w:t>。</w:t>
      </w:r>
    </w:p>
    <w:p w14:paraId="00E0D3DE">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default"/>
          <w:lang w:val="en-US" w:eastAsia="zh-CN"/>
        </w:rPr>
      </w:pPr>
      <w:r>
        <w:rPr>
          <w:rFonts w:hint="eastAsia" w:ascii="宋体" w:hAnsi="宋体" w:cs="宋体"/>
          <w:lang w:val="en-US" w:eastAsia="zh-CN"/>
        </w:rPr>
        <w:t>关系运算符：</w:t>
      </w:r>
      <w:r>
        <w:rPr>
          <w:rFonts w:hint="eastAsia"/>
          <w:lang w:val="en-US" w:eastAsia="zh-CN"/>
        </w:rPr>
        <w:t>下拉选择具体的符号，包括</w:t>
      </w:r>
      <w:r>
        <w:rPr>
          <w:rFonts w:hint="eastAsia" w:ascii="宋体" w:hAnsi="宋体" w:cs="宋体"/>
          <w:lang w:val="en-US" w:eastAsia="zh-CN"/>
        </w:rPr>
        <w:t>＞，≥，＜，≤，＝</w:t>
      </w:r>
      <w:ins w:id="312" w:author="zhoujiansheng" w:date="2024-10-10T10:44:46Z">
        <w:r>
          <w:rPr>
            <w:rFonts w:hint="eastAsia" w:ascii="宋体" w:hAnsi="宋体" w:cs="宋体"/>
            <w:lang w:val="en-US" w:eastAsia="zh-CN"/>
          </w:rPr>
          <w:t>,</w:t>
        </w:r>
      </w:ins>
      <w:ins w:id="313" w:author="zhoujiansheng" w:date="2024-10-10T10:44:50Z">
        <w:r>
          <w:rPr>
            <w:rFonts w:hint="eastAsia" w:ascii="宋体" w:hAnsi="宋体" w:cs="宋体"/>
            <w:lang w:val="en-US" w:eastAsia="zh-CN"/>
          </w:rPr>
          <w:t>≠</w:t>
        </w:r>
      </w:ins>
      <w:r>
        <w:rPr>
          <w:rFonts w:hint="eastAsia" w:ascii="宋体" w:hAnsi="宋体" w:cs="宋体"/>
          <w:lang w:val="en-US" w:eastAsia="zh-CN"/>
        </w:rPr>
        <w:t>。</w:t>
      </w:r>
    </w:p>
    <w:p w14:paraId="003430A4">
      <w:pPr>
        <w:keepNext w:val="0"/>
        <w:keepLines w:val="0"/>
        <w:pageBreakBefore w:val="0"/>
        <w:widowControl w:val="0"/>
        <w:numPr>
          <w:ilvl w:val="0"/>
          <w:numId w:val="20"/>
        </w:numPr>
        <w:kinsoku/>
        <w:wordWrap/>
        <w:overflowPunct/>
        <w:topLinePunct w:val="0"/>
        <w:autoSpaceDE/>
        <w:autoSpaceDN/>
        <w:bidi w:val="0"/>
        <w:adjustRightInd/>
        <w:snapToGrid/>
        <w:ind w:firstLine="440" w:firstLineChars="200"/>
        <w:textAlignment w:val="auto"/>
        <w:rPr>
          <w:rFonts w:hint="default"/>
          <w:lang w:val="en-US" w:eastAsia="zh-CN"/>
        </w:rPr>
      </w:pPr>
      <w:r>
        <w:rPr>
          <w:rFonts w:hint="eastAsia" w:ascii="宋体" w:hAnsi="宋体" w:cs="宋体"/>
          <w:lang w:val="en-US" w:eastAsia="zh-CN"/>
        </w:rPr>
        <w:t>数值：输入数字，含整数和小数，不超过5个字符。</w:t>
      </w:r>
    </w:p>
    <w:p w14:paraId="650C6FAA">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p>
    <w:p w14:paraId="38D9245B">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告警规则配置支持自定义，完整的规则可通过新增多个子规则通过逻辑符进行连接组合。子规则数量不超过5个。子规则使用固定的判定模板，如下所示：</w:t>
      </w:r>
    </w:p>
    <w:p w14:paraId="49D6675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drawing>
          <wp:inline distT="0" distB="0" distL="114300" distR="114300">
            <wp:extent cx="6185535" cy="441960"/>
            <wp:effectExtent l="0" t="0" r="1905" b="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8"/>
                    <a:stretch>
                      <a:fillRect/>
                    </a:stretch>
                  </pic:blipFill>
                  <pic:spPr>
                    <a:xfrm>
                      <a:off x="0" y="0"/>
                      <a:ext cx="6185535" cy="441960"/>
                    </a:xfrm>
                    <a:prstGeom prst="rect">
                      <a:avLst/>
                    </a:prstGeom>
                    <a:noFill/>
                    <a:ln>
                      <a:noFill/>
                    </a:ln>
                  </pic:spPr>
                </pic:pic>
              </a:graphicData>
            </a:graphic>
          </wp:inline>
        </w:drawing>
      </w:r>
    </w:p>
    <w:p w14:paraId="299E929E">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两侧自定义输入框，允许自定义新增遥测遥调信号、运算符、辅助运算符和数值。中间固定关系运算符，初始值为空。两侧输入框自定义新增规则如下：</w:t>
      </w:r>
    </w:p>
    <w:p w14:paraId="7EEE39D9">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单击➕时右侧新增框，已新增框为空时，不允许再次新增框，此时提示“请输入内容后新增”。单击➖，则删除最右侧配置框。</w:t>
      </w:r>
    </w:p>
    <w:p w14:paraId="234D739C">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自定义输入框中第一个新增元素不允许为运算符。</w:t>
      </w:r>
    </w:p>
    <w:p w14:paraId="71347046">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运算符之后不能新增运算符</w:t>
      </w:r>
      <w:del w:id="314" w:author="zhoujiansheng" w:date="2024-10-12T11:10:40Z">
        <w:r>
          <w:rPr>
            <w:rFonts w:hint="eastAsia"/>
            <w:lang w:val="en-US" w:eastAsia="zh-CN"/>
          </w:rPr>
          <w:delText>和辅助运算符，辅助运算符后不能新增运算符</w:delText>
        </w:r>
      </w:del>
      <w:r>
        <w:rPr>
          <w:rFonts w:hint="eastAsia"/>
          <w:lang w:val="en-US" w:eastAsia="zh-CN"/>
        </w:rPr>
        <w:t>。</w:t>
      </w:r>
    </w:p>
    <w:p w14:paraId="19D84A9C">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数值或遥测遥调信号后不能新增数值和遥测遥调信号。</w:t>
      </w:r>
    </w:p>
    <w:p w14:paraId="41498725">
      <w:pPr>
        <w:keepNext w:val="0"/>
        <w:keepLines w:val="0"/>
        <w:pageBreakBefore w:val="0"/>
        <w:widowControl w:val="0"/>
        <w:numPr>
          <w:ilvl w:val="0"/>
          <w:numId w:val="21"/>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单个自定义输入框的元素不允许超过20个。</w:t>
      </w:r>
    </w:p>
    <w:p w14:paraId="0F71E121">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p>
    <w:p w14:paraId="0FCDA21E">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子规则与子规则之间通过逻辑符进行连接组合，新增的子规则允许删除，初始化的子规则不允许删除，即告警规则至少由一条子规则组成。规则预览板块，同步展示公式配置的内容进行预览（不用点击预览触发）。</w:t>
      </w:r>
    </w:p>
    <w:p w14:paraId="17DEB3B6">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ins w:id="315" w:author="zhoujiansheng" w:date="2024-09-23T10:07:22Z">
        <w:r>
          <w:rPr>
            <w:rFonts w:hint="eastAsia"/>
            <w:lang w:val="en-US" w:eastAsia="zh-CN"/>
          </w:rPr>
          <w:t>若新增子规则通过逻辑!（逻辑非）进行组合，其后的子规则</w:t>
        </w:r>
      </w:ins>
      <w:ins w:id="316" w:author="zhoujiansheng" w:date="2024-09-23T10:07:32Z">
        <w:r>
          <w:rPr>
            <w:rFonts w:hint="eastAsia"/>
            <w:lang w:val="en-US" w:eastAsia="zh-CN"/>
          </w:rPr>
          <w:t>两端</w:t>
        </w:r>
      </w:ins>
      <w:ins w:id="317" w:author="zhoujiansheng" w:date="2024-09-23T10:07:39Z">
        <w:r>
          <w:rPr>
            <w:rFonts w:hint="eastAsia"/>
            <w:lang w:val="en-US" w:eastAsia="zh-CN"/>
          </w:rPr>
          <w:t>自动</w:t>
        </w:r>
      </w:ins>
      <w:ins w:id="318" w:author="zhoujiansheng" w:date="2024-09-23T10:07:41Z">
        <w:r>
          <w:rPr>
            <w:rFonts w:hint="eastAsia"/>
            <w:lang w:val="en-US" w:eastAsia="zh-CN"/>
          </w:rPr>
          <w:t>填充</w:t>
        </w:r>
      </w:ins>
      <w:ins w:id="319" w:author="zhoujiansheng" w:date="2024-09-23T10:07:44Z">
        <w:r>
          <w:rPr>
            <w:rFonts w:hint="eastAsia"/>
            <w:lang w:val="en-US" w:eastAsia="zh-CN"/>
          </w:rPr>
          <w:t>括号</w:t>
        </w:r>
      </w:ins>
      <w:ins w:id="320" w:author="zhoujiansheng" w:date="2024-09-23T10:08:19Z">
        <w:r>
          <w:rPr>
            <w:rFonts w:hint="eastAsia"/>
            <w:lang w:val="en-US" w:eastAsia="zh-CN"/>
          </w:rPr>
          <w:t>。</w:t>
        </w:r>
      </w:ins>
    </w:p>
    <w:p w14:paraId="65CB4640">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新增规则提交时，需做如下校验：</w:t>
      </w:r>
    </w:p>
    <w:p w14:paraId="53C809A0">
      <w:pPr>
        <w:keepNext w:val="0"/>
        <w:keepLines w:val="0"/>
        <w:pageBreakBefore w:val="0"/>
        <w:widowControl w:val="0"/>
        <w:numPr>
          <w:ilvl w:val="0"/>
          <w:numId w:val="22"/>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lang w:val="en-US" w:eastAsia="zh-CN"/>
        </w:rPr>
        <w:t>校验自定义输入框是否为空、6种自定义元素是否为空。若为空，提示“告警规则存在未配置空值，请确认”。</w:t>
      </w:r>
    </w:p>
    <w:p w14:paraId="1A73C85A">
      <w:pPr>
        <w:keepNext w:val="0"/>
        <w:keepLines w:val="0"/>
        <w:pageBreakBefore w:val="0"/>
        <w:widowControl w:val="0"/>
        <w:numPr>
          <w:ilvl w:val="0"/>
          <w:numId w:val="22"/>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eastAsia"/>
          <w:highlight w:val="none"/>
          <w:lang w:val="en-US" w:eastAsia="zh-CN"/>
        </w:rPr>
        <w:t>规则配置完成后，需校验规则中所有数学运算符都是正确使用的</w:t>
      </w:r>
      <w:r>
        <w:rPr>
          <w:rFonts w:hint="eastAsia"/>
          <w:lang w:val="en-US" w:eastAsia="zh-CN"/>
        </w:rPr>
        <w:t>；</w:t>
      </w:r>
    </w:p>
    <w:p w14:paraId="1F7B8F10">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p>
    <w:p w14:paraId="1DB279D2">
      <w:pPr>
        <w:keepNext w:val="0"/>
        <w:keepLines w:val="0"/>
        <w:pageBreakBefore w:val="0"/>
        <w:widowControl w:val="0"/>
        <w:kinsoku/>
        <w:wordWrap/>
        <w:overflowPunct/>
        <w:topLinePunct w:val="0"/>
        <w:autoSpaceDE/>
        <w:autoSpaceDN/>
        <w:bidi w:val="0"/>
        <w:adjustRightInd/>
        <w:snapToGrid/>
        <w:ind w:firstLine="442" w:firstLineChars="200"/>
        <w:textAlignment w:val="auto"/>
        <w:rPr>
          <w:rFonts w:hint="default"/>
          <w:lang w:val="en-US" w:eastAsia="zh-CN"/>
        </w:rPr>
      </w:pPr>
      <w:r>
        <w:rPr>
          <w:rFonts w:hint="eastAsia"/>
          <w:b/>
          <w:bCs/>
          <w:lang w:val="en-US" w:eastAsia="zh-CN"/>
        </w:rPr>
        <w:t>公式计算特殊情况处理</w:t>
      </w:r>
      <w:r>
        <w:rPr>
          <w:rFonts w:hint="eastAsia"/>
          <w:lang w:val="en-US" w:eastAsia="zh-CN"/>
        </w:rPr>
        <w:t>：</w:t>
      </w:r>
    </w:p>
    <w:p w14:paraId="1C1E165D">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公式配置后，若因部分参数无法获取到值，或者分母为0等不符合运算规则的情况，导致子规则无法计算出结果。则该子规则默认不满足，即状态值为0。</w:t>
      </w:r>
    </w:p>
    <w:p w14:paraId="523AD3FE">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commentReference w:id="3"/>
      </w:r>
    </w:p>
    <w:p w14:paraId="3D9F7376">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p>
    <w:p w14:paraId="2BFB6F12">
      <w:pPr>
        <w:pStyle w:val="5"/>
      </w:pPr>
      <w:bookmarkStart w:id="12" w:name="_Toc22388"/>
      <w:bookmarkStart w:id="13" w:name="OLE_LINK4"/>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007故障预测管理</w:t>
      </w:r>
      <w:bookmarkEnd w:id="12"/>
    </w:p>
    <w:bookmarkEnd w:id="13"/>
    <w:p w14:paraId="66F9A20C">
      <w:pPr>
        <w:rPr>
          <w:rFonts w:hint="default"/>
          <w:lang w:val="en-US" w:eastAsia="zh-CN"/>
        </w:rPr>
      </w:pPr>
      <w:r>
        <w:rPr>
          <w:rFonts w:hint="eastAsia"/>
          <w:b/>
          <w:bCs/>
          <w:lang w:val="en-US" w:eastAsia="zh-CN"/>
        </w:rPr>
        <w:t>功能位置</w:t>
      </w:r>
      <w:r>
        <w:rPr>
          <w:rFonts w:hint="eastAsia"/>
          <w:lang w:val="en-US" w:eastAsia="zh-CN"/>
        </w:rPr>
        <w:t>：运维管理——隐患分析——故障预测管理</w:t>
      </w:r>
    </w:p>
    <w:p w14:paraId="0983C4AB">
      <w:pPr>
        <w:rPr>
          <w:rFonts w:hint="default"/>
          <w:lang w:val="en-US" w:eastAsia="zh-CN"/>
        </w:rPr>
      </w:pPr>
      <w:r>
        <w:rPr>
          <w:rFonts w:hint="eastAsia"/>
          <w:b/>
          <w:bCs/>
          <w:lang w:val="en-US" w:eastAsia="zh-CN"/>
        </w:rPr>
        <w:t>数据来源</w:t>
      </w:r>
      <w:r>
        <w:rPr>
          <w:rFonts w:hint="eastAsia"/>
          <w:lang w:val="en-US" w:eastAsia="zh-CN"/>
        </w:rPr>
        <w:t>：故障预测规则触发</w:t>
      </w:r>
    </w:p>
    <w:p w14:paraId="3ABE8437">
      <w:pPr>
        <w:rPr>
          <w:rFonts w:hint="default" w:eastAsia="宋体"/>
          <w:lang w:val="en-US" w:eastAsia="zh-CN"/>
        </w:rPr>
      </w:pPr>
      <w:r>
        <w:rPr>
          <w:rFonts w:hint="eastAsia"/>
          <w:lang w:val="en-US" w:eastAsia="zh-CN"/>
        </w:rPr>
        <w:t>功能背景：故障预测规则触发的结果，既可能是设备故障的判断、也可能是隐患类的识别。</w:t>
      </w:r>
    </w:p>
    <w:p w14:paraId="22660B6E"/>
    <w:p w14:paraId="2499E8B0">
      <w:pPr>
        <w:rPr>
          <w:rFonts w:hint="eastAsia"/>
          <w:lang w:val="en-US" w:eastAsia="zh-CN"/>
        </w:rPr>
      </w:pPr>
      <w:r>
        <w:rPr>
          <w:rFonts w:hint="eastAsia"/>
          <w:lang w:val="en-US" w:eastAsia="zh-CN"/>
        </w:rPr>
        <w:t>功能分两个tab页，实时告警和历史告警。</w:t>
      </w:r>
    </w:p>
    <w:p w14:paraId="6895DE01">
      <w:pPr>
        <w:rPr>
          <w:rFonts w:hint="default"/>
          <w:b/>
          <w:bCs/>
          <w:lang w:val="en-US" w:eastAsia="zh-CN"/>
        </w:rPr>
      </w:pPr>
      <w:r>
        <w:rPr>
          <w:rFonts w:hint="eastAsia"/>
          <w:b/>
          <w:bCs/>
          <w:lang w:val="en-US" w:eastAsia="zh-CN"/>
        </w:rPr>
        <w:t>1、实时告警</w:t>
      </w:r>
    </w:p>
    <w:p w14:paraId="628E33F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筛选条件：</w:t>
      </w:r>
    </w:p>
    <w:p w14:paraId="187220E1">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地市：关联空间资源信息</w:t>
      </w:r>
    </w:p>
    <w:p w14:paraId="40649288">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区县：关联空间资源信息</w:t>
      </w:r>
    </w:p>
    <w:p w14:paraId="78AB0B88">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站点类型：关联空间资源信息</w:t>
      </w:r>
    </w:p>
    <w:p w14:paraId="3DD30670">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站点名称：关联空间资源信息</w:t>
      </w:r>
    </w:p>
    <w:p w14:paraId="79F2D7A9">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设备类型：枚举值，同步隐患规则配置的设备的类型。若隐患规则设备类型有新增，此处同步新增。隐患规则配置中删减了，不同步删减（历史数据要可查）。</w:t>
      </w:r>
    </w:p>
    <w:p w14:paraId="63CD367F">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故障等级：下拉选择，可多选。枚举值，一级故障、二级故障、三级故障、四级故障。默认全选。</w:t>
      </w:r>
    </w:p>
    <w:p w14:paraId="5E52122E">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ins w:id="321" w:author="zhoujiansheng" w:date="2025-09-02T15:43:46Z"/>
          <w:rFonts w:hint="default"/>
          <w:lang w:val="en-US" w:eastAsia="zh-CN"/>
        </w:rPr>
      </w:pPr>
      <w:r>
        <w:rPr>
          <w:rFonts w:hint="eastAsia"/>
          <w:lang w:val="en-US" w:eastAsia="zh-CN"/>
        </w:rPr>
        <w:t>告警时间：</w:t>
      </w:r>
      <w:ins w:id="322" w:author="zhoujiansheng" w:date="2025-09-08T14:32:35Z">
        <w:r>
          <w:rPr>
            <w:rFonts w:hint="eastAsia"/>
            <w:lang w:val="en-US" w:eastAsia="zh-CN"/>
          </w:rPr>
          <w:t>查询隐患开始时间，时间筛选默认为空，为空时不对数据进行过滤，显示全量实时隐患数据。格式yyyy-mm-ddhh:mm:ss，最大时间跨度一年</w:t>
        </w:r>
      </w:ins>
      <w:del w:id="323" w:author="zhoujiansheng" w:date="2025-09-08T14:32:35Z">
        <w:r>
          <w:rPr>
            <w:rFonts w:hint="eastAsia"/>
            <w:lang w:val="en-US" w:eastAsia="zh-CN"/>
          </w:rPr>
          <w:delText>查询故障预测告警开始时间，最大跨度一个月。yyyy-mm-ddhh:mm:ss</w:delText>
        </w:r>
      </w:del>
    </w:p>
    <w:p w14:paraId="17235289">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ins w:id="324" w:author="zhoujiansheng" w:date="2025-09-02T15:44:50Z"/>
          <w:rFonts w:hint="default"/>
          <w:lang w:val="en-US" w:eastAsia="zh-CN"/>
        </w:rPr>
      </w:pPr>
      <w:ins w:id="325" w:author="zhoujiansheng" w:date="2025-09-02T15:44:50Z">
        <w:r>
          <w:rPr>
            <w:rFonts w:hint="eastAsia"/>
            <w:lang w:val="en-US" w:eastAsia="zh-CN"/>
          </w:rPr>
          <w:t>是否推送工单：下拉选择，枚举：是/否。默认全部。</w:t>
        </w:r>
      </w:ins>
    </w:p>
    <w:p w14:paraId="4B7029B6">
      <w:pPr>
        <w:keepNext w:val="0"/>
        <w:keepLines w:val="0"/>
        <w:pageBreakBefore w:val="0"/>
        <w:widowControl w:val="0"/>
        <w:numPr>
          <w:ilvl w:val="-1"/>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Change w:id="326" w:author="zhoujiansheng" w:date="2025-09-02T15:44:52Z">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pPr>
        </w:pPrChange>
      </w:pPr>
    </w:p>
    <w:p w14:paraId="37F5B1A5"/>
    <w:p w14:paraId="28E51E97">
      <w:r>
        <w:rPr>
          <w:rFonts w:hint="eastAsia"/>
          <w:lang w:val="en-US" w:eastAsia="zh-CN"/>
        </w:rPr>
        <w:t>实时故障预测告警结果字段如下，表格支持导出。未消除状态的故障预测告警支持手动“消除”，清除功能权限仅开放给省级管理员。</w:t>
      </w:r>
    </w:p>
    <w:tbl>
      <w:tblPr>
        <w:tblStyle w:val="3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7316"/>
      </w:tblGrid>
      <w:tr w14:paraId="2816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D7D7D7" w:themeFill="background1" w:themeFillShade="D8"/>
            <w:vAlign w:val="top"/>
          </w:tcPr>
          <w:p w14:paraId="48E30162">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字段</w:t>
            </w:r>
          </w:p>
        </w:tc>
        <w:tc>
          <w:tcPr>
            <w:tcW w:w="7316" w:type="dxa"/>
            <w:shd w:val="clear" w:color="auto" w:fill="D7D7D7" w:themeFill="background1" w:themeFillShade="D8"/>
            <w:vAlign w:val="top"/>
          </w:tcPr>
          <w:p w14:paraId="5053C901">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说明</w:t>
            </w:r>
          </w:p>
        </w:tc>
      </w:tr>
      <w:tr w14:paraId="1B7D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4BF8DB5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地市</w:t>
            </w:r>
          </w:p>
        </w:tc>
        <w:tc>
          <w:tcPr>
            <w:tcW w:w="7316" w:type="dxa"/>
          </w:tcPr>
          <w:p w14:paraId="0748590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2BC40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1424BFC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区县</w:t>
            </w:r>
          </w:p>
        </w:tc>
        <w:tc>
          <w:tcPr>
            <w:tcW w:w="7316" w:type="dxa"/>
          </w:tcPr>
          <w:p w14:paraId="7341080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142D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445C7A5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站点名称</w:t>
            </w:r>
          </w:p>
        </w:tc>
        <w:tc>
          <w:tcPr>
            <w:tcW w:w="7316" w:type="dxa"/>
          </w:tcPr>
          <w:p w14:paraId="7745976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68732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2" w:type="dxa"/>
          </w:tcPr>
          <w:p w14:paraId="45D6C05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站点类型</w:t>
            </w:r>
          </w:p>
        </w:tc>
        <w:tc>
          <w:tcPr>
            <w:tcW w:w="7316" w:type="dxa"/>
            <w:vAlign w:val="top"/>
          </w:tcPr>
          <w:p w14:paraId="237D3DB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3740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2916296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机房名称</w:t>
            </w:r>
          </w:p>
        </w:tc>
        <w:tc>
          <w:tcPr>
            <w:tcW w:w="7316" w:type="dxa"/>
            <w:vAlign w:val="top"/>
          </w:tcPr>
          <w:p w14:paraId="16E2414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1599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1334F2B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设备类型</w:t>
            </w:r>
          </w:p>
        </w:tc>
        <w:tc>
          <w:tcPr>
            <w:tcW w:w="7316" w:type="dxa"/>
            <w:vAlign w:val="top"/>
          </w:tcPr>
          <w:p w14:paraId="59FA5AF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711E0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6658936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设备名称</w:t>
            </w:r>
          </w:p>
        </w:tc>
        <w:tc>
          <w:tcPr>
            <w:tcW w:w="7316" w:type="dxa"/>
            <w:vAlign w:val="top"/>
          </w:tcPr>
          <w:p w14:paraId="6DB6A62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69B9F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5556ADF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故障名称</w:t>
            </w:r>
          </w:p>
        </w:tc>
        <w:tc>
          <w:tcPr>
            <w:tcW w:w="7316" w:type="dxa"/>
          </w:tcPr>
          <w:p w14:paraId="0C8551C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5F3A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3E554C9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故障等级</w:t>
            </w:r>
          </w:p>
        </w:tc>
        <w:tc>
          <w:tcPr>
            <w:tcW w:w="7316" w:type="dxa"/>
          </w:tcPr>
          <w:p w14:paraId="21F2008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关联当前故障预测告警规则配置中的“故障等级”</w:t>
            </w:r>
          </w:p>
        </w:tc>
      </w:tr>
      <w:tr w14:paraId="5B15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338023D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告警时间</w:t>
            </w:r>
          </w:p>
        </w:tc>
        <w:tc>
          <w:tcPr>
            <w:tcW w:w="7316" w:type="dxa"/>
          </w:tcPr>
          <w:p w14:paraId="59BC845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取故障预测告警规则判定生效的时间。格式yyyy-mm-ddhh:mm:ss。该字段支持排序</w:t>
            </w:r>
          </w:p>
        </w:tc>
      </w:tr>
      <w:tr w14:paraId="30B9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5634CD9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告警规则</w:t>
            </w:r>
          </w:p>
        </w:tc>
        <w:tc>
          <w:tcPr>
            <w:tcW w:w="7316" w:type="dxa"/>
          </w:tcPr>
          <w:p w14:paraId="682F477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显示已配置告警规则。如“【信号1】＞10&amp;&amp;【信号2】＜5”</w:t>
            </w:r>
          </w:p>
        </w:tc>
      </w:tr>
      <w:tr w14:paraId="1764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34F928CC">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触发值</w:t>
            </w:r>
          </w:p>
        </w:tc>
        <w:tc>
          <w:tcPr>
            <w:tcW w:w="7316" w:type="dxa"/>
          </w:tcPr>
          <w:p w14:paraId="2826994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显示已配置告警规则触发告警时的参数值。如“【20】＞10&amp;&amp;【4.5】＜5”</w:t>
            </w:r>
          </w:p>
        </w:tc>
      </w:tr>
      <w:tr w14:paraId="664AC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7" w:author="zhoujiansheng" w:date="2025-09-02T15:45:04Z"/>
        </w:trPr>
        <w:tc>
          <w:tcPr>
            <w:tcW w:w="2262" w:type="dxa"/>
          </w:tcPr>
          <w:p w14:paraId="4366EB6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ins w:id="328" w:author="zhoujiansheng" w:date="2025-09-02T15:45:04Z"/>
                <w:rFonts w:hint="default"/>
                <w:lang w:val="en-US" w:eastAsia="zh-CN"/>
              </w:rPr>
            </w:pPr>
            <w:ins w:id="329" w:author="zhoujiansheng" w:date="2025-09-02T15:45:09Z">
              <w:bookmarkStart w:id="14" w:name="OLE_LINK3"/>
              <w:r>
                <w:rPr>
                  <w:rFonts w:hint="eastAsia"/>
                  <w:lang w:val="en-US" w:eastAsia="zh-CN"/>
                </w:rPr>
                <w:t>是否</w:t>
              </w:r>
            </w:ins>
            <w:ins w:id="330" w:author="zhoujiansheng" w:date="2025-09-02T15:45:10Z">
              <w:r>
                <w:rPr>
                  <w:rFonts w:hint="eastAsia"/>
                  <w:lang w:val="en-US" w:eastAsia="zh-CN"/>
                </w:rPr>
                <w:t>推送</w:t>
              </w:r>
            </w:ins>
            <w:ins w:id="331" w:author="zhoujiansheng" w:date="2025-09-02T15:45:11Z">
              <w:r>
                <w:rPr>
                  <w:rFonts w:hint="eastAsia"/>
                  <w:lang w:val="en-US" w:eastAsia="zh-CN"/>
                </w:rPr>
                <w:t>工单</w:t>
              </w:r>
              <w:bookmarkEnd w:id="14"/>
            </w:ins>
          </w:p>
        </w:tc>
        <w:tc>
          <w:tcPr>
            <w:tcW w:w="7316" w:type="dxa"/>
          </w:tcPr>
          <w:p w14:paraId="2BAA5D99">
            <w:pPr>
              <w:keepNext w:val="0"/>
              <w:keepLines w:val="0"/>
              <w:pageBreakBefore w:val="0"/>
              <w:widowControl w:val="0"/>
              <w:numPr>
                <w:ilvl w:val="0"/>
                <w:numId w:val="0"/>
              </w:numPr>
              <w:kinsoku/>
              <w:wordWrap/>
              <w:overflowPunct/>
              <w:topLinePunct w:val="0"/>
              <w:autoSpaceDE/>
              <w:autoSpaceDN/>
              <w:bidi w:val="0"/>
              <w:adjustRightInd/>
              <w:snapToGrid/>
              <w:textAlignment w:val="auto"/>
              <w:rPr>
                <w:ins w:id="332" w:author="zhoujiansheng" w:date="2025-09-02T15:45:04Z"/>
                <w:rFonts w:hint="eastAsia"/>
                <w:vertAlign w:val="baseline"/>
                <w:lang w:val="en-US" w:eastAsia="zh-CN"/>
              </w:rPr>
            </w:pPr>
            <w:ins w:id="333" w:author="zhoujiansheng" w:date="2025-09-02T15:45:31Z">
              <w:r>
                <w:rPr>
                  <w:rFonts w:hint="eastAsia"/>
                  <w:vertAlign w:val="baseline"/>
                  <w:lang w:val="en-US" w:eastAsia="zh-CN"/>
                </w:rPr>
                <w:t>关联筛选条件。若产出的隐患工单，推送到了EOMS，则标记该工单的“是否推送工单”状态为是，否则为否。</w:t>
              </w:r>
            </w:ins>
          </w:p>
        </w:tc>
      </w:tr>
    </w:tbl>
    <w:p w14:paraId="6868645E"/>
    <w:p w14:paraId="7D685011">
      <w:pPr>
        <w:rPr>
          <w:rFonts w:hint="default" w:eastAsia="宋体"/>
          <w:b/>
          <w:bCs/>
          <w:lang w:val="en-US" w:eastAsia="zh-CN"/>
        </w:rPr>
      </w:pPr>
      <w:r>
        <w:rPr>
          <w:rFonts w:hint="eastAsia"/>
          <w:b/>
          <w:bCs/>
          <w:lang w:val="en-US" w:eastAsia="zh-CN"/>
        </w:rPr>
        <w:t>2、历史告警</w:t>
      </w:r>
    </w:p>
    <w:p w14:paraId="383E977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筛选条件：</w:t>
      </w:r>
    </w:p>
    <w:p w14:paraId="0BC98D72">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地市：关联空间资源信息</w:t>
      </w:r>
    </w:p>
    <w:p w14:paraId="76417ACF">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区县：关联空间资源信息</w:t>
      </w:r>
    </w:p>
    <w:p w14:paraId="4AA9C4EB">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站点类型：关联空间资源信息</w:t>
      </w:r>
    </w:p>
    <w:p w14:paraId="1A1F54ED">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站点名称：关联空间资源信息</w:t>
      </w:r>
    </w:p>
    <w:p w14:paraId="09136343">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lang w:val="en-US" w:eastAsia="zh-CN"/>
        </w:rPr>
        <w:t>设备类型：枚举值，同步隐患规则配置的设备的类型。若隐患规则设备类型有新增，此处同步新增。隐患规则配置中删减了，不同步删减（历史数据要可查）。</w:t>
      </w:r>
    </w:p>
    <w:p w14:paraId="3533C708">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故障等级：下拉选择，可多选。枚举值，一级故障、二级故障、三级故障、四级故障。默认全选。</w:t>
      </w:r>
    </w:p>
    <w:p w14:paraId="0D4C7AEB">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eastAsia"/>
          <w:lang w:val="en-US" w:eastAsia="zh-CN"/>
        </w:rPr>
        <w:t>告警时间：查询故障预测告警开始时间，最大跨度一个月。yyyy-mm-ddhh:mm:ss</w:t>
      </w:r>
    </w:p>
    <w:p w14:paraId="113E21A2"/>
    <w:p w14:paraId="399C4F0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历史告警查询结果字段如下，表格支持导出。</w:t>
      </w:r>
    </w:p>
    <w:tbl>
      <w:tblPr>
        <w:tblStyle w:val="3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7316"/>
      </w:tblGrid>
      <w:tr w14:paraId="30DE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D7D7D7" w:themeFill="background1" w:themeFillShade="D8"/>
            <w:vAlign w:val="top"/>
          </w:tcPr>
          <w:p w14:paraId="556657F4">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字段</w:t>
            </w:r>
          </w:p>
        </w:tc>
        <w:tc>
          <w:tcPr>
            <w:tcW w:w="7316" w:type="dxa"/>
            <w:shd w:val="clear" w:color="auto" w:fill="D7D7D7" w:themeFill="background1" w:themeFillShade="D8"/>
            <w:vAlign w:val="top"/>
          </w:tcPr>
          <w:p w14:paraId="40EA7703">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说明</w:t>
            </w:r>
          </w:p>
        </w:tc>
      </w:tr>
      <w:tr w14:paraId="44021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4239822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地市</w:t>
            </w:r>
          </w:p>
        </w:tc>
        <w:tc>
          <w:tcPr>
            <w:tcW w:w="7316" w:type="dxa"/>
          </w:tcPr>
          <w:p w14:paraId="20E1EEF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343A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73E0A84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区县</w:t>
            </w:r>
          </w:p>
        </w:tc>
        <w:tc>
          <w:tcPr>
            <w:tcW w:w="7316" w:type="dxa"/>
          </w:tcPr>
          <w:p w14:paraId="13641BD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4D41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44CC007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站点名称</w:t>
            </w:r>
          </w:p>
        </w:tc>
        <w:tc>
          <w:tcPr>
            <w:tcW w:w="7316" w:type="dxa"/>
          </w:tcPr>
          <w:p w14:paraId="5D45DFE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7D7A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7475740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站点类型</w:t>
            </w:r>
          </w:p>
        </w:tc>
        <w:tc>
          <w:tcPr>
            <w:tcW w:w="7316" w:type="dxa"/>
            <w:vAlign w:val="top"/>
          </w:tcPr>
          <w:p w14:paraId="5151356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3978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32118B1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机房名称</w:t>
            </w:r>
          </w:p>
        </w:tc>
        <w:tc>
          <w:tcPr>
            <w:tcW w:w="7316" w:type="dxa"/>
            <w:vAlign w:val="top"/>
          </w:tcPr>
          <w:p w14:paraId="4118FE7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70E0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79F79C89">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设备类型</w:t>
            </w:r>
          </w:p>
        </w:tc>
        <w:tc>
          <w:tcPr>
            <w:tcW w:w="7316" w:type="dxa"/>
            <w:vAlign w:val="top"/>
          </w:tcPr>
          <w:p w14:paraId="15C3D18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3B5A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3B940DE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设备名称</w:t>
            </w:r>
          </w:p>
        </w:tc>
        <w:tc>
          <w:tcPr>
            <w:tcW w:w="7316" w:type="dxa"/>
            <w:vAlign w:val="top"/>
          </w:tcPr>
          <w:p w14:paraId="195B944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w:t>
            </w:r>
          </w:p>
        </w:tc>
      </w:tr>
      <w:tr w14:paraId="6291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5655D5B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故障名称</w:t>
            </w:r>
          </w:p>
        </w:tc>
        <w:tc>
          <w:tcPr>
            <w:tcW w:w="7316" w:type="dxa"/>
          </w:tcPr>
          <w:p w14:paraId="5EB0BFE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w:t>
            </w:r>
          </w:p>
        </w:tc>
      </w:tr>
      <w:tr w14:paraId="6630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0A5FA02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故障等级</w:t>
            </w:r>
          </w:p>
        </w:tc>
        <w:tc>
          <w:tcPr>
            <w:tcW w:w="7316" w:type="dxa"/>
          </w:tcPr>
          <w:p w14:paraId="4781D77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关联当前故障预测告警规则配置中的“故障等级”</w:t>
            </w:r>
          </w:p>
        </w:tc>
      </w:tr>
      <w:tr w14:paraId="3C30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4E8BA62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告警时间</w:t>
            </w:r>
          </w:p>
        </w:tc>
        <w:tc>
          <w:tcPr>
            <w:tcW w:w="7316" w:type="dxa"/>
          </w:tcPr>
          <w:p w14:paraId="62EE7E0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取故障预测告警规则判定生效的时间。格式yyyy-mm-ddhh:mm:ss。该字段支持排序</w:t>
            </w:r>
          </w:p>
        </w:tc>
      </w:tr>
      <w:tr w14:paraId="742F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16CC31B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告警规则</w:t>
            </w:r>
          </w:p>
        </w:tc>
        <w:tc>
          <w:tcPr>
            <w:tcW w:w="7316" w:type="dxa"/>
            <w:vAlign w:val="top"/>
          </w:tcPr>
          <w:p w14:paraId="3D288D08">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显示已配置告警规则。如“【信号1】＞10&amp;&amp;【信号2】＜5”</w:t>
            </w:r>
          </w:p>
        </w:tc>
      </w:tr>
      <w:tr w14:paraId="446CB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261FAE6D">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触发值</w:t>
            </w:r>
          </w:p>
        </w:tc>
        <w:tc>
          <w:tcPr>
            <w:tcW w:w="7316" w:type="dxa"/>
            <w:vAlign w:val="top"/>
          </w:tcPr>
          <w:p w14:paraId="6B262E4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eastAsia"/>
                <w:vertAlign w:val="baseline"/>
                <w:lang w:val="en-US" w:eastAsia="zh-CN"/>
              </w:rPr>
            </w:pPr>
            <w:r>
              <w:rPr>
                <w:rFonts w:hint="eastAsia"/>
                <w:vertAlign w:val="baseline"/>
                <w:lang w:val="en-US" w:eastAsia="zh-CN"/>
              </w:rPr>
              <w:t>显示已配置告警规则触发告警时的参数值。如“【20】＞10&amp;&amp;【4.5】＜5”</w:t>
            </w:r>
          </w:p>
        </w:tc>
      </w:tr>
      <w:tr w14:paraId="6A52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2CE0D22F">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消除时间</w:t>
            </w:r>
          </w:p>
        </w:tc>
        <w:tc>
          <w:tcPr>
            <w:tcW w:w="7316" w:type="dxa"/>
          </w:tcPr>
          <w:p w14:paraId="2CA3ABC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取故障预测告警规则判断告警消除时的时间，若是手动消除告警，则取手动消除确认的时间，格式yyyy-mm-ddhh:mm:ss。该字段支持排序</w:t>
            </w:r>
          </w:p>
        </w:tc>
      </w:tr>
      <w:tr w14:paraId="35FE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4" w:author="zhoujiansheng" w:date="2025-09-02T15:46:19Z"/>
        </w:trPr>
        <w:tc>
          <w:tcPr>
            <w:tcW w:w="2262" w:type="dxa"/>
          </w:tcPr>
          <w:p w14:paraId="50F24776">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ins w:id="335" w:author="zhoujiansheng" w:date="2025-09-02T15:46:19Z"/>
                <w:rFonts w:hint="eastAsia"/>
                <w:lang w:val="en-US" w:eastAsia="zh-CN"/>
              </w:rPr>
            </w:pPr>
            <w:ins w:id="336" w:author="zhoujiansheng" w:date="2025-09-02T15:46:28Z">
              <w:r>
                <w:rPr>
                  <w:rFonts w:hint="eastAsia"/>
                  <w:lang w:val="en-US" w:eastAsia="zh-CN"/>
                </w:rPr>
                <w:t>是否推送工单</w:t>
              </w:r>
            </w:ins>
          </w:p>
        </w:tc>
        <w:tc>
          <w:tcPr>
            <w:tcW w:w="7316" w:type="dxa"/>
          </w:tcPr>
          <w:p w14:paraId="5133E012">
            <w:pPr>
              <w:keepNext w:val="0"/>
              <w:keepLines w:val="0"/>
              <w:pageBreakBefore w:val="0"/>
              <w:widowControl w:val="0"/>
              <w:numPr>
                <w:ilvl w:val="0"/>
                <w:numId w:val="0"/>
              </w:numPr>
              <w:kinsoku/>
              <w:wordWrap/>
              <w:overflowPunct/>
              <w:topLinePunct w:val="0"/>
              <w:autoSpaceDE/>
              <w:autoSpaceDN/>
              <w:bidi w:val="0"/>
              <w:adjustRightInd/>
              <w:snapToGrid/>
              <w:textAlignment w:val="auto"/>
              <w:rPr>
                <w:ins w:id="337" w:author="zhoujiansheng" w:date="2025-09-02T15:46:19Z"/>
                <w:rFonts w:hint="eastAsia"/>
                <w:vertAlign w:val="baseline"/>
                <w:lang w:val="en-US" w:eastAsia="zh-CN"/>
              </w:rPr>
            </w:pPr>
            <w:ins w:id="338" w:author="zhoujiansheng" w:date="2025-09-02T15:46:21Z">
              <w:r>
                <w:rPr>
                  <w:rFonts w:hint="eastAsia"/>
                  <w:vertAlign w:val="baseline"/>
                  <w:lang w:val="en-US" w:eastAsia="zh-CN"/>
                </w:rPr>
                <w:t>关联筛选条件。若产出的隐患工单，推送到了EOMS，则标记该工单的“是否推送工单”状态为是，否则为否。</w:t>
              </w:r>
            </w:ins>
          </w:p>
        </w:tc>
      </w:tr>
      <w:tr w14:paraId="324E7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45B185C4">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消除方式</w:t>
            </w:r>
          </w:p>
        </w:tc>
        <w:tc>
          <w:tcPr>
            <w:tcW w:w="7316" w:type="dxa"/>
          </w:tcPr>
          <w:p w14:paraId="578E87F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枚举值：手动消除/系统消除。通过“消除”按钮手动闭环的告警记录，显示手动消除。故障预测告警规则监测信号回到正常范围内结束的告警，显示系统消除。</w:t>
            </w:r>
          </w:p>
        </w:tc>
      </w:tr>
      <w:tr w14:paraId="24FB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46AAB3F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确认人</w:t>
            </w:r>
          </w:p>
        </w:tc>
        <w:tc>
          <w:tcPr>
            <w:tcW w:w="7316" w:type="dxa"/>
          </w:tcPr>
          <w:p w14:paraId="322AC06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消除方式为“手动消除”时，显示执行手动消除的账号姓名。系统消除不显示，置空。</w:t>
            </w:r>
          </w:p>
        </w:tc>
      </w:tr>
      <w:tr w14:paraId="79A15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1B6FEF1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备注</w:t>
            </w:r>
          </w:p>
        </w:tc>
        <w:tc>
          <w:tcPr>
            <w:tcW w:w="7316" w:type="dxa"/>
          </w:tcPr>
          <w:p w14:paraId="76332FB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vertAlign w:val="baseline"/>
                <w:lang w:val="en-US" w:eastAsia="zh-CN"/>
              </w:rPr>
            </w:pPr>
            <w:r>
              <w:rPr>
                <w:rFonts w:hint="eastAsia"/>
                <w:vertAlign w:val="baseline"/>
                <w:lang w:val="en-US" w:eastAsia="zh-CN"/>
              </w:rPr>
              <w:t>显示手动消除时填写的备注内容</w:t>
            </w:r>
          </w:p>
        </w:tc>
      </w:tr>
    </w:tbl>
    <w:p w14:paraId="34E3EC24"/>
    <w:p w14:paraId="2334D4E2">
      <w:pPr>
        <w:sectPr>
          <w:headerReference r:id="rId7" w:type="default"/>
          <w:footerReference r:id="rId8" w:type="default"/>
          <w:pgSz w:w="11906" w:h="16838"/>
          <w:pgMar w:top="1440" w:right="1080" w:bottom="1440" w:left="1080" w:header="680" w:footer="992" w:gutter="0"/>
          <w:cols w:space="425" w:num="1"/>
          <w:docGrid w:type="lines" w:linePitch="312" w:charSpace="0"/>
        </w:sectPr>
      </w:pPr>
    </w:p>
    <w:p w14:paraId="1C15A276">
      <w:pPr>
        <w:pStyle w:val="5"/>
      </w:pPr>
      <w:bookmarkStart w:id="15" w:name="_Toc3554"/>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008协议库管理</w:t>
      </w:r>
      <w:bookmarkEnd w:id="15"/>
    </w:p>
    <w:p w14:paraId="067D8087">
      <w:pPr>
        <w:numPr>
          <w:ilvl w:val="0"/>
          <w:numId w:val="23"/>
        </w:numPr>
        <w:rPr>
          <w:rFonts w:hint="default"/>
          <w:b/>
          <w:bCs/>
          <w:sz w:val="24"/>
          <w:szCs w:val="24"/>
          <w:lang w:val="en-US" w:eastAsia="zh-CN"/>
        </w:rPr>
      </w:pPr>
      <w:r>
        <w:rPr>
          <w:rFonts w:hint="eastAsia"/>
          <w:b/>
          <w:bCs/>
          <w:sz w:val="24"/>
          <w:szCs w:val="24"/>
          <w:lang w:val="en-US" w:eastAsia="zh-CN"/>
        </w:rPr>
        <w:t>功能概述</w:t>
      </w:r>
    </w:p>
    <w:p w14:paraId="0CB409C0">
      <w:pPr>
        <w:numPr>
          <w:ilvl w:val="0"/>
          <w:numId w:val="0"/>
        </w:numPr>
        <w:rPr>
          <w:rFonts w:hint="default" w:eastAsia="宋体"/>
          <w:b/>
          <w:bCs/>
          <w:lang w:val="en-US" w:eastAsia="zh-CN"/>
        </w:rPr>
      </w:pPr>
      <w:r>
        <w:rPr>
          <w:rFonts w:hint="eastAsia"/>
          <w:b/>
          <w:bCs/>
          <w:lang w:val="en-US" w:eastAsia="zh-CN"/>
        </w:rPr>
        <w:t>1.1背景</w:t>
      </w:r>
    </w:p>
    <w:p w14:paraId="232F4BB8">
      <w:pPr>
        <w:rPr>
          <w:rFonts w:hint="eastAsia"/>
          <w:lang w:val="en-US" w:eastAsia="zh-CN"/>
        </w:rPr>
      </w:pPr>
      <w:r>
        <w:rPr>
          <w:rFonts w:hint="eastAsia"/>
          <w:lang w:val="en-US" w:eastAsia="zh-CN"/>
        </w:rPr>
        <w:t>目前动环设备的原始通信协议、解析协议以及各类设备解析比对表，暂未统一管理。新建协议库管理功能，对动环设备各类协议及比对表进行统一收集管理，并通过上传——审批——归档的方式维护及更新。</w:t>
      </w:r>
    </w:p>
    <w:p w14:paraId="65F9E88B">
      <w:pPr>
        <w:numPr>
          <w:ilvl w:val="0"/>
          <w:numId w:val="0"/>
        </w:numPr>
        <w:ind w:leftChars="0"/>
        <w:rPr>
          <w:rFonts w:hint="eastAsia"/>
          <w:b/>
          <w:bCs/>
          <w:lang w:val="en-US" w:eastAsia="zh-CN"/>
        </w:rPr>
      </w:pPr>
    </w:p>
    <w:p w14:paraId="4591243B">
      <w:pPr>
        <w:numPr>
          <w:ilvl w:val="0"/>
          <w:numId w:val="0"/>
        </w:numPr>
        <w:ind w:leftChars="0"/>
        <w:rPr>
          <w:rFonts w:hint="default" w:eastAsia="宋体"/>
          <w:b/>
          <w:bCs/>
          <w:lang w:val="en-US" w:eastAsia="zh-CN"/>
        </w:rPr>
      </w:pPr>
      <w:r>
        <w:rPr>
          <w:rFonts w:hint="eastAsia"/>
          <w:b/>
          <w:bCs/>
          <w:lang w:val="en-US" w:eastAsia="zh-CN"/>
        </w:rPr>
        <w:t>1.2功能位置</w:t>
      </w:r>
    </w:p>
    <w:p w14:paraId="6400C3E8">
      <w:pPr>
        <w:rPr>
          <w:rFonts w:hint="eastAsia"/>
          <w:lang w:val="en-US" w:eastAsia="zh-CN"/>
        </w:rPr>
      </w:pPr>
      <w:r>
        <w:rPr>
          <w:rFonts w:hint="eastAsia"/>
          <w:lang w:val="en-US" w:eastAsia="zh-CN"/>
        </w:rPr>
        <w:t>设备——协议库管理——协议入库申请</w:t>
      </w:r>
    </w:p>
    <w:p w14:paraId="1BF90434">
      <w:pPr>
        <w:rPr>
          <w:rFonts w:hint="default"/>
          <w:lang w:val="en-US" w:eastAsia="zh-CN"/>
        </w:rPr>
      </w:pPr>
      <w:r>
        <w:rPr>
          <w:rFonts w:hint="eastAsia"/>
          <w:lang w:val="en-US" w:eastAsia="zh-CN"/>
        </w:rPr>
        <w:t>设备——协议库管理——协议信息库</w:t>
      </w:r>
    </w:p>
    <w:p w14:paraId="5EDD2239">
      <w:pPr>
        <w:rPr>
          <w:rFonts w:hint="eastAsia"/>
          <w:lang w:val="en-US" w:eastAsia="zh-CN"/>
        </w:rPr>
      </w:pPr>
    </w:p>
    <w:p w14:paraId="3DF61D24">
      <w:pPr>
        <w:numPr>
          <w:ilvl w:val="0"/>
          <w:numId w:val="23"/>
        </w:numPr>
        <w:rPr>
          <w:rFonts w:hint="default"/>
          <w:b/>
          <w:bCs/>
          <w:sz w:val="24"/>
          <w:szCs w:val="24"/>
          <w:lang w:val="en-US" w:eastAsia="zh-CN"/>
        </w:rPr>
      </w:pPr>
      <w:r>
        <w:rPr>
          <w:rFonts w:hint="eastAsia"/>
          <w:b/>
          <w:bCs/>
          <w:sz w:val="24"/>
          <w:szCs w:val="24"/>
          <w:lang w:val="en-US" w:eastAsia="zh-CN"/>
        </w:rPr>
        <w:t>协议入库申请页面</w:t>
      </w:r>
    </w:p>
    <w:p w14:paraId="738566A2">
      <w:pPr>
        <w:numPr>
          <w:ilvl w:val="0"/>
          <w:numId w:val="0"/>
        </w:numPr>
        <w:ind w:leftChars="0"/>
        <w:rPr>
          <w:rFonts w:hint="default"/>
          <w:b/>
          <w:bCs/>
          <w:lang w:val="en-US" w:eastAsia="zh-CN"/>
        </w:rPr>
      </w:pPr>
      <w:r>
        <w:rPr>
          <w:rFonts w:hint="eastAsia"/>
          <w:b/>
          <w:bCs/>
          <w:lang w:val="en-US" w:eastAsia="zh-CN"/>
        </w:rPr>
        <w:t>2.1流程管理页面</w:t>
      </w:r>
    </w:p>
    <w:p w14:paraId="16E5570E">
      <w:pPr>
        <w:rPr>
          <w:rFonts w:hint="default"/>
          <w:lang w:val="en-US" w:eastAsia="zh-CN"/>
        </w:rPr>
      </w:pPr>
      <w:r>
        <w:rPr>
          <w:rFonts w:hint="eastAsia"/>
          <w:lang w:val="en-US" w:eastAsia="zh-CN"/>
        </w:rPr>
        <w:t>协议入库申请以流程的形式上传待入库设备协议信息，流程分3个tab页：待处理/已处理/我的发起。</w:t>
      </w:r>
    </w:p>
    <w:p w14:paraId="062F806F">
      <w:pPr>
        <w:rPr>
          <w:rFonts w:hint="eastAsia"/>
          <w:lang w:val="en-US" w:eastAsia="zh-CN"/>
        </w:rPr>
      </w:pPr>
      <w:r>
        <w:rPr>
          <w:rFonts w:hint="eastAsia"/>
          <w:lang w:val="en-US" w:eastAsia="zh-CN"/>
        </w:rPr>
        <w:t>查询条件：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7780"/>
      </w:tblGrid>
      <w:tr w14:paraId="685F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C7DAF1" w:themeFill="text2" w:themeFillTint="32"/>
          </w:tcPr>
          <w:p w14:paraId="4FFDC030">
            <w:pPr>
              <w:jc w:val="center"/>
              <w:rPr>
                <w:rFonts w:hint="default"/>
                <w:b/>
                <w:bCs/>
                <w:vertAlign w:val="baseline"/>
                <w:lang w:val="en-US" w:eastAsia="zh-CN"/>
              </w:rPr>
            </w:pPr>
            <w:r>
              <w:rPr>
                <w:rFonts w:hint="eastAsia"/>
                <w:b/>
                <w:bCs/>
                <w:vertAlign w:val="baseline"/>
                <w:lang w:val="en-US" w:eastAsia="zh-CN"/>
              </w:rPr>
              <w:t>字段</w:t>
            </w:r>
          </w:p>
        </w:tc>
        <w:tc>
          <w:tcPr>
            <w:tcW w:w="7780" w:type="dxa"/>
            <w:shd w:val="clear" w:color="auto" w:fill="C7DAF1" w:themeFill="text2" w:themeFillTint="32"/>
          </w:tcPr>
          <w:p w14:paraId="0F1E23A2">
            <w:pPr>
              <w:jc w:val="center"/>
              <w:rPr>
                <w:rFonts w:hint="default"/>
                <w:b/>
                <w:bCs/>
                <w:vertAlign w:val="baseline"/>
                <w:lang w:val="en-US" w:eastAsia="zh-CN"/>
              </w:rPr>
            </w:pPr>
            <w:r>
              <w:rPr>
                <w:rFonts w:hint="eastAsia"/>
                <w:b/>
                <w:bCs/>
                <w:vertAlign w:val="baseline"/>
                <w:lang w:val="en-US" w:eastAsia="zh-CN"/>
              </w:rPr>
              <w:t>说明</w:t>
            </w:r>
          </w:p>
        </w:tc>
      </w:tr>
      <w:tr w14:paraId="23AE8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89E30C3">
            <w:pPr>
              <w:rPr>
                <w:rFonts w:hint="default"/>
                <w:vertAlign w:val="baseline"/>
                <w:lang w:val="en-US" w:eastAsia="zh-CN"/>
              </w:rPr>
            </w:pPr>
            <w:r>
              <w:rPr>
                <w:rFonts w:hint="eastAsia"/>
                <w:vertAlign w:val="baseline"/>
                <w:lang w:val="en-US" w:eastAsia="zh-CN"/>
              </w:rPr>
              <w:t>设备类型</w:t>
            </w:r>
          </w:p>
        </w:tc>
        <w:tc>
          <w:tcPr>
            <w:tcW w:w="7780" w:type="dxa"/>
          </w:tcPr>
          <w:p w14:paraId="413E83E1">
            <w:pPr>
              <w:rPr>
                <w:rFonts w:hint="default"/>
                <w:vertAlign w:val="baseline"/>
                <w:lang w:val="en-US" w:eastAsia="zh-CN"/>
              </w:rPr>
            </w:pPr>
            <w:r>
              <w:rPr>
                <w:rFonts w:hint="eastAsia"/>
                <w:vertAlign w:val="baseline"/>
                <w:lang w:val="en-US" w:eastAsia="zh-CN"/>
              </w:rPr>
              <w:t>下拉选择，支持模糊查询，默认为全部</w:t>
            </w:r>
          </w:p>
        </w:tc>
      </w:tr>
      <w:tr w14:paraId="24DB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29320A3C">
            <w:pPr>
              <w:rPr>
                <w:rFonts w:hint="default"/>
                <w:vertAlign w:val="baseline"/>
                <w:lang w:val="en-US" w:eastAsia="zh-CN"/>
              </w:rPr>
            </w:pPr>
            <w:r>
              <w:rPr>
                <w:rFonts w:hint="eastAsia"/>
                <w:vertAlign w:val="baseline"/>
                <w:lang w:val="en-US" w:eastAsia="zh-CN"/>
              </w:rPr>
              <w:t>设备厂家</w:t>
            </w:r>
          </w:p>
        </w:tc>
        <w:tc>
          <w:tcPr>
            <w:tcW w:w="7780" w:type="dxa"/>
          </w:tcPr>
          <w:p w14:paraId="0E66CD99">
            <w:pPr>
              <w:rPr>
                <w:rFonts w:hint="default"/>
                <w:vertAlign w:val="baseline"/>
                <w:lang w:val="en-US" w:eastAsia="zh-CN"/>
              </w:rPr>
            </w:pPr>
            <w:r>
              <w:rPr>
                <w:rFonts w:hint="eastAsia"/>
                <w:vertAlign w:val="baseline"/>
                <w:lang w:val="en-US" w:eastAsia="zh-CN"/>
              </w:rPr>
              <w:t>下拉选择，支持模糊查询，默认为空</w:t>
            </w:r>
          </w:p>
        </w:tc>
      </w:tr>
      <w:tr w14:paraId="280B8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313EF8E7">
            <w:pPr>
              <w:rPr>
                <w:rFonts w:hint="default"/>
                <w:vertAlign w:val="baseline"/>
                <w:lang w:val="en-US" w:eastAsia="zh-CN"/>
              </w:rPr>
            </w:pPr>
            <w:r>
              <w:rPr>
                <w:rFonts w:hint="eastAsia"/>
                <w:vertAlign w:val="baseline"/>
                <w:lang w:val="en-US" w:eastAsia="zh-CN"/>
              </w:rPr>
              <w:t>设备型号</w:t>
            </w:r>
          </w:p>
        </w:tc>
        <w:tc>
          <w:tcPr>
            <w:tcW w:w="7780" w:type="dxa"/>
          </w:tcPr>
          <w:p w14:paraId="34D01E24">
            <w:pPr>
              <w:ind w:firstLine="0" w:firstLineChars="0"/>
              <w:rPr>
                <w:rFonts w:hint="default"/>
                <w:vertAlign w:val="baseline"/>
                <w:lang w:val="en-US" w:eastAsia="zh-CN"/>
              </w:rPr>
            </w:pPr>
            <w:r>
              <w:rPr>
                <w:rFonts w:hint="eastAsia"/>
                <w:vertAlign w:val="baseline"/>
                <w:lang w:val="en-US" w:eastAsia="zh-CN"/>
              </w:rPr>
              <w:t>下拉选择，支持模糊查询，默认为空</w:t>
            </w:r>
          </w:p>
        </w:tc>
      </w:tr>
      <w:tr w14:paraId="101A8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5A79C44B">
            <w:pPr>
              <w:rPr>
                <w:rFonts w:hint="default"/>
                <w:vertAlign w:val="baseline"/>
                <w:lang w:val="en-US" w:eastAsia="zh-CN"/>
              </w:rPr>
            </w:pPr>
            <w:r>
              <w:rPr>
                <w:rFonts w:hint="eastAsia"/>
                <w:vertAlign w:val="baseline"/>
                <w:lang w:val="en-US" w:eastAsia="zh-CN"/>
              </w:rPr>
              <w:t>是否移动企标</w:t>
            </w:r>
          </w:p>
        </w:tc>
        <w:tc>
          <w:tcPr>
            <w:tcW w:w="7780" w:type="dxa"/>
          </w:tcPr>
          <w:p w14:paraId="5C6B423D">
            <w:pPr>
              <w:rPr>
                <w:rFonts w:hint="default"/>
                <w:vertAlign w:val="baseline"/>
                <w:lang w:val="en-US" w:eastAsia="zh-CN"/>
              </w:rPr>
            </w:pPr>
            <w:r>
              <w:rPr>
                <w:rFonts w:hint="eastAsia"/>
                <w:vertAlign w:val="baseline"/>
                <w:lang w:val="en-US" w:eastAsia="zh-CN"/>
              </w:rPr>
              <w:t>下拉选择，是/否，默认全部</w:t>
            </w:r>
          </w:p>
        </w:tc>
      </w:tr>
    </w:tbl>
    <w:p w14:paraId="3D5BFB8A">
      <w:pPr>
        <w:rPr>
          <w:rFonts w:hint="default"/>
          <w:lang w:val="en-US" w:eastAsia="zh-CN"/>
        </w:rPr>
      </w:pPr>
    </w:p>
    <w:p w14:paraId="6A96021A">
      <w:pPr>
        <w:rPr>
          <w:rFonts w:hint="eastAsia"/>
          <w:lang w:val="en-US" w:eastAsia="zh-CN"/>
        </w:rPr>
      </w:pPr>
      <w:r>
        <w:rPr>
          <w:rFonts w:hint="eastAsia"/>
          <w:lang w:val="en-US" w:eastAsia="zh-CN"/>
        </w:rPr>
        <w:t>列表字段：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7780"/>
      </w:tblGrid>
      <w:tr w14:paraId="31E6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C7DAF1" w:themeFill="text2" w:themeFillTint="32"/>
          </w:tcPr>
          <w:p w14:paraId="4F8C3244">
            <w:pPr>
              <w:jc w:val="center"/>
              <w:rPr>
                <w:rFonts w:hint="default"/>
                <w:b/>
                <w:bCs/>
                <w:vertAlign w:val="baseline"/>
                <w:lang w:val="en-US" w:eastAsia="zh-CN"/>
              </w:rPr>
            </w:pPr>
            <w:r>
              <w:rPr>
                <w:rFonts w:hint="eastAsia"/>
                <w:b/>
                <w:bCs/>
                <w:vertAlign w:val="baseline"/>
                <w:lang w:val="en-US" w:eastAsia="zh-CN"/>
              </w:rPr>
              <w:t>字段</w:t>
            </w:r>
          </w:p>
        </w:tc>
        <w:tc>
          <w:tcPr>
            <w:tcW w:w="7780" w:type="dxa"/>
            <w:shd w:val="clear" w:color="auto" w:fill="C7DAF1" w:themeFill="text2" w:themeFillTint="32"/>
          </w:tcPr>
          <w:p w14:paraId="29A7E06E">
            <w:pPr>
              <w:jc w:val="center"/>
              <w:rPr>
                <w:rFonts w:hint="default"/>
                <w:b/>
                <w:bCs/>
                <w:vertAlign w:val="baseline"/>
                <w:lang w:val="en-US" w:eastAsia="zh-CN"/>
              </w:rPr>
            </w:pPr>
            <w:r>
              <w:rPr>
                <w:rFonts w:hint="eastAsia"/>
                <w:b/>
                <w:bCs/>
                <w:vertAlign w:val="baseline"/>
                <w:lang w:val="en-US" w:eastAsia="zh-CN"/>
              </w:rPr>
              <w:t>说明</w:t>
            </w:r>
          </w:p>
        </w:tc>
      </w:tr>
      <w:tr w14:paraId="04B1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E590736">
            <w:pPr>
              <w:rPr>
                <w:rFonts w:hint="default"/>
                <w:vertAlign w:val="baseline"/>
                <w:lang w:val="en-US" w:eastAsia="zh-CN"/>
              </w:rPr>
            </w:pPr>
            <w:r>
              <w:rPr>
                <w:rFonts w:hint="eastAsia"/>
                <w:vertAlign w:val="baseline"/>
                <w:lang w:val="en-US" w:eastAsia="zh-CN"/>
              </w:rPr>
              <w:t>设备类型</w:t>
            </w:r>
          </w:p>
        </w:tc>
        <w:tc>
          <w:tcPr>
            <w:tcW w:w="7780" w:type="dxa"/>
          </w:tcPr>
          <w:p w14:paraId="1C5016CE">
            <w:pPr>
              <w:ind w:firstLine="0" w:firstLineChars="0"/>
              <w:rPr>
                <w:rFonts w:hint="default"/>
                <w:vertAlign w:val="baseline"/>
                <w:lang w:val="en-US" w:eastAsia="zh-CN"/>
              </w:rPr>
            </w:pPr>
            <w:r>
              <w:rPr>
                <w:rFonts w:hint="eastAsia"/>
                <w:vertAlign w:val="baseline"/>
                <w:lang w:val="en-US" w:eastAsia="zh-CN"/>
              </w:rPr>
              <w:t>自动关联</w:t>
            </w:r>
          </w:p>
        </w:tc>
      </w:tr>
      <w:tr w14:paraId="27EB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vAlign w:val="top"/>
          </w:tcPr>
          <w:p w14:paraId="0AFFB9A3">
            <w:pPr>
              <w:ind w:firstLine="0" w:firstLineChars="0"/>
              <w:rPr>
                <w:rFonts w:hint="eastAsia"/>
                <w:vertAlign w:val="baseline"/>
                <w:lang w:val="en-US" w:eastAsia="zh-CN"/>
              </w:rPr>
            </w:pPr>
            <w:r>
              <w:rPr>
                <w:rFonts w:hint="eastAsia"/>
                <w:vertAlign w:val="baseline"/>
                <w:lang w:val="en-US" w:eastAsia="zh-CN"/>
              </w:rPr>
              <w:t>设备型号</w:t>
            </w:r>
          </w:p>
        </w:tc>
        <w:tc>
          <w:tcPr>
            <w:tcW w:w="7780" w:type="dxa"/>
            <w:vAlign w:val="top"/>
          </w:tcPr>
          <w:p w14:paraId="5D877808">
            <w:pPr>
              <w:ind w:firstLine="0" w:firstLineChars="0"/>
              <w:rPr>
                <w:rFonts w:hint="eastAsia"/>
                <w:vertAlign w:val="baseline"/>
                <w:lang w:val="en-US" w:eastAsia="zh-CN"/>
              </w:rPr>
            </w:pPr>
            <w:r>
              <w:rPr>
                <w:rFonts w:hint="eastAsia"/>
                <w:vertAlign w:val="baseline"/>
                <w:lang w:val="en-US" w:eastAsia="zh-CN"/>
              </w:rPr>
              <w:t>自动关联</w:t>
            </w:r>
          </w:p>
        </w:tc>
      </w:tr>
      <w:tr w14:paraId="1776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34F16C46">
            <w:pPr>
              <w:rPr>
                <w:rFonts w:hint="default"/>
                <w:vertAlign w:val="baseline"/>
                <w:lang w:val="en-US" w:eastAsia="zh-CN"/>
              </w:rPr>
            </w:pPr>
            <w:r>
              <w:rPr>
                <w:rFonts w:hint="eastAsia"/>
                <w:vertAlign w:val="baseline"/>
                <w:lang w:val="en-US" w:eastAsia="zh-CN"/>
              </w:rPr>
              <w:t>设备厂家</w:t>
            </w:r>
          </w:p>
        </w:tc>
        <w:tc>
          <w:tcPr>
            <w:tcW w:w="7780" w:type="dxa"/>
          </w:tcPr>
          <w:p w14:paraId="4BB8D63E">
            <w:pPr>
              <w:ind w:firstLine="0" w:firstLineChars="0"/>
              <w:rPr>
                <w:rFonts w:hint="default"/>
                <w:vertAlign w:val="baseline"/>
                <w:lang w:val="en-US" w:eastAsia="zh-CN"/>
              </w:rPr>
            </w:pPr>
            <w:r>
              <w:rPr>
                <w:rFonts w:hint="eastAsia"/>
                <w:vertAlign w:val="baseline"/>
                <w:lang w:val="en-US" w:eastAsia="zh-CN"/>
              </w:rPr>
              <w:t>自动关联</w:t>
            </w:r>
          </w:p>
        </w:tc>
      </w:tr>
      <w:tr w14:paraId="2EB9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12E05B36">
            <w:pPr>
              <w:rPr>
                <w:rFonts w:hint="default"/>
                <w:vertAlign w:val="baseline"/>
                <w:lang w:val="en-US" w:eastAsia="zh-CN"/>
              </w:rPr>
            </w:pPr>
            <w:r>
              <w:rPr>
                <w:rFonts w:hint="eastAsia"/>
                <w:vertAlign w:val="baseline"/>
                <w:lang w:val="en-US" w:eastAsia="zh-CN"/>
              </w:rPr>
              <w:t>原始协议文件名</w:t>
            </w:r>
          </w:p>
        </w:tc>
        <w:tc>
          <w:tcPr>
            <w:tcW w:w="7780" w:type="dxa"/>
          </w:tcPr>
          <w:p w14:paraId="3925AF95">
            <w:pPr>
              <w:ind w:firstLine="0" w:firstLineChars="0"/>
              <w:rPr>
                <w:rFonts w:hint="default"/>
                <w:vertAlign w:val="baseline"/>
                <w:lang w:val="en-US" w:eastAsia="zh-CN"/>
              </w:rPr>
            </w:pPr>
            <w:r>
              <w:rPr>
                <w:rFonts w:hint="eastAsia"/>
                <w:vertAlign w:val="baseline"/>
                <w:lang w:val="en-US" w:eastAsia="zh-CN"/>
              </w:rPr>
              <w:t>自动关联，显示标准化后的文件名称</w:t>
            </w:r>
          </w:p>
        </w:tc>
      </w:tr>
      <w:tr w14:paraId="250A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2569555B">
            <w:pPr>
              <w:rPr>
                <w:rFonts w:hint="default"/>
                <w:vertAlign w:val="baseline"/>
                <w:lang w:val="en-US" w:eastAsia="zh-CN"/>
              </w:rPr>
            </w:pPr>
            <w:r>
              <w:rPr>
                <w:rFonts w:hint="eastAsia"/>
                <w:vertAlign w:val="baseline"/>
                <w:lang w:val="en-US" w:eastAsia="zh-CN"/>
              </w:rPr>
              <w:t>协议文本版本号</w:t>
            </w:r>
          </w:p>
        </w:tc>
        <w:tc>
          <w:tcPr>
            <w:tcW w:w="7780" w:type="dxa"/>
          </w:tcPr>
          <w:p w14:paraId="04877983">
            <w:pPr>
              <w:ind w:firstLine="0" w:firstLineChars="0"/>
              <w:rPr>
                <w:rFonts w:hint="default"/>
                <w:vertAlign w:val="baseline"/>
                <w:lang w:val="en-US" w:eastAsia="zh-CN"/>
              </w:rPr>
            </w:pPr>
            <w:r>
              <w:rPr>
                <w:rFonts w:hint="eastAsia"/>
                <w:vertAlign w:val="baseline"/>
                <w:lang w:val="en-US" w:eastAsia="zh-CN"/>
              </w:rPr>
              <w:t>自动关联</w:t>
            </w:r>
          </w:p>
        </w:tc>
      </w:tr>
      <w:tr w14:paraId="0DA4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4EB2836A">
            <w:pPr>
              <w:rPr>
                <w:rFonts w:hint="default"/>
                <w:vertAlign w:val="baseline"/>
                <w:lang w:val="en-US" w:eastAsia="zh-CN"/>
              </w:rPr>
            </w:pPr>
            <w:r>
              <w:rPr>
                <w:rFonts w:hint="eastAsia"/>
                <w:vertAlign w:val="baseline"/>
                <w:lang w:val="en-US" w:eastAsia="zh-CN"/>
              </w:rPr>
              <w:t>是否移动企标</w:t>
            </w:r>
          </w:p>
        </w:tc>
        <w:tc>
          <w:tcPr>
            <w:tcW w:w="7780" w:type="dxa"/>
          </w:tcPr>
          <w:p w14:paraId="02AD072D">
            <w:pPr>
              <w:ind w:firstLine="0" w:firstLineChars="0"/>
              <w:rPr>
                <w:rFonts w:hint="default"/>
                <w:vertAlign w:val="baseline"/>
                <w:lang w:val="en-US" w:eastAsia="zh-CN"/>
              </w:rPr>
            </w:pPr>
            <w:r>
              <w:rPr>
                <w:rFonts w:hint="eastAsia"/>
                <w:vertAlign w:val="baseline"/>
                <w:lang w:val="en-US" w:eastAsia="zh-CN"/>
              </w:rPr>
              <w:t>自动关联</w:t>
            </w:r>
          </w:p>
        </w:tc>
      </w:tr>
      <w:tr w14:paraId="667E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1B558EC1">
            <w:pPr>
              <w:rPr>
                <w:rFonts w:hint="default"/>
                <w:vertAlign w:val="baseline"/>
                <w:lang w:val="en-US" w:eastAsia="zh-CN"/>
              </w:rPr>
            </w:pPr>
            <w:r>
              <w:rPr>
                <w:rFonts w:hint="eastAsia"/>
                <w:vertAlign w:val="baseline"/>
                <w:lang w:val="en-US" w:eastAsia="zh-CN"/>
              </w:rPr>
              <w:t>FSU软件厂家</w:t>
            </w:r>
          </w:p>
        </w:tc>
        <w:tc>
          <w:tcPr>
            <w:tcW w:w="7780" w:type="dxa"/>
          </w:tcPr>
          <w:p w14:paraId="2A4B812E">
            <w:pPr>
              <w:ind w:firstLine="0" w:firstLineChars="0"/>
              <w:rPr>
                <w:rFonts w:hint="default"/>
                <w:vertAlign w:val="baseline"/>
                <w:lang w:val="en-US" w:eastAsia="zh-CN"/>
              </w:rPr>
            </w:pPr>
            <w:r>
              <w:rPr>
                <w:rFonts w:hint="eastAsia"/>
                <w:vertAlign w:val="baseline"/>
                <w:lang w:val="en-US" w:eastAsia="zh-CN"/>
              </w:rPr>
              <w:t>自动关联</w:t>
            </w:r>
          </w:p>
        </w:tc>
      </w:tr>
      <w:tr w14:paraId="1337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3BA61F9">
            <w:pPr>
              <w:rPr>
                <w:rFonts w:hint="default"/>
                <w:vertAlign w:val="baseline"/>
                <w:lang w:val="en-US" w:eastAsia="zh-CN"/>
              </w:rPr>
            </w:pPr>
            <w:r>
              <w:rPr>
                <w:rFonts w:hint="eastAsia"/>
                <w:vertAlign w:val="baseline"/>
                <w:lang w:val="en-US" w:eastAsia="zh-CN"/>
              </w:rPr>
              <w:t>解析协议文件名</w:t>
            </w:r>
          </w:p>
        </w:tc>
        <w:tc>
          <w:tcPr>
            <w:tcW w:w="7780" w:type="dxa"/>
          </w:tcPr>
          <w:p w14:paraId="3F8C49A8">
            <w:pPr>
              <w:ind w:firstLine="0" w:firstLineChars="0"/>
              <w:rPr>
                <w:rFonts w:hint="default"/>
                <w:vertAlign w:val="baseline"/>
                <w:lang w:val="en-US" w:eastAsia="zh-CN"/>
              </w:rPr>
            </w:pPr>
            <w:r>
              <w:rPr>
                <w:rFonts w:hint="eastAsia"/>
                <w:vertAlign w:val="baseline"/>
                <w:lang w:val="en-US" w:eastAsia="zh-CN"/>
              </w:rPr>
              <w:t>自动关联</w:t>
            </w:r>
          </w:p>
        </w:tc>
      </w:tr>
      <w:tr w14:paraId="16D0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438FC704">
            <w:pPr>
              <w:rPr>
                <w:rFonts w:hint="default"/>
                <w:vertAlign w:val="baseline"/>
                <w:lang w:val="en-US" w:eastAsia="zh-CN"/>
              </w:rPr>
            </w:pPr>
            <w:r>
              <w:rPr>
                <w:rFonts w:hint="eastAsia"/>
                <w:vertAlign w:val="baseline"/>
                <w:lang w:val="en-US" w:eastAsia="zh-CN"/>
              </w:rPr>
              <w:t>标准化比对表名</w:t>
            </w:r>
          </w:p>
        </w:tc>
        <w:tc>
          <w:tcPr>
            <w:tcW w:w="7780" w:type="dxa"/>
          </w:tcPr>
          <w:p w14:paraId="5C954A6E">
            <w:pPr>
              <w:ind w:firstLine="0" w:firstLineChars="0"/>
              <w:rPr>
                <w:rFonts w:hint="default"/>
                <w:vertAlign w:val="baseline"/>
                <w:lang w:val="en-US" w:eastAsia="zh-CN"/>
              </w:rPr>
            </w:pPr>
            <w:r>
              <w:rPr>
                <w:rFonts w:hint="eastAsia"/>
                <w:vertAlign w:val="baseline"/>
                <w:lang w:val="en-US" w:eastAsia="zh-CN"/>
              </w:rPr>
              <w:t>自动关联</w:t>
            </w:r>
          </w:p>
        </w:tc>
      </w:tr>
      <w:tr w14:paraId="4FE1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2F93CEFF">
            <w:pPr>
              <w:rPr>
                <w:rFonts w:hint="default"/>
                <w:vertAlign w:val="baseline"/>
                <w:lang w:val="en-US" w:eastAsia="zh-CN"/>
              </w:rPr>
            </w:pPr>
            <w:r>
              <w:rPr>
                <w:rFonts w:hint="eastAsia"/>
                <w:vertAlign w:val="baseline"/>
                <w:lang w:val="en-US" w:eastAsia="zh-CN"/>
              </w:rPr>
              <w:t>备注</w:t>
            </w:r>
          </w:p>
        </w:tc>
        <w:tc>
          <w:tcPr>
            <w:tcW w:w="7780" w:type="dxa"/>
          </w:tcPr>
          <w:p w14:paraId="7CD558F3">
            <w:pPr>
              <w:ind w:firstLine="0" w:firstLineChars="0"/>
              <w:rPr>
                <w:rFonts w:hint="default"/>
                <w:vertAlign w:val="baseline"/>
                <w:lang w:val="en-US" w:eastAsia="zh-CN"/>
              </w:rPr>
            </w:pPr>
            <w:r>
              <w:rPr>
                <w:rFonts w:hint="eastAsia"/>
                <w:vertAlign w:val="baseline"/>
                <w:lang w:val="en-US" w:eastAsia="zh-CN"/>
              </w:rPr>
              <w:t>自动关联，</w:t>
            </w:r>
            <w:del w:id="339" w:author="zhoujiansheng" w:date="2024-10-21T11:03:02Z">
              <w:r>
                <w:rPr>
                  <w:rFonts w:hint="default"/>
                  <w:vertAlign w:val="baseline"/>
                  <w:lang w:val="en-US" w:eastAsia="zh-CN"/>
                </w:rPr>
                <w:delText>以气泡图标的形式在表格中显示，hover</w:delText>
              </w:r>
            </w:del>
            <w:ins w:id="340" w:author="zhoujiansheng" w:date="2024-10-21T11:03:03Z">
              <w:r>
                <w:rPr>
                  <w:rFonts w:hint="eastAsia"/>
                  <w:vertAlign w:val="baseline"/>
                  <w:lang w:val="en-US" w:eastAsia="zh-CN"/>
                </w:rPr>
                <w:t>点击</w:t>
              </w:r>
            </w:ins>
            <w:ins w:id="341" w:author="zhoujiansheng" w:date="2024-10-21T11:03:05Z">
              <w:r>
                <w:rPr>
                  <w:rFonts w:hint="eastAsia"/>
                  <w:vertAlign w:val="baseline"/>
                  <w:lang w:val="en-US" w:eastAsia="zh-CN"/>
                </w:rPr>
                <w:t>查看</w:t>
              </w:r>
            </w:ins>
            <w:r>
              <w:rPr>
                <w:rFonts w:hint="eastAsia"/>
                <w:vertAlign w:val="baseline"/>
                <w:lang w:val="en-US" w:eastAsia="zh-CN"/>
              </w:rPr>
              <w:t>显示具体备注内容</w:t>
            </w:r>
          </w:p>
        </w:tc>
      </w:tr>
      <w:tr w14:paraId="6E1E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216FFBED">
            <w:pPr>
              <w:rPr>
                <w:rFonts w:hint="default"/>
                <w:vertAlign w:val="baseline"/>
                <w:lang w:val="en-US" w:eastAsia="zh-CN"/>
              </w:rPr>
            </w:pPr>
            <w:r>
              <w:rPr>
                <w:rFonts w:hint="eastAsia"/>
                <w:vertAlign w:val="baseline"/>
                <w:lang w:val="en-US" w:eastAsia="zh-CN"/>
              </w:rPr>
              <w:t>申请人</w:t>
            </w:r>
          </w:p>
        </w:tc>
        <w:tc>
          <w:tcPr>
            <w:tcW w:w="7780" w:type="dxa"/>
          </w:tcPr>
          <w:p w14:paraId="1D88B76F">
            <w:pPr>
              <w:ind w:firstLine="0" w:firstLineChars="0"/>
              <w:rPr>
                <w:rFonts w:hint="default"/>
                <w:vertAlign w:val="baseline"/>
                <w:lang w:val="en-US" w:eastAsia="zh-CN"/>
              </w:rPr>
            </w:pPr>
            <w:r>
              <w:rPr>
                <w:rFonts w:hint="eastAsia"/>
                <w:vertAlign w:val="baseline"/>
                <w:lang w:val="en-US" w:eastAsia="zh-CN"/>
              </w:rPr>
              <w:t>新增协议入库工单的用户真实姓名</w:t>
            </w:r>
          </w:p>
        </w:tc>
      </w:tr>
      <w:tr w14:paraId="447E6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330C145B">
            <w:pPr>
              <w:rPr>
                <w:rFonts w:hint="default"/>
                <w:vertAlign w:val="baseline"/>
                <w:lang w:val="en-US" w:eastAsia="zh-CN"/>
              </w:rPr>
            </w:pPr>
            <w:r>
              <w:rPr>
                <w:rFonts w:hint="eastAsia"/>
                <w:vertAlign w:val="baseline"/>
                <w:lang w:val="en-US" w:eastAsia="zh-CN"/>
              </w:rPr>
              <w:t>申请时间</w:t>
            </w:r>
          </w:p>
        </w:tc>
        <w:tc>
          <w:tcPr>
            <w:tcW w:w="7780" w:type="dxa"/>
          </w:tcPr>
          <w:p w14:paraId="29A90EC9">
            <w:pPr>
              <w:ind w:firstLine="0" w:firstLineChars="0"/>
              <w:rPr>
                <w:rFonts w:hint="default"/>
                <w:vertAlign w:val="baseline"/>
                <w:lang w:val="en-US" w:eastAsia="zh-CN"/>
              </w:rPr>
            </w:pPr>
            <w:r>
              <w:rPr>
                <w:rFonts w:hint="eastAsia"/>
                <w:vertAlign w:val="baseline"/>
                <w:lang w:val="en-US" w:eastAsia="zh-CN"/>
              </w:rPr>
              <w:t>新增工单的时间，格式yyyy-mm-dd</w:t>
            </w:r>
          </w:p>
        </w:tc>
      </w:tr>
      <w:tr w14:paraId="5F43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1DA77569">
            <w:pPr>
              <w:rPr>
                <w:rFonts w:hint="default"/>
                <w:vertAlign w:val="baseline"/>
                <w:lang w:val="en-US" w:eastAsia="zh-CN"/>
              </w:rPr>
            </w:pPr>
            <w:r>
              <w:rPr>
                <w:rFonts w:hint="eastAsia"/>
                <w:vertAlign w:val="baseline"/>
                <w:lang w:val="en-US" w:eastAsia="zh-CN"/>
              </w:rPr>
              <w:t>批复人</w:t>
            </w:r>
          </w:p>
        </w:tc>
        <w:tc>
          <w:tcPr>
            <w:tcW w:w="7780" w:type="dxa"/>
          </w:tcPr>
          <w:p w14:paraId="3F1E78FF">
            <w:pPr>
              <w:rPr>
                <w:rFonts w:hint="default"/>
                <w:vertAlign w:val="baseline"/>
                <w:lang w:val="en-US" w:eastAsia="zh-CN"/>
              </w:rPr>
            </w:pPr>
            <w:r>
              <w:rPr>
                <w:rFonts w:hint="eastAsia"/>
                <w:vertAlign w:val="baseline"/>
                <w:lang w:val="en-US" w:eastAsia="zh-CN"/>
              </w:rPr>
              <w:t>自动关联</w:t>
            </w:r>
          </w:p>
        </w:tc>
      </w:tr>
      <w:tr w14:paraId="5866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2A145142">
            <w:pPr>
              <w:rPr>
                <w:rFonts w:hint="default"/>
                <w:vertAlign w:val="baseline"/>
                <w:lang w:val="en-US" w:eastAsia="zh-CN"/>
              </w:rPr>
            </w:pPr>
            <w:r>
              <w:rPr>
                <w:rFonts w:hint="eastAsia"/>
                <w:vertAlign w:val="baseline"/>
                <w:lang w:val="en-US" w:eastAsia="zh-CN"/>
              </w:rPr>
              <w:t>批复时间</w:t>
            </w:r>
          </w:p>
        </w:tc>
        <w:tc>
          <w:tcPr>
            <w:tcW w:w="7780" w:type="dxa"/>
          </w:tcPr>
          <w:p w14:paraId="6DED9364">
            <w:pPr>
              <w:rPr>
                <w:rFonts w:hint="default"/>
                <w:vertAlign w:val="baseline"/>
                <w:lang w:val="en-US" w:eastAsia="zh-CN"/>
              </w:rPr>
            </w:pPr>
            <w:r>
              <w:rPr>
                <w:rFonts w:hint="eastAsia"/>
                <w:vertAlign w:val="baseline"/>
                <w:lang w:val="en-US" w:eastAsia="zh-CN"/>
              </w:rPr>
              <w:t>批复该工单的时间，格式yyyy-mm-dd。</w:t>
            </w:r>
          </w:p>
        </w:tc>
      </w:tr>
      <w:tr w14:paraId="07C0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EB0B49A">
            <w:pPr>
              <w:rPr>
                <w:rFonts w:hint="default"/>
                <w:vertAlign w:val="baseline"/>
                <w:lang w:val="en-US" w:eastAsia="zh-CN"/>
              </w:rPr>
            </w:pPr>
            <w:r>
              <w:rPr>
                <w:rFonts w:hint="eastAsia"/>
                <w:vertAlign w:val="baseline"/>
                <w:lang w:val="en-US" w:eastAsia="zh-CN"/>
              </w:rPr>
              <w:t>工单状态</w:t>
            </w:r>
          </w:p>
        </w:tc>
        <w:tc>
          <w:tcPr>
            <w:tcW w:w="7780" w:type="dxa"/>
          </w:tcPr>
          <w:p w14:paraId="7F7F3B09">
            <w:pPr>
              <w:numPr>
                <w:ilvl w:val="0"/>
                <w:numId w:val="24"/>
              </w:numPr>
              <w:ind w:left="425" w:leftChars="0" w:hanging="425" w:firstLineChars="0"/>
              <w:rPr>
                <w:rFonts w:hint="eastAsia"/>
                <w:vertAlign w:val="baseline"/>
                <w:lang w:val="en-US" w:eastAsia="zh-CN"/>
              </w:rPr>
            </w:pPr>
            <w:r>
              <w:rPr>
                <w:rFonts w:hint="eastAsia"/>
                <w:vertAlign w:val="baseline"/>
                <w:lang w:val="en-US" w:eastAsia="zh-CN"/>
              </w:rPr>
              <w:t>草稿</w:t>
            </w:r>
          </w:p>
          <w:p w14:paraId="1660BDA0">
            <w:pPr>
              <w:numPr>
                <w:ilvl w:val="0"/>
                <w:numId w:val="24"/>
              </w:numPr>
              <w:ind w:left="425" w:leftChars="0" w:hanging="425" w:firstLineChars="0"/>
              <w:rPr>
                <w:rFonts w:hint="eastAsia"/>
                <w:vertAlign w:val="baseline"/>
                <w:lang w:val="en-US" w:eastAsia="zh-CN"/>
              </w:rPr>
            </w:pPr>
            <w:r>
              <w:rPr>
                <w:rFonts w:hint="eastAsia"/>
                <w:vertAlign w:val="baseline"/>
                <w:lang w:val="en-US" w:eastAsia="zh-CN"/>
              </w:rPr>
              <w:t>待批复</w:t>
            </w:r>
          </w:p>
          <w:p w14:paraId="01867AB9">
            <w:pPr>
              <w:numPr>
                <w:ilvl w:val="0"/>
                <w:numId w:val="24"/>
              </w:numPr>
              <w:ind w:left="425" w:leftChars="0" w:hanging="425" w:firstLineChars="0"/>
              <w:rPr>
                <w:rFonts w:hint="eastAsia"/>
                <w:vertAlign w:val="baseline"/>
                <w:lang w:val="en-US" w:eastAsia="zh-CN"/>
              </w:rPr>
            </w:pPr>
            <w:r>
              <w:rPr>
                <w:rFonts w:hint="eastAsia"/>
                <w:vertAlign w:val="baseline"/>
                <w:lang w:val="en-US" w:eastAsia="zh-CN"/>
              </w:rPr>
              <w:t>工单驳回，发起人在工单详情页内可选择废弃。</w:t>
            </w:r>
          </w:p>
          <w:p w14:paraId="13DA4BBC">
            <w:pPr>
              <w:numPr>
                <w:ilvl w:val="0"/>
                <w:numId w:val="24"/>
              </w:numPr>
              <w:ind w:left="425" w:leftChars="0" w:hanging="425" w:firstLineChars="0"/>
              <w:rPr>
                <w:rFonts w:hint="eastAsia"/>
                <w:vertAlign w:val="baseline"/>
                <w:lang w:val="en-US" w:eastAsia="zh-CN"/>
              </w:rPr>
            </w:pPr>
            <w:r>
              <w:rPr>
                <w:rFonts w:hint="eastAsia"/>
                <w:vertAlign w:val="baseline"/>
                <w:lang w:val="en-US" w:eastAsia="zh-CN"/>
              </w:rPr>
              <w:t>已批复</w:t>
            </w:r>
          </w:p>
          <w:p w14:paraId="6F63522C">
            <w:pPr>
              <w:numPr>
                <w:ilvl w:val="0"/>
                <w:numId w:val="24"/>
              </w:numPr>
              <w:ind w:left="425" w:leftChars="0" w:hanging="425" w:firstLineChars="0"/>
              <w:rPr>
                <w:rFonts w:hint="default"/>
                <w:vertAlign w:val="baseline"/>
                <w:lang w:val="en-US" w:eastAsia="zh-CN"/>
              </w:rPr>
            </w:pPr>
            <w:r>
              <w:rPr>
                <w:rFonts w:hint="eastAsia"/>
                <w:vertAlign w:val="baseline"/>
                <w:lang w:val="en-US" w:eastAsia="zh-CN"/>
              </w:rPr>
              <w:t>已废弃</w:t>
            </w:r>
          </w:p>
        </w:tc>
      </w:tr>
      <w:tr w14:paraId="3B40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1FE5AA20">
            <w:pPr>
              <w:rPr>
                <w:rFonts w:hint="default"/>
                <w:vertAlign w:val="baseline"/>
                <w:lang w:val="en-US" w:eastAsia="zh-CN"/>
              </w:rPr>
            </w:pPr>
            <w:r>
              <w:rPr>
                <w:rFonts w:hint="eastAsia"/>
                <w:vertAlign w:val="baseline"/>
                <w:lang w:val="en-US" w:eastAsia="zh-CN"/>
              </w:rPr>
              <w:t>操作</w:t>
            </w:r>
          </w:p>
        </w:tc>
        <w:tc>
          <w:tcPr>
            <w:tcW w:w="7780" w:type="dxa"/>
          </w:tcPr>
          <w:p w14:paraId="6836358B">
            <w:pPr>
              <w:rPr>
                <w:rFonts w:hint="eastAsia"/>
                <w:vertAlign w:val="baseline"/>
                <w:lang w:val="en-US" w:eastAsia="zh-CN"/>
              </w:rPr>
            </w:pPr>
            <w:r>
              <w:rPr>
                <w:rFonts w:hint="eastAsia"/>
                <w:vertAlign w:val="baseline"/>
                <w:lang w:val="en-US" w:eastAsia="zh-CN"/>
              </w:rPr>
              <w:t>查看/编辑/删除，删除工单时进行二次确认</w:t>
            </w:r>
          </w:p>
          <w:tbl>
            <w:tblPr>
              <w:tblStyle w:val="32"/>
              <w:tblW w:w="4632" w:type="dxa"/>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1164"/>
              <w:gridCol w:w="2636"/>
              <w:gridCol w:w="1332"/>
            </w:tblGrid>
            <w:tr w14:paraId="39D1B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46D8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工单状态</w:t>
                  </w:r>
                </w:p>
              </w:tc>
              <w:tc>
                <w:tcPr>
                  <w:tcW w:w="116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72392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待处理</w:t>
                  </w:r>
                </w:p>
              </w:tc>
              <w:tc>
                <w:tcPr>
                  <w:tcW w:w="116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070C5C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已处理</w:t>
                  </w:r>
                </w:p>
              </w:tc>
              <w:tc>
                <w:tcPr>
                  <w:tcW w:w="1332"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1E8055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我的发起</w:t>
                  </w:r>
                </w:p>
              </w:tc>
            </w:tr>
            <w:tr w14:paraId="3C46C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C4D79B"/>
                  <w:noWrap/>
                  <w:vAlign w:val="center"/>
                </w:tcPr>
                <w:p w14:paraId="14F265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草稿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209DF">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5AD2D">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6BF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编辑/删除</w:t>
                  </w:r>
                </w:p>
              </w:tc>
            </w:tr>
            <w:tr w14:paraId="4D774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C4D79B"/>
                  <w:noWrap/>
                  <w:vAlign w:val="center"/>
                </w:tcPr>
                <w:p w14:paraId="262BBF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待批复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A3DAF">
                  <w:pPr>
                    <w:keepNext w:val="0"/>
                    <w:keepLines w:val="0"/>
                    <w:widowControl/>
                    <w:suppressLineNumbers w:val="0"/>
                    <w:jc w:val="center"/>
                    <w:textAlignment w:val="center"/>
                    <w:rPr>
                      <w:rFonts w:hint="eastAsia" w:ascii="宋体" w:hAnsi="宋体" w:eastAsia="宋体" w:cs="宋体"/>
                      <w:i w:val="0"/>
                      <w:iCs w:val="0"/>
                      <w:color w:val="FF0000"/>
                      <w:sz w:val="22"/>
                      <w:szCs w:val="22"/>
                      <w:u w:val="none"/>
                    </w:rPr>
                  </w:pPr>
                  <w:r>
                    <w:rPr>
                      <w:rFonts w:hint="eastAsia" w:ascii="宋体" w:hAnsi="宋体" w:eastAsia="宋体" w:cs="宋体"/>
                      <w:i w:val="0"/>
                      <w:iCs w:val="0"/>
                      <w:color w:val="FF0000"/>
                      <w:kern w:val="0"/>
                      <w:sz w:val="22"/>
                      <w:szCs w:val="22"/>
                      <w:u w:val="none"/>
                      <w:lang w:val="en-US" w:eastAsia="zh-CN" w:bidi="ar"/>
                    </w:rPr>
                    <w:t>编辑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92C4C">
                  <w:pPr>
                    <w:jc w:val="center"/>
                    <w:rPr>
                      <w:rFonts w:hint="default" w:ascii="宋体" w:hAnsi="宋体" w:eastAsia="宋体" w:cs="宋体"/>
                      <w:i w:val="0"/>
                      <w:iCs w:val="0"/>
                      <w:color w:val="000000"/>
                      <w:sz w:val="22"/>
                      <w:szCs w:val="22"/>
                      <w:u w:val="none"/>
                      <w:lang w:val="en-US" w:eastAsia="zh-CN"/>
                    </w:rPr>
                  </w:pPr>
                  <w:ins w:id="342" w:author="zhoujiansheng" w:date="2024-10-31T11:28:15Z">
                    <w:r>
                      <w:rPr>
                        <w:rFonts w:hint="eastAsia" w:ascii="宋体" w:hAnsi="宋体" w:cs="宋体"/>
                        <w:i w:val="0"/>
                        <w:iCs w:val="0"/>
                        <w:color w:val="000000"/>
                        <w:sz w:val="22"/>
                        <w:szCs w:val="22"/>
                        <w:u w:val="none"/>
                        <w:lang w:val="en-US" w:eastAsia="zh-CN"/>
                      </w:rPr>
                      <w:t>查看</w:t>
                    </w:r>
                  </w:ins>
                  <w:ins w:id="343" w:author="zhoujiansheng" w:date="2024-10-31T11:28:16Z">
                    <w:r>
                      <w:rPr>
                        <w:rFonts w:hint="eastAsia" w:ascii="宋体" w:hAnsi="宋体" w:cs="宋体"/>
                        <w:i w:val="0"/>
                        <w:iCs w:val="0"/>
                        <w:color w:val="000000"/>
                        <w:sz w:val="22"/>
                        <w:szCs w:val="22"/>
                        <w:u w:val="none"/>
                        <w:lang w:val="en-US" w:eastAsia="zh-CN"/>
                      </w:rPr>
                      <w:t>（</w:t>
                    </w:r>
                  </w:ins>
                  <w:ins w:id="344" w:author="zhoujiansheng" w:date="2024-10-31T11:28:21Z">
                    <w:r>
                      <w:rPr>
                        <w:rFonts w:hint="eastAsia" w:ascii="宋体" w:hAnsi="宋体" w:cs="宋体"/>
                        <w:i w:val="0"/>
                        <w:iCs w:val="0"/>
                        <w:color w:val="000000"/>
                        <w:sz w:val="22"/>
                        <w:szCs w:val="22"/>
                        <w:u w:val="none"/>
                        <w:lang w:val="en-US" w:eastAsia="zh-CN"/>
                      </w:rPr>
                      <w:t>驳回</w:t>
                    </w:r>
                  </w:ins>
                  <w:ins w:id="345" w:author="zhoujiansheng" w:date="2024-10-31T11:28:22Z">
                    <w:r>
                      <w:rPr>
                        <w:rFonts w:hint="eastAsia" w:ascii="宋体" w:hAnsi="宋体" w:cs="宋体"/>
                        <w:i w:val="0"/>
                        <w:iCs w:val="0"/>
                        <w:color w:val="000000"/>
                        <w:sz w:val="22"/>
                        <w:szCs w:val="22"/>
                        <w:u w:val="none"/>
                        <w:lang w:val="en-US" w:eastAsia="zh-CN"/>
                      </w:rPr>
                      <w:t>后</w:t>
                    </w:r>
                  </w:ins>
                  <w:ins w:id="346" w:author="zhoujiansheng" w:date="2024-10-31T11:28:24Z">
                    <w:r>
                      <w:rPr>
                        <w:rFonts w:hint="eastAsia" w:ascii="宋体" w:hAnsi="宋体" w:cs="宋体"/>
                        <w:i w:val="0"/>
                        <w:iCs w:val="0"/>
                        <w:color w:val="000000"/>
                        <w:sz w:val="22"/>
                        <w:szCs w:val="22"/>
                        <w:u w:val="none"/>
                        <w:lang w:val="en-US" w:eastAsia="zh-CN"/>
                      </w:rPr>
                      <w:t>重新</w:t>
                    </w:r>
                  </w:ins>
                  <w:ins w:id="347" w:author="zhoujiansheng" w:date="2024-10-31T11:28:25Z">
                    <w:r>
                      <w:rPr>
                        <w:rFonts w:hint="eastAsia" w:ascii="宋体" w:hAnsi="宋体" w:cs="宋体"/>
                        <w:i w:val="0"/>
                        <w:iCs w:val="0"/>
                        <w:color w:val="000000"/>
                        <w:sz w:val="22"/>
                        <w:szCs w:val="22"/>
                        <w:u w:val="none"/>
                        <w:lang w:val="en-US" w:eastAsia="zh-CN"/>
                      </w:rPr>
                      <w:t>提交</w:t>
                    </w:r>
                  </w:ins>
                  <w:ins w:id="348" w:author="zhoujiansheng" w:date="2024-10-31T11:28:26Z">
                    <w:r>
                      <w:rPr>
                        <w:rFonts w:hint="eastAsia" w:ascii="宋体" w:hAnsi="宋体" w:cs="宋体"/>
                        <w:i w:val="0"/>
                        <w:iCs w:val="0"/>
                        <w:color w:val="000000"/>
                        <w:sz w:val="22"/>
                        <w:szCs w:val="22"/>
                        <w:u w:val="none"/>
                        <w:lang w:val="en-US" w:eastAsia="zh-CN"/>
                      </w:rPr>
                      <w:t>）</w:t>
                    </w:r>
                  </w:ins>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B9D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w:t>
                  </w:r>
                </w:p>
              </w:tc>
            </w:tr>
            <w:tr w14:paraId="606AE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C4D79B"/>
                  <w:noWrap/>
                  <w:vAlign w:val="center"/>
                </w:tcPr>
                <w:p w14:paraId="463458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工单驳回</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CE23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E692E7">
                  <w:pPr>
                    <w:keepNext w:val="0"/>
                    <w:keepLines w:val="0"/>
                    <w:widowControl/>
                    <w:suppressLineNumbers w:val="0"/>
                    <w:jc w:val="center"/>
                    <w:textAlignment w:val="center"/>
                    <w:rPr>
                      <w:rFonts w:hint="eastAsia" w:ascii="宋体" w:hAnsi="宋体" w:eastAsia="宋体" w:cs="宋体"/>
                      <w:i w:val="0"/>
                      <w:iCs w:val="0"/>
                      <w:color w:val="FF0000"/>
                      <w:sz w:val="22"/>
                      <w:szCs w:val="22"/>
                      <w:u w:val="none"/>
                    </w:rPr>
                  </w:pPr>
                  <w:r>
                    <w:rPr>
                      <w:rFonts w:hint="eastAsia" w:ascii="宋体" w:hAnsi="宋体" w:eastAsia="宋体" w:cs="宋体"/>
                      <w:i w:val="0"/>
                      <w:iCs w:val="0"/>
                      <w:color w:val="FF0000"/>
                      <w:kern w:val="0"/>
                      <w:sz w:val="22"/>
                      <w:szCs w:val="22"/>
                      <w:u w:val="none"/>
                      <w:lang w:val="en-US" w:eastAsia="zh-CN" w:bidi="ar"/>
                    </w:rPr>
                    <w:t>查看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BA32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编辑</w:t>
                  </w:r>
                </w:p>
              </w:tc>
            </w:tr>
            <w:tr w14:paraId="2CF72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C4D79B"/>
                  <w:noWrap/>
                  <w:vAlign w:val="center"/>
                </w:tcPr>
                <w:p w14:paraId="550447F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已批复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E5B63">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C10282">
                  <w:pPr>
                    <w:keepNext w:val="0"/>
                    <w:keepLines w:val="0"/>
                    <w:widowControl/>
                    <w:suppressLineNumbers w:val="0"/>
                    <w:jc w:val="center"/>
                    <w:textAlignment w:val="center"/>
                    <w:rPr>
                      <w:rFonts w:hint="eastAsia" w:ascii="宋体" w:hAnsi="宋体" w:eastAsia="宋体" w:cs="宋体"/>
                      <w:i w:val="0"/>
                      <w:iCs w:val="0"/>
                      <w:color w:val="FF0000"/>
                      <w:sz w:val="22"/>
                      <w:szCs w:val="22"/>
                      <w:u w:val="none"/>
                    </w:rPr>
                  </w:pPr>
                  <w:r>
                    <w:rPr>
                      <w:rFonts w:hint="eastAsia" w:ascii="宋体" w:hAnsi="宋体" w:eastAsia="宋体" w:cs="宋体"/>
                      <w:i w:val="0"/>
                      <w:iCs w:val="0"/>
                      <w:color w:val="FF0000"/>
                      <w:kern w:val="0"/>
                      <w:sz w:val="22"/>
                      <w:szCs w:val="22"/>
                      <w:u w:val="none"/>
                      <w:lang w:val="en-US" w:eastAsia="zh-CN" w:bidi="ar"/>
                    </w:rPr>
                    <w:t>查看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727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w:t>
                  </w:r>
                </w:p>
              </w:tc>
            </w:tr>
            <w:tr w14:paraId="158B2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C4D79B"/>
                  <w:noWrap/>
                  <w:vAlign w:val="center"/>
                </w:tcPr>
                <w:p w14:paraId="1BEFED7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已废弃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47660">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692E8">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35A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查看/删除</w:t>
                  </w:r>
                </w:p>
              </w:tc>
            </w:tr>
          </w:tbl>
          <w:p w14:paraId="505B88E4">
            <w:pPr>
              <w:numPr>
                <w:ilvl w:val="0"/>
                <w:numId w:val="0"/>
              </w:numPr>
              <w:ind w:leftChars="0"/>
              <w:rPr>
                <w:rFonts w:hint="default"/>
                <w:vertAlign w:val="baseline"/>
                <w:lang w:val="en-US" w:eastAsia="zh-CN"/>
              </w:rPr>
            </w:pPr>
          </w:p>
        </w:tc>
      </w:tr>
    </w:tbl>
    <w:p w14:paraId="209E0DD8">
      <w:pPr>
        <w:widowControl w:val="0"/>
        <w:numPr>
          <w:ilvl w:val="0"/>
          <w:numId w:val="0"/>
        </w:numPr>
        <w:spacing w:line="288" w:lineRule="auto"/>
        <w:jc w:val="both"/>
        <w:rPr>
          <w:rFonts w:hint="default"/>
          <w:b/>
          <w:bCs/>
          <w:sz w:val="24"/>
          <w:szCs w:val="24"/>
          <w:lang w:val="en-US" w:eastAsia="zh-CN"/>
        </w:rPr>
      </w:pPr>
    </w:p>
    <w:p w14:paraId="7B23A803">
      <w:pPr>
        <w:widowControl w:val="0"/>
        <w:numPr>
          <w:ilvl w:val="0"/>
          <w:numId w:val="0"/>
        </w:numPr>
        <w:spacing w:line="288" w:lineRule="auto"/>
        <w:jc w:val="both"/>
        <w:rPr>
          <w:rFonts w:hint="default"/>
          <w:b w:val="0"/>
          <w:bCs w:val="0"/>
          <w:sz w:val="22"/>
          <w:szCs w:val="22"/>
          <w:lang w:val="en-US" w:eastAsia="zh-CN"/>
        </w:rPr>
      </w:pPr>
      <w:r>
        <w:rPr>
          <w:rFonts w:hint="eastAsia"/>
          <w:b w:val="0"/>
          <w:bCs w:val="0"/>
          <w:sz w:val="22"/>
          <w:szCs w:val="22"/>
          <w:lang w:val="en-US" w:eastAsia="zh-CN"/>
        </w:rPr>
        <w:t>已批复的协议申请工单，自动入库到“协议信息库”。已入库的设备协议，有“协议信息库”菜单功能权限的人均可查询。</w:t>
      </w:r>
    </w:p>
    <w:p w14:paraId="128CE589">
      <w:pPr>
        <w:widowControl w:val="0"/>
        <w:numPr>
          <w:ilvl w:val="0"/>
          <w:numId w:val="0"/>
        </w:numPr>
        <w:spacing w:line="288" w:lineRule="auto"/>
        <w:jc w:val="both"/>
        <w:rPr>
          <w:rFonts w:hint="default"/>
          <w:b/>
          <w:bCs/>
          <w:sz w:val="24"/>
          <w:szCs w:val="24"/>
          <w:lang w:val="en-US" w:eastAsia="zh-CN"/>
        </w:rPr>
      </w:pPr>
    </w:p>
    <w:p w14:paraId="6164C55C">
      <w:pPr>
        <w:rPr>
          <w:rFonts w:hint="default"/>
          <w:b/>
          <w:bCs/>
          <w:lang w:val="en-US" w:eastAsia="zh-CN"/>
        </w:rPr>
      </w:pPr>
      <w:r>
        <w:rPr>
          <w:rFonts w:hint="eastAsia"/>
          <w:b/>
          <w:bCs/>
          <w:lang w:val="en-US" w:eastAsia="zh-CN"/>
        </w:rPr>
        <w:t>2.2新增入库申请</w:t>
      </w:r>
    </w:p>
    <w:p w14:paraId="1B91B32A">
      <w:pPr>
        <w:rPr>
          <w:rFonts w:hint="eastAsia"/>
          <w:lang w:val="en-US" w:eastAsia="zh-CN"/>
        </w:rPr>
      </w:pPr>
      <w:r>
        <w:rPr>
          <w:rFonts w:hint="eastAsia"/>
          <w:lang w:val="en-US" w:eastAsia="zh-CN"/>
        </w:rPr>
        <w:t>单击“新增入库申请”，进入新增页面填写待入库设备协议信息。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1373"/>
        <w:gridCol w:w="1164"/>
        <w:gridCol w:w="5548"/>
      </w:tblGrid>
      <w:tr w14:paraId="5948A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shd w:val="clear" w:color="auto" w:fill="C7DAF1" w:themeFill="text2" w:themeFillTint="32"/>
          </w:tcPr>
          <w:p w14:paraId="2A972D9E">
            <w:pPr>
              <w:jc w:val="center"/>
              <w:rPr>
                <w:rFonts w:hint="default"/>
                <w:b/>
                <w:bCs/>
                <w:vertAlign w:val="baseline"/>
                <w:lang w:val="en-US" w:eastAsia="zh-CN"/>
              </w:rPr>
            </w:pPr>
            <w:r>
              <w:rPr>
                <w:rFonts w:hint="eastAsia"/>
                <w:b/>
                <w:bCs/>
                <w:vertAlign w:val="baseline"/>
                <w:lang w:val="en-US" w:eastAsia="zh-CN"/>
              </w:rPr>
              <w:t>字段</w:t>
            </w:r>
          </w:p>
        </w:tc>
        <w:tc>
          <w:tcPr>
            <w:tcW w:w="1373" w:type="dxa"/>
            <w:shd w:val="clear" w:color="auto" w:fill="C7DAF1" w:themeFill="text2" w:themeFillTint="32"/>
          </w:tcPr>
          <w:p w14:paraId="1491D06C">
            <w:pPr>
              <w:jc w:val="center"/>
              <w:rPr>
                <w:rFonts w:hint="default"/>
                <w:b/>
                <w:bCs/>
                <w:vertAlign w:val="baseline"/>
                <w:lang w:val="en-US" w:eastAsia="zh-CN"/>
              </w:rPr>
            </w:pPr>
            <w:r>
              <w:rPr>
                <w:rFonts w:hint="eastAsia"/>
                <w:b/>
                <w:bCs/>
                <w:vertAlign w:val="baseline"/>
                <w:lang w:val="en-US" w:eastAsia="zh-CN"/>
              </w:rPr>
              <w:t>数据类型</w:t>
            </w:r>
          </w:p>
        </w:tc>
        <w:tc>
          <w:tcPr>
            <w:tcW w:w="1164" w:type="dxa"/>
            <w:shd w:val="clear" w:color="auto" w:fill="C7DAF1" w:themeFill="text2" w:themeFillTint="32"/>
          </w:tcPr>
          <w:p w14:paraId="6AF67434">
            <w:pPr>
              <w:jc w:val="center"/>
              <w:rPr>
                <w:rFonts w:hint="default"/>
                <w:b/>
                <w:bCs/>
                <w:vertAlign w:val="baseline"/>
                <w:lang w:val="en-US" w:eastAsia="zh-CN"/>
              </w:rPr>
            </w:pPr>
            <w:r>
              <w:rPr>
                <w:rFonts w:hint="eastAsia"/>
                <w:b/>
                <w:bCs/>
                <w:vertAlign w:val="baseline"/>
                <w:lang w:val="en-US" w:eastAsia="zh-CN"/>
              </w:rPr>
              <w:t>约束</w:t>
            </w:r>
          </w:p>
        </w:tc>
        <w:tc>
          <w:tcPr>
            <w:tcW w:w="5548" w:type="dxa"/>
            <w:shd w:val="clear" w:color="auto" w:fill="C7DAF1" w:themeFill="text2" w:themeFillTint="32"/>
          </w:tcPr>
          <w:p w14:paraId="166EBE70">
            <w:pPr>
              <w:jc w:val="center"/>
              <w:rPr>
                <w:rFonts w:hint="default"/>
                <w:b/>
                <w:bCs/>
                <w:vertAlign w:val="baseline"/>
                <w:lang w:val="en-US" w:eastAsia="zh-CN"/>
              </w:rPr>
            </w:pPr>
            <w:r>
              <w:rPr>
                <w:rFonts w:hint="eastAsia"/>
                <w:b/>
                <w:bCs/>
                <w:vertAlign w:val="baseline"/>
                <w:lang w:val="en-US" w:eastAsia="zh-CN"/>
              </w:rPr>
              <w:t>说明</w:t>
            </w:r>
          </w:p>
        </w:tc>
      </w:tr>
      <w:tr w14:paraId="0DBE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962" w:type="dxa"/>
            <w:gridSpan w:val="4"/>
            <w:shd w:val="clear" w:color="auto" w:fill="FFFF00"/>
          </w:tcPr>
          <w:p w14:paraId="42C0777A">
            <w:pPr>
              <w:ind w:firstLine="442" w:firstLineChars="200"/>
              <w:rPr>
                <w:rFonts w:hint="default"/>
                <w:vertAlign w:val="baseline"/>
                <w:lang w:val="en-US" w:eastAsia="zh-CN"/>
              </w:rPr>
            </w:pPr>
            <w:r>
              <w:rPr>
                <w:rFonts w:hint="eastAsia"/>
                <w:b/>
                <w:bCs/>
                <w:shd w:val="clear" w:fill="FFFF00"/>
                <w:vertAlign w:val="baseline"/>
                <w:lang w:val="en-US" w:eastAsia="zh-CN"/>
              </w:rPr>
              <w:t>原始协议</w:t>
            </w:r>
          </w:p>
        </w:tc>
      </w:tr>
      <w:tr w14:paraId="6580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0928E83B">
            <w:pPr>
              <w:rPr>
                <w:rFonts w:hint="default"/>
                <w:vertAlign w:val="baseline"/>
                <w:lang w:val="en-US" w:eastAsia="zh-CN"/>
              </w:rPr>
            </w:pPr>
            <w:r>
              <w:rPr>
                <w:rFonts w:hint="eastAsia"/>
                <w:vertAlign w:val="baseline"/>
                <w:lang w:val="en-US" w:eastAsia="zh-CN"/>
              </w:rPr>
              <w:t>设备类型</w:t>
            </w:r>
          </w:p>
        </w:tc>
        <w:tc>
          <w:tcPr>
            <w:tcW w:w="1373" w:type="dxa"/>
          </w:tcPr>
          <w:p w14:paraId="32205773">
            <w:pPr>
              <w:rPr>
                <w:rFonts w:hint="default"/>
                <w:vertAlign w:val="baseline"/>
                <w:lang w:val="en-US" w:eastAsia="zh-CN"/>
              </w:rPr>
            </w:pPr>
            <w:r>
              <w:rPr>
                <w:rFonts w:hint="eastAsia"/>
                <w:vertAlign w:val="baseline"/>
                <w:lang w:val="en-US" w:eastAsia="zh-CN"/>
              </w:rPr>
              <w:t>文本</w:t>
            </w:r>
          </w:p>
        </w:tc>
        <w:tc>
          <w:tcPr>
            <w:tcW w:w="1164" w:type="dxa"/>
          </w:tcPr>
          <w:p w14:paraId="3679108F">
            <w:pPr>
              <w:rPr>
                <w:rFonts w:hint="default"/>
                <w:vertAlign w:val="baseline"/>
                <w:lang w:val="en-US" w:eastAsia="zh-CN"/>
              </w:rPr>
            </w:pPr>
            <w:r>
              <w:rPr>
                <w:rFonts w:hint="eastAsia"/>
                <w:vertAlign w:val="baseline"/>
                <w:lang w:val="en-US" w:eastAsia="zh-CN"/>
              </w:rPr>
              <w:t>必填</w:t>
            </w:r>
          </w:p>
        </w:tc>
        <w:tc>
          <w:tcPr>
            <w:tcW w:w="5548" w:type="dxa"/>
          </w:tcPr>
          <w:p w14:paraId="3976EA28">
            <w:pPr>
              <w:rPr>
                <w:rFonts w:hint="default"/>
                <w:vertAlign w:val="baseline"/>
                <w:lang w:val="en-US" w:eastAsia="zh-CN"/>
              </w:rPr>
            </w:pPr>
            <w:r>
              <w:rPr>
                <w:rFonts w:hint="eastAsia"/>
                <w:vertAlign w:val="baseline"/>
                <w:lang w:val="en-US" w:eastAsia="zh-CN"/>
              </w:rPr>
              <w:t>下拉选择，支持模糊查询。下拉可选值为广西标准字典表的全量设备类型</w:t>
            </w:r>
          </w:p>
        </w:tc>
      </w:tr>
      <w:tr w14:paraId="4C60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7FCF12B6">
            <w:pPr>
              <w:rPr>
                <w:rFonts w:hint="default"/>
                <w:vertAlign w:val="baseline"/>
                <w:lang w:val="en-US" w:eastAsia="zh-CN"/>
              </w:rPr>
            </w:pPr>
            <w:r>
              <w:rPr>
                <w:rFonts w:hint="eastAsia"/>
                <w:vertAlign w:val="baseline"/>
                <w:lang w:val="en-US" w:eastAsia="zh-CN"/>
              </w:rPr>
              <w:t>设备型号</w:t>
            </w:r>
          </w:p>
        </w:tc>
        <w:tc>
          <w:tcPr>
            <w:tcW w:w="1373" w:type="dxa"/>
          </w:tcPr>
          <w:p w14:paraId="4AB79C66">
            <w:pPr>
              <w:rPr>
                <w:rFonts w:hint="default"/>
                <w:vertAlign w:val="baseline"/>
                <w:lang w:val="en-US" w:eastAsia="zh-CN"/>
              </w:rPr>
            </w:pPr>
            <w:r>
              <w:rPr>
                <w:rFonts w:hint="eastAsia"/>
                <w:vertAlign w:val="baseline"/>
                <w:lang w:val="en-US" w:eastAsia="zh-CN"/>
              </w:rPr>
              <w:t>文本</w:t>
            </w:r>
          </w:p>
        </w:tc>
        <w:tc>
          <w:tcPr>
            <w:tcW w:w="1164" w:type="dxa"/>
          </w:tcPr>
          <w:p w14:paraId="1FA871FA">
            <w:pPr>
              <w:rPr>
                <w:rFonts w:hint="default"/>
                <w:vertAlign w:val="baseline"/>
                <w:lang w:val="en-US" w:eastAsia="zh-CN"/>
              </w:rPr>
            </w:pPr>
            <w:r>
              <w:rPr>
                <w:rFonts w:hint="eastAsia"/>
                <w:vertAlign w:val="baseline"/>
                <w:lang w:val="en-US" w:eastAsia="zh-CN"/>
              </w:rPr>
              <w:t>必填</w:t>
            </w:r>
          </w:p>
        </w:tc>
        <w:tc>
          <w:tcPr>
            <w:tcW w:w="5548" w:type="dxa"/>
          </w:tcPr>
          <w:p w14:paraId="3CEB3634">
            <w:pPr>
              <w:rPr>
                <w:rFonts w:hint="default"/>
                <w:vertAlign w:val="baseline"/>
                <w:lang w:val="en-US" w:eastAsia="zh-CN"/>
              </w:rPr>
            </w:pPr>
            <w:r>
              <w:rPr>
                <w:rFonts w:hint="eastAsia"/>
                <w:vertAlign w:val="baseline"/>
                <w:lang w:val="en-US" w:eastAsia="zh-CN"/>
              </w:rPr>
              <w:t>手动输入，不超过20个字符</w:t>
            </w:r>
          </w:p>
        </w:tc>
      </w:tr>
      <w:tr w14:paraId="2ED3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53AF2681">
            <w:pPr>
              <w:rPr>
                <w:rFonts w:hint="default"/>
                <w:vertAlign w:val="baseline"/>
                <w:lang w:val="en-US" w:eastAsia="zh-CN"/>
              </w:rPr>
            </w:pPr>
            <w:r>
              <w:rPr>
                <w:rFonts w:hint="eastAsia"/>
                <w:vertAlign w:val="baseline"/>
                <w:lang w:val="en-US" w:eastAsia="zh-CN"/>
              </w:rPr>
              <w:t>设备厂家</w:t>
            </w:r>
          </w:p>
        </w:tc>
        <w:tc>
          <w:tcPr>
            <w:tcW w:w="1373" w:type="dxa"/>
            <w:vAlign w:val="top"/>
          </w:tcPr>
          <w:p w14:paraId="4543F2A0">
            <w:pPr>
              <w:ind w:firstLine="0" w:firstLineChars="0"/>
              <w:rPr>
                <w:rFonts w:hint="default"/>
                <w:vertAlign w:val="baseline"/>
                <w:lang w:val="en-US" w:eastAsia="zh-CN"/>
              </w:rPr>
            </w:pPr>
            <w:r>
              <w:rPr>
                <w:rFonts w:hint="eastAsia"/>
                <w:vertAlign w:val="baseline"/>
                <w:lang w:val="en-US" w:eastAsia="zh-CN"/>
              </w:rPr>
              <w:t>文本</w:t>
            </w:r>
          </w:p>
        </w:tc>
        <w:tc>
          <w:tcPr>
            <w:tcW w:w="1164" w:type="dxa"/>
            <w:vAlign w:val="top"/>
          </w:tcPr>
          <w:p w14:paraId="363B2993">
            <w:pPr>
              <w:ind w:firstLine="0" w:firstLineChars="0"/>
              <w:rPr>
                <w:rFonts w:hint="default"/>
                <w:vertAlign w:val="baseline"/>
                <w:lang w:val="en-US" w:eastAsia="zh-CN"/>
              </w:rPr>
            </w:pPr>
            <w:r>
              <w:rPr>
                <w:rFonts w:hint="eastAsia"/>
                <w:vertAlign w:val="baseline"/>
                <w:lang w:val="en-US" w:eastAsia="zh-CN"/>
              </w:rPr>
              <w:t>必填</w:t>
            </w:r>
          </w:p>
        </w:tc>
        <w:tc>
          <w:tcPr>
            <w:tcW w:w="5548" w:type="dxa"/>
          </w:tcPr>
          <w:p w14:paraId="143873B9">
            <w:pPr>
              <w:rPr>
                <w:rFonts w:hint="default"/>
                <w:vertAlign w:val="baseline"/>
                <w:lang w:val="en-US" w:eastAsia="zh-CN"/>
              </w:rPr>
            </w:pPr>
            <w:r>
              <w:rPr>
                <w:rFonts w:hint="eastAsia"/>
                <w:vertAlign w:val="baseline"/>
                <w:lang w:val="en-US" w:eastAsia="zh-CN"/>
              </w:rPr>
              <w:t>手动输入，不超过20个字符</w:t>
            </w:r>
          </w:p>
        </w:tc>
      </w:tr>
      <w:tr w14:paraId="117F8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2A56352E">
            <w:pPr>
              <w:rPr>
                <w:rFonts w:hint="default"/>
                <w:vertAlign w:val="baseline"/>
                <w:lang w:val="en-US" w:eastAsia="zh-CN"/>
              </w:rPr>
            </w:pPr>
            <w:r>
              <w:rPr>
                <w:rFonts w:hint="eastAsia"/>
                <w:vertAlign w:val="baseline"/>
                <w:lang w:val="en-US" w:eastAsia="zh-CN"/>
              </w:rPr>
              <w:t>是否移动企标</w:t>
            </w:r>
          </w:p>
        </w:tc>
        <w:tc>
          <w:tcPr>
            <w:tcW w:w="1373" w:type="dxa"/>
          </w:tcPr>
          <w:p w14:paraId="332AB7C7">
            <w:pPr>
              <w:rPr>
                <w:rFonts w:hint="default"/>
                <w:vertAlign w:val="baseline"/>
                <w:lang w:val="en-US" w:eastAsia="zh-CN"/>
              </w:rPr>
            </w:pPr>
            <w:r>
              <w:rPr>
                <w:rFonts w:hint="eastAsia"/>
                <w:vertAlign w:val="baseline"/>
                <w:lang w:val="en-US" w:eastAsia="zh-CN"/>
              </w:rPr>
              <w:t>文本</w:t>
            </w:r>
          </w:p>
        </w:tc>
        <w:tc>
          <w:tcPr>
            <w:tcW w:w="1164" w:type="dxa"/>
          </w:tcPr>
          <w:p w14:paraId="1096368B">
            <w:pPr>
              <w:rPr>
                <w:rFonts w:hint="default"/>
                <w:vertAlign w:val="baseline"/>
                <w:lang w:val="en-US" w:eastAsia="zh-CN"/>
              </w:rPr>
            </w:pPr>
            <w:r>
              <w:rPr>
                <w:rFonts w:hint="eastAsia"/>
                <w:vertAlign w:val="baseline"/>
                <w:lang w:val="en-US" w:eastAsia="zh-CN"/>
              </w:rPr>
              <w:t>必填</w:t>
            </w:r>
          </w:p>
        </w:tc>
        <w:tc>
          <w:tcPr>
            <w:tcW w:w="5548" w:type="dxa"/>
          </w:tcPr>
          <w:p w14:paraId="51C0F26F">
            <w:pPr>
              <w:rPr>
                <w:rFonts w:hint="default"/>
                <w:vertAlign w:val="baseline"/>
                <w:lang w:val="en-US" w:eastAsia="zh-CN"/>
              </w:rPr>
            </w:pPr>
            <w:r>
              <w:rPr>
                <w:rFonts w:hint="eastAsia"/>
                <w:vertAlign w:val="baseline"/>
                <w:lang w:val="en-US" w:eastAsia="zh-CN"/>
              </w:rPr>
              <w:t>下拉选择，是/否</w:t>
            </w:r>
          </w:p>
        </w:tc>
      </w:tr>
      <w:tr w14:paraId="7768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7AEC60CC">
            <w:pPr>
              <w:rPr>
                <w:rFonts w:hint="default"/>
                <w:vertAlign w:val="baseline"/>
                <w:lang w:val="en-US" w:eastAsia="zh-CN"/>
              </w:rPr>
            </w:pPr>
            <w:r>
              <w:rPr>
                <w:rFonts w:hint="eastAsia"/>
                <w:vertAlign w:val="baseline"/>
                <w:lang w:val="en-US" w:eastAsia="zh-CN"/>
              </w:rPr>
              <w:t>原始协议文件</w:t>
            </w:r>
          </w:p>
        </w:tc>
        <w:tc>
          <w:tcPr>
            <w:tcW w:w="1373" w:type="dxa"/>
          </w:tcPr>
          <w:p w14:paraId="266C9C6E">
            <w:pPr>
              <w:rPr>
                <w:rFonts w:hint="default"/>
                <w:vertAlign w:val="baseline"/>
                <w:lang w:val="en-US" w:eastAsia="zh-CN"/>
              </w:rPr>
            </w:pPr>
            <w:r>
              <w:rPr>
                <w:rFonts w:hint="eastAsia"/>
                <w:vertAlign w:val="baseline"/>
                <w:lang w:val="en-US" w:eastAsia="zh-CN"/>
              </w:rPr>
              <w:t>文件</w:t>
            </w:r>
          </w:p>
        </w:tc>
        <w:tc>
          <w:tcPr>
            <w:tcW w:w="1164" w:type="dxa"/>
          </w:tcPr>
          <w:p w14:paraId="105B08BA">
            <w:pPr>
              <w:rPr>
                <w:rFonts w:hint="default"/>
                <w:vertAlign w:val="baseline"/>
                <w:lang w:val="en-US" w:eastAsia="zh-CN"/>
              </w:rPr>
            </w:pPr>
            <w:r>
              <w:rPr>
                <w:rFonts w:hint="eastAsia"/>
                <w:vertAlign w:val="baseline"/>
                <w:lang w:val="en-US" w:eastAsia="zh-CN"/>
              </w:rPr>
              <w:t>必填</w:t>
            </w:r>
          </w:p>
        </w:tc>
        <w:tc>
          <w:tcPr>
            <w:tcW w:w="5548" w:type="dxa"/>
          </w:tcPr>
          <w:p w14:paraId="1970E230">
            <w:pPr>
              <w:rPr>
                <w:rFonts w:hint="default"/>
                <w:vertAlign w:val="baseline"/>
                <w:lang w:val="en-US" w:eastAsia="zh-CN"/>
              </w:rPr>
            </w:pPr>
            <w:r>
              <w:rPr>
                <w:rFonts w:hint="eastAsia"/>
                <w:vertAlign w:val="baseline"/>
                <w:lang w:val="en-US" w:eastAsia="zh-CN"/>
              </w:rPr>
              <w:t>上传文件，最大不超过20M，只允许上传一个文件，允许上传压缩包。已上传文件支持下载</w:t>
            </w:r>
          </w:p>
        </w:tc>
      </w:tr>
      <w:tr w14:paraId="7635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6DC5A095">
            <w:pPr>
              <w:rPr>
                <w:rFonts w:hint="default"/>
                <w:vertAlign w:val="baseline"/>
                <w:lang w:val="en-US" w:eastAsia="zh-CN"/>
              </w:rPr>
            </w:pPr>
            <w:r>
              <w:rPr>
                <w:rFonts w:hint="eastAsia"/>
                <w:vertAlign w:val="baseline"/>
                <w:lang w:val="en-US" w:eastAsia="zh-CN"/>
              </w:rPr>
              <w:t>协议文本版本号</w:t>
            </w:r>
          </w:p>
        </w:tc>
        <w:tc>
          <w:tcPr>
            <w:tcW w:w="1373" w:type="dxa"/>
          </w:tcPr>
          <w:p w14:paraId="049DCDD4">
            <w:pPr>
              <w:rPr>
                <w:rFonts w:hint="default"/>
                <w:vertAlign w:val="baseline"/>
                <w:lang w:val="en-US" w:eastAsia="zh-CN"/>
              </w:rPr>
            </w:pPr>
            <w:r>
              <w:rPr>
                <w:rFonts w:hint="eastAsia"/>
                <w:vertAlign w:val="baseline"/>
                <w:lang w:val="en-US" w:eastAsia="zh-CN"/>
              </w:rPr>
              <w:t>文本</w:t>
            </w:r>
          </w:p>
        </w:tc>
        <w:tc>
          <w:tcPr>
            <w:tcW w:w="1164" w:type="dxa"/>
          </w:tcPr>
          <w:p w14:paraId="506C2513">
            <w:pPr>
              <w:rPr>
                <w:rFonts w:hint="default"/>
                <w:vertAlign w:val="baseline"/>
                <w:lang w:val="en-US" w:eastAsia="zh-CN"/>
              </w:rPr>
            </w:pPr>
            <w:r>
              <w:rPr>
                <w:rFonts w:hint="eastAsia"/>
                <w:vertAlign w:val="baseline"/>
                <w:lang w:val="en-US" w:eastAsia="zh-CN"/>
              </w:rPr>
              <w:t>必填</w:t>
            </w:r>
          </w:p>
        </w:tc>
        <w:tc>
          <w:tcPr>
            <w:tcW w:w="5548" w:type="dxa"/>
          </w:tcPr>
          <w:p w14:paraId="43FA9172">
            <w:pPr>
              <w:rPr>
                <w:rFonts w:hint="default"/>
                <w:vertAlign w:val="baseline"/>
                <w:lang w:val="en-US" w:eastAsia="zh-CN"/>
              </w:rPr>
            </w:pPr>
            <w:r>
              <w:rPr>
                <w:rFonts w:hint="eastAsia"/>
                <w:vertAlign w:val="baseline"/>
                <w:lang w:val="en-US" w:eastAsia="zh-CN"/>
              </w:rPr>
              <w:t>手动输入，不超过20个字符</w:t>
            </w:r>
          </w:p>
        </w:tc>
      </w:tr>
      <w:tr w14:paraId="473A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4"/>
            <w:shd w:val="clear" w:color="auto" w:fill="FFFF00"/>
          </w:tcPr>
          <w:p w14:paraId="359FA891">
            <w:pPr>
              <w:ind w:firstLine="442" w:firstLineChars="200"/>
              <w:rPr>
                <w:rFonts w:hint="eastAsia"/>
                <w:vertAlign w:val="baseline"/>
                <w:lang w:val="en-US" w:eastAsia="zh-CN"/>
              </w:rPr>
            </w:pPr>
            <w:r>
              <w:rPr>
                <w:rFonts w:hint="eastAsia"/>
                <w:b/>
                <w:bCs/>
                <w:shd w:val="clear" w:fill="FFFF00"/>
                <w:vertAlign w:val="baseline"/>
                <w:lang w:val="en-US" w:eastAsia="zh-CN"/>
              </w:rPr>
              <w:t>解析协议</w:t>
            </w:r>
          </w:p>
        </w:tc>
      </w:tr>
      <w:tr w14:paraId="47A33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68A598F8">
            <w:pPr>
              <w:rPr>
                <w:rFonts w:hint="default"/>
                <w:vertAlign w:val="baseline"/>
                <w:lang w:val="en-US" w:eastAsia="zh-CN"/>
              </w:rPr>
            </w:pPr>
            <w:r>
              <w:rPr>
                <w:rFonts w:hint="eastAsia"/>
                <w:vertAlign w:val="baseline"/>
                <w:lang w:val="en-US" w:eastAsia="zh-CN"/>
              </w:rPr>
              <w:t>FSU软件厂家</w:t>
            </w:r>
          </w:p>
        </w:tc>
        <w:tc>
          <w:tcPr>
            <w:tcW w:w="1373" w:type="dxa"/>
          </w:tcPr>
          <w:p w14:paraId="7C43F705">
            <w:pPr>
              <w:rPr>
                <w:rFonts w:hint="default"/>
                <w:vertAlign w:val="baseline"/>
                <w:lang w:val="en-US" w:eastAsia="zh-CN"/>
              </w:rPr>
            </w:pPr>
            <w:r>
              <w:rPr>
                <w:rFonts w:hint="eastAsia"/>
                <w:vertAlign w:val="baseline"/>
                <w:lang w:val="en-US" w:eastAsia="zh-CN"/>
              </w:rPr>
              <w:t>文本</w:t>
            </w:r>
          </w:p>
        </w:tc>
        <w:tc>
          <w:tcPr>
            <w:tcW w:w="1164" w:type="dxa"/>
          </w:tcPr>
          <w:p w14:paraId="15F51603">
            <w:pPr>
              <w:rPr>
                <w:rFonts w:hint="default"/>
                <w:vertAlign w:val="baseline"/>
                <w:lang w:val="en-US" w:eastAsia="zh-CN"/>
              </w:rPr>
            </w:pPr>
            <w:r>
              <w:rPr>
                <w:rFonts w:hint="eastAsia"/>
                <w:vertAlign w:val="baseline"/>
                <w:lang w:val="en-US" w:eastAsia="zh-CN"/>
              </w:rPr>
              <w:t>必填</w:t>
            </w:r>
          </w:p>
        </w:tc>
        <w:tc>
          <w:tcPr>
            <w:tcW w:w="5548" w:type="dxa"/>
          </w:tcPr>
          <w:p w14:paraId="6FAC23D1">
            <w:pPr>
              <w:rPr>
                <w:rFonts w:hint="default"/>
                <w:vertAlign w:val="baseline"/>
                <w:lang w:val="en-US" w:eastAsia="zh-CN"/>
              </w:rPr>
            </w:pPr>
            <w:r>
              <w:rPr>
                <w:rFonts w:hint="eastAsia"/>
                <w:vertAlign w:val="baseline"/>
                <w:lang w:val="en-US" w:eastAsia="zh-CN"/>
              </w:rPr>
              <w:t>手动输入，不超过20个字符</w:t>
            </w:r>
          </w:p>
        </w:tc>
      </w:tr>
      <w:tr w14:paraId="7D97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1EA8876D">
            <w:pPr>
              <w:rPr>
                <w:rFonts w:hint="default"/>
                <w:vertAlign w:val="baseline"/>
                <w:lang w:val="en-US" w:eastAsia="zh-CN"/>
              </w:rPr>
            </w:pPr>
            <w:r>
              <w:rPr>
                <w:rFonts w:hint="eastAsia"/>
                <w:vertAlign w:val="baseline"/>
                <w:lang w:val="en-US" w:eastAsia="zh-CN"/>
              </w:rPr>
              <w:t>解析协议文件</w:t>
            </w:r>
          </w:p>
        </w:tc>
        <w:tc>
          <w:tcPr>
            <w:tcW w:w="1373" w:type="dxa"/>
            <w:vAlign w:val="top"/>
          </w:tcPr>
          <w:p w14:paraId="684D33D5">
            <w:pPr>
              <w:ind w:firstLine="0" w:firstLineChars="0"/>
              <w:rPr>
                <w:rFonts w:hint="eastAsia"/>
                <w:vertAlign w:val="baseline"/>
                <w:lang w:val="en-US" w:eastAsia="zh-CN"/>
              </w:rPr>
            </w:pPr>
            <w:r>
              <w:rPr>
                <w:rFonts w:hint="eastAsia"/>
                <w:vertAlign w:val="baseline"/>
                <w:lang w:val="en-US" w:eastAsia="zh-CN"/>
              </w:rPr>
              <w:t>文件</w:t>
            </w:r>
          </w:p>
        </w:tc>
        <w:tc>
          <w:tcPr>
            <w:tcW w:w="1164" w:type="dxa"/>
            <w:vAlign w:val="top"/>
          </w:tcPr>
          <w:p w14:paraId="566FBBD5">
            <w:pPr>
              <w:ind w:firstLine="0" w:firstLineChars="0"/>
              <w:rPr>
                <w:rFonts w:hint="eastAsia"/>
                <w:vertAlign w:val="baseline"/>
                <w:lang w:val="en-US" w:eastAsia="zh-CN"/>
              </w:rPr>
            </w:pPr>
            <w:r>
              <w:rPr>
                <w:rFonts w:hint="eastAsia"/>
                <w:vertAlign w:val="baseline"/>
                <w:lang w:val="en-US" w:eastAsia="zh-CN"/>
              </w:rPr>
              <w:t>必填</w:t>
            </w:r>
          </w:p>
        </w:tc>
        <w:tc>
          <w:tcPr>
            <w:tcW w:w="5548" w:type="dxa"/>
            <w:vAlign w:val="top"/>
          </w:tcPr>
          <w:p w14:paraId="0094A2BA">
            <w:pPr>
              <w:ind w:firstLine="0" w:firstLineChars="0"/>
              <w:rPr>
                <w:rFonts w:hint="eastAsia"/>
                <w:vertAlign w:val="baseline"/>
                <w:lang w:val="en-US" w:eastAsia="zh-CN"/>
              </w:rPr>
            </w:pPr>
            <w:r>
              <w:rPr>
                <w:rFonts w:hint="eastAsia"/>
                <w:vertAlign w:val="baseline"/>
                <w:lang w:val="en-US" w:eastAsia="zh-CN"/>
              </w:rPr>
              <w:t>上传文件，最大不超过20M，只允许上传一个文件，允许上传压缩包。已上传文件支持下载</w:t>
            </w:r>
          </w:p>
        </w:tc>
      </w:tr>
      <w:tr w14:paraId="088A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4"/>
            <w:shd w:val="clear" w:color="auto" w:fill="FFFF00"/>
          </w:tcPr>
          <w:p w14:paraId="1ACC295C">
            <w:pPr>
              <w:ind w:firstLine="442" w:firstLineChars="200"/>
              <w:rPr>
                <w:rFonts w:hint="default"/>
                <w:vertAlign w:val="baseline"/>
                <w:lang w:val="en-US" w:eastAsia="zh-CN"/>
              </w:rPr>
            </w:pPr>
            <w:r>
              <w:rPr>
                <w:rFonts w:hint="eastAsia"/>
                <w:b/>
                <w:bCs/>
                <w:vertAlign w:val="baseline"/>
                <w:lang w:val="en-US" w:eastAsia="zh-CN"/>
              </w:rPr>
              <w:t>标准化比对表</w:t>
            </w:r>
          </w:p>
        </w:tc>
      </w:tr>
      <w:tr w14:paraId="2A472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59B9F96F">
            <w:pPr>
              <w:rPr>
                <w:rFonts w:hint="default"/>
                <w:vertAlign w:val="baseline"/>
                <w:lang w:val="en-US" w:eastAsia="zh-CN"/>
              </w:rPr>
            </w:pPr>
            <w:r>
              <w:rPr>
                <w:rFonts w:hint="eastAsia"/>
                <w:vertAlign w:val="baseline"/>
                <w:lang w:val="en-US" w:eastAsia="zh-CN"/>
              </w:rPr>
              <w:t>标准化比对表</w:t>
            </w:r>
          </w:p>
        </w:tc>
        <w:tc>
          <w:tcPr>
            <w:tcW w:w="1373" w:type="dxa"/>
          </w:tcPr>
          <w:p w14:paraId="34EB3F90">
            <w:pPr>
              <w:rPr>
                <w:rFonts w:hint="default"/>
                <w:vertAlign w:val="baseline"/>
                <w:lang w:val="en-US" w:eastAsia="zh-CN"/>
              </w:rPr>
            </w:pPr>
            <w:r>
              <w:rPr>
                <w:rFonts w:hint="eastAsia"/>
                <w:vertAlign w:val="baseline"/>
                <w:lang w:val="en-US" w:eastAsia="zh-CN"/>
              </w:rPr>
              <w:t>文件</w:t>
            </w:r>
          </w:p>
        </w:tc>
        <w:tc>
          <w:tcPr>
            <w:tcW w:w="1164" w:type="dxa"/>
          </w:tcPr>
          <w:p w14:paraId="346EA9A1">
            <w:pPr>
              <w:rPr>
                <w:rFonts w:hint="default"/>
                <w:vertAlign w:val="baseline"/>
                <w:lang w:val="en-US" w:eastAsia="zh-CN"/>
              </w:rPr>
            </w:pPr>
            <w:r>
              <w:rPr>
                <w:rFonts w:hint="eastAsia"/>
                <w:vertAlign w:val="baseline"/>
                <w:lang w:val="en-US" w:eastAsia="zh-CN"/>
              </w:rPr>
              <w:t>必填</w:t>
            </w:r>
          </w:p>
        </w:tc>
        <w:tc>
          <w:tcPr>
            <w:tcW w:w="5548" w:type="dxa"/>
          </w:tcPr>
          <w:p w14:paraId="476CFEB6">
            <w:pPr>
              <w:rPr>
                <w:rFonts w:hint="default"/>
                <w:vertAlign w:val="baseline"/>
                <w:lang w:val="en-US" w:eastAsia="zh-CN"/>
              </w:rPr>
            </w:pPr>
            <w:r>
              <w:rPr>
                <w:rFonts w:hint="eastAsia"/>
                <w:vertAlign w:val="baseline"/>
                <w:lang w:val="en-US" w:eastAsia="zh-CN"/>
              </w:rPr>
              <w:t>按模板上传文件，支持模板下载文件的大小不超过5M，文件格式限定为excel（.xls或.xlsx)。上传文件前若设备类型字段未填写，提示“请填写设备类型后上传文件”。已上传文件支持下载。</w:t>
            </w:r>
          </w:p>
          <w:p w14:paraId="140E9634">
            <w:pPr>
              <w:rPr>
                <w:rFonts w:hint="default"/>
                <w:vertAlign w:val="baseline"/>
                <w:lang w:val="en-US" w:eastAsia="zh-CN"/>
              </w:rPr>
            </w:pPr>
            <w:ins w:id="349" w:author="zhoujiansheng" w:date="2025-09-02T11:32:37Z"/>
            <w:ins w:id="350" w:author="zhoujiansheng" w:date="2025-09-02T11:32:37Z"/>
            <w:ins w:id="351" w:author="zhoujiansheng" w:date="2025-09-02T11:32:37Z"/>
            <w:ins w:id="352" w:author="zhoujiansheng" w:date="2025-09-02T11:32:37Z">
              <w:r>
                <w:rPr>
                  <w:rFonts w:hint="default"/>
                  <w:vertAlign w:val="baseline"/>
                  <w:lang w:val="en-US" w:eastAsia="zh-CN"/>
                </w:rPr>
                <w:object>
                  <v:shape id="_x0000_i1028" o:spt="75" type="#_x0000_t75" style="height:65.4pt;width:72.6pt;" o:ole="t" filled="f" o:preferrelative="t" stroked="f" coordsize="21600,21600">
                    <v:path/>
                    <v:fill on="f" focussize="0,0"/>
                    <v:stroke on="f"/>
                    <v:imagedata r:id="rId20" o:title=""/>
                    <o:lock v:ext="edit" aspectratio="t"/>
                    <w10:wrap type="none"/>
                    <w10:anchorlock/>
                  </v:shape>
                  <o:OLEObject Type="Embed" ProgID="Excel.Sheet.12" ShapeID="_x0000_i1028" DrawAspect="Icon" ObjectID="_1468075728" r:id="rId19">
                    <o:LockedField>false</o:LockedField>
                  </o:OLEObject>
                </w:object>
              </w:r>
            </w:ins>
            <w:ins w:id="354" w:author="zhoujiansheng" w:date="2025-09-02T11:32:37Z"/>
          </w:p>
          <w:p w14:paraId="1AEFF78D">
            <w:pPr>
              <w:rPr>
                <w:rFonts w:hint="eastAsia"/>
                <w:vertAlign w:val="baseline"/>
                <w:lang w:val="en-US" w:eastAsia="zh-CN"/>
              </w:rPr>
            </w:pPr>
            <w:r>
              <w:rPr>
                <w:rFonts w:hint="eastAsia"/>
                <w:vertAlign w:val="baseline"/>
                <w:lang w:val="en-US" w:eastAsia="zh-CN"/>
              </w:rPr>
              <w:t>比对表上传时需要进行如下信息校验：</w:t>
            </w:r>
          </w:p>
          <w:p w14:paraId="36A4566A">
            <w:pPr>
              <w:numPr>
                <w:ilvl w:val="0"/>
                <w:numId w:val="25"/>
              </w:numPr>
              <w:rPr>
                <w:rFonts w:hint="eastAsia"/>
                <w:vertAlign w:val="baseline"/>
                <w:lang w:val="en-US" w:eastAsia="zh-CN"/>
              </w:rPr>
            </w:pPr>
            <w:r>
              <w:rPr>
                <w:rFonts w:hint="eastAsia"/>
                <w:vertAlign w:val="baseline"/>
                <w:lang w:val="en-US" w:eastAsia="zh-CN"/>
              </w:rPr>
              <w:t>校验上传文件表头字段是否与标准模板一致，若不一致，提示“</w:t>
            </w:r>
            <w:r>
              <w:rPr>
                <w:rFonts w:hint="eastAsia"/>
                <w:highlight w:val="green"/>
                <w:vertAlign w:val="baseline"/>
                <w:lang w:val="en-US" w:eastAsia="zh-CN"/>
              </w:rPr>
              <w:t>请参考标准模板上传文件</w:t>
            </w:r>
            <w:r>
              <w:rPr>
                <w:rFonts w:hint="eastAsia"/>
                <w:vertAlign w:val="baseline"/>
                <w:lang w:val="en-US" w:eastAsia="zh-CN"/>
              </w:rPr>
              <w:t>”</w:t>
            </w:r>
          </w:p>
          <w:p w14:paraId="73D00364">
            <w:pPr>
              <w:numPr>
                <w:ilvl w:val="0"/>
                <w:numId w:val="25"/>
              </w:numPr>
              <w:rPr>
                <w:rFonts w:hint="default"/>
                <w:vertAlign w:val="baseline"/>
                <w:lang w:val="en-US" w:eastAsia="zh-CN"/>
              </w:rPr>
            </w:pPr>
            <w:r>
              <w:rPr>
                <w:rFonts w:hint="eastAsia"/>
                <w:vertAlign w:val="baseline"/>
                <w:lang w:val="en-US" w:eastAsia="zh-CN"/>
              </w:rPr>
              <w:t>校验G列“告警/信号标准名称”，有值的单元格，校验单元格内容在对应设备类型的标准字典表中的“告警标准名/信号标准名”是否存在，若不存在，不允许上传，提示“</w:t>
            </w:r>
            <w:r>
              <w:rPr>
                <w:rFonts w:hint="eastAsia"/>
                <w:highlight w:val="green"/>
                <w:vertAlign w:val="baseline"/>
                <w:lang w:val="en-US" w:eastAsia="zh-CN"/>
              </w:rPr>
              <w:t>第几行的告警/信号标准名在系统中不存在</w:t>
            </w:r>
            <w:r>
              <w:rPr>
                <w:rFonts w:hint="eastAsia"/>
                <w:vertAlign w:val="baseline"/>
                <w:lang w:val="en-US" w:eastAsia="zh-CN"/>
              </w:rPr>
              <w:t>”。该列单元格允许为空。</w:t>
            </w:r>
          </w:p>
        </w:tc>
      </w:tr>
      <w:tr w14:paraId="2CE2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5F0E97E1">
            <w:pPr>
              <w:rPr>
                <w:rFonts w:hint="default"/>
                <w:vertAlign w:val="baseline"/>
                <w:lang w:val="en-US" w:eastAsia="zh-CN"/>
              </w:rPr>
            </w:pPr>
            <w:r>
              <w:rPr>
                <w:rFonts w:hint="eastAsia"/>
                <w:vertAlign w:val="baseline"/>
                <w:lang w:val="en-US" w:eastAsia="zh-CN"/>
              </w:rPr>
              <w:t>备注</w:t>
            </w:r>
          </w:p>
        </w:tc>
        <w:tc>
          <w:tcPr>
            <w:tcW w:w="1373" w:type="dxa"/>
          </w:tcPr>
          <w:p w14:paraId="1FDEDF10">
            <w:pPr>
              <w:rPr>
                <w:rFonts w:hint="default"/>
                <w:vertAlign w:val="baseline"/>
                <w:lang w:val="en-US" w:eastAsia="zh-CN"/>
              </w:rPr>
            </w:pPr>
            <w:r>
              <w:rPr>
                <w:rFonts w:hint="eastAsia"/>
                <w:vertAlign w:val="baseline"/>
                <w:lang w:val="en-US" w:eastAsia="zh-CN"/>
              </w:rPr>
              <w:t>文本</w:t>
            </w:r>
          </w:p>
        </w:tc>
        <w:tc>
          <w:tcPr>
            <w:tcW w:w="1164" w:type="dxa"/>
          </w:tcPr>
          <w:p w14:paraId="25336CF3">
            <w:pPr>
              <w:rPr>
                <w:rFonts w:hint="default"/>
                <w:vertAlign w:val="baseline"/>
                <w:lang w:val="en-US" w:eastAsia="zh-CN"/>
              </w:rPr>
            </w:pPr>
            <w:r>
              <w:rPr>
                <w:rFonts w:hint="eastAsia"/>
                <w:vertAlign w:val="baseline"/>
                <w:lang w:val="en-US" w:eastAsia="zh-CN"/>
              </w:rPr>
              <w:t>非必填</w:t>
            </w:r>
          </w:p>
        </w:tc>
        <w:tc>
          <w:tcPr>
            <w:tcW w:w="5548" w:type="dxa"/>
          </w:tcPr>
          <w:p w14:paraId="315639D0">
            <w:pPr>
              <w:numPr>
                <w:ilvl w:val="0"/>
                <w:numId w:val="0"/>
              </w:numPr>
              <w:rPr>
                <w:rFonts w:hint="default"/>
                <w:vertAlign w:val="baseline"/>
                <w:lang w:val="en-US" w:eastAsia="zh-CN"/>
              </w:rPr>
            </w:pPr>
            <w:r>
              <w:rPr>
                <w:rFonts w:hint="eastAsia"/>
                <w:vertAlign w:val="baseline"/>
                <w:lang w:val="en-US" w:eastAsia="zh-CN"/>
              </w:rPr>
              <w:t>手动输入，不超过200个字符</w:t>
            </w:r>
          </w:p>
        </w:tc>
      </w:tr>
      <w:tr w14:paraId="00E2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7" w:type="dxa"/>
          </w:tcPr>
          <w:p w14:paraId="73DB2286">
            <w:pPr>
              <w:rPr>
                <w:rFonts w:hint="default"/>
                <w:vertAlign w:val="baseline"/>
                <w:lang w:val="en-US" w:eastAsia="zh-CN"/>
              </w:rPr>
            </w:pPr>
            <w:r>
              <w:rPr>
                <w:rFonts w:hint="eastAsia"/>
                <w:vertAlign w:val="baseline"/>
                <w:lang w:val="en-US" w:eastAsia="zh-CN"/>
              </w:rPr>
              <w:t>工单审批人</w:t>
            </w:r>
          </w:p>
        </w:tc>
        <w:tc>
          <w:tcPr>
            <w:tcW w:w="1373" w:type="dxa"/>
          </w:tcPr>
          <w:p w14:paraId="2C13F0B3">
            <w:pPr>
              <w:rPr>
                <w:rFonts w:hint="default"/>
                <w:vertAlign w:val="baseline"/>
                <w:lang w:val="en-US" w:eastAsia="zh-CN"/>
              </w:rPr>
            </w:pPr>
            <w:r>
              <w:rPr>
                <w:rFonts w:hint="eastAsia"/>
                <w:vertAlign w:val="baseline"/>
                <w:lang w:val="en-US" w:eastAsia="zh-CN"/>
              </w:rPr>
              <w:t>文本</w:t>
            </w:r>
          </w:p>
        </w:tc>
        <w:tc>
          <w:tcPr>
            <w:tcW w:w="1164" w:type="dxa"/>
          </w:tcPr>
          <w:p w14:paraId="3A977129">
            <w:pPr>
              <w:rPr>
                <w:rFonts w:hint="default"/>
                <w:vertAlign w:val="baseline"/>
                <w:lang w:val="en-US" w:eastAsia="zh-CN"/>
              </w:rPr>
            </w:pPr>
            <w:r>
              <w:rPr>
                <w:rFonts w:hint="eastAsia"/>
                <w:vertAlign w:val="baseline"/>
                <w:lang w:val="en-US" w:eastAsia="zh-CN"/>
              </w:rPr>
              <w:t>必填</w:t>
            </w:r>
          </w:p>
        </w:tc>
        <w:tc>
          <w:tcPr>
            <w:tcW w:w="5548" w:type="dxa"/>
          </w:tcPr>
          <w:p w14:paraId="03950B3C">
            <w:pPr>
              <w:numPr>
                <w:ilvl w:val="0"/>
                <w:numId w:val="0"/>
              </w:numPr>
              <w:rPr>
                <w:rFonts w:hint="default"/>
                <w:vertAlign w:val="baseline"/>
                <w:lang w:val="en-US" w:eastAsia="zh-CN"/>
              </w:rPr>
            </w:pPr>
            <w:r>
              <w:rPr>
                <w:rFonts w:hint="eastAsia"/>
                <w:vertAlign w:val="baseline"/>
                <w:lang w:val="en-US" w:eastAsia="zh-CN"/>
              </w:rPr>
              <w:t>下拉单选，关联用户列表</w:t>
            </w:r>
            <w:ins w:id="355" w:author="zhoujiansheng" w:date="2024-10-21T10:57:57Z">
              <w:r>
                <w:rPr>
                  <w:rFonts w:hint="eastAsia"/>
                  <w:vertAlign w:val="baseline"/>
                  <w:lang w:val="en-US" w:eastAsia="zh-CN"/>
                </w:rPr>
                <w:t>。</w:t>
              </w:r>
            </w:ins>
            <w:ins w:id="356" w:author="zhoujiansheng" w:date="2024-10-21T10:58:15Z">
              <w:r>
                <w:rPr>
                  <w:rFonts w:hint="eastAsia"/>
                  <w:vertAlign w:val="baseline"/>
                  <w:lang w:val="en-US" w:eastAsia="zh-CN"/>
                </w:rPr>
                <w:t>申请人和</w:t>
              </w:r>
            </w:ins>
            <w:ins w:id="357" w:author="zhoujiansheng" w:date="2024-10-21T10:58:26Z">
              <w:r>
                <w:rPr>
                  <w:rFonts w:hint="eastAsia"/>
                  <w:vertAlign w:val="baseline"/>
                  <w:lang w:val="en-US" w:eastAsia="zh-CN"/>
                </w:rPr>
                <w:t>审批</w:t>
              </w:r>
            </w:ins>
            <w:ins w:id="358" w:author="zhoujiansheng" w:date="2024-10-21T10:58:27Z">
              <w:r>
                <w:rPr>
                  <w:rFonts w:hint="eastAsia"/>
                  <w:vertAlign w:val="baseline"/>
                  <w:lang w:val="en-US" w:eastAsia="zh-CN"/>
                </w:rPr>
                <w:t>人</w:t>
              </w:r>
            </w:ins>
            <w:ins w:id="359" w:author="zhoujiansheng" w:date="2024-10-21T10:58:29Z">
              <w:r>
                <w:rPr>
                  <w:rFonts w:hint="eastAsia"/>
                  <w:vertAlign w:val="baseline"/>
                  <w:lang w:val="en-US" w:eastAsia="zh-CN"/>
                </w:rPr>
                <w:t>不能</w:t>
              </w:r>
            </w:ins>
            <w:ins w:id="360" w:author="zhoujiansheng" w:date="2024-10-21T10:58:30Z">
              <w:r>
                <w:rPr>
                  <w:rFonts w:hint="eastAsia"/>
                  <w:vertAlign w:val="baseline"/>
                  <w:lang w:val="en-US" w:eastAsia="zh-CN"/>
                </w:rPr>
                <w:t>同一个</w:t>
              </w:r>
            </w:ins>
            <w:ins w:id="361" w:author="zhoujiansheng" w:date="2024-10-21T10:58:32Z">
              <w:r>
                <w:rPr>
                  <w:rFonts w:hint="eastAsia"/>
                  <w:vertAlign w:val="baseline"/>
                  <w:lang w:val="en-US" w:eastAsia="zh-CN"/>
                </w:rPr>
                <w:t>。</w:t>
              </w:r>
            </w:ins>
          </w:p>
        </w:tc>
      </w:tr>
    </w:tbl>
    <w:p w14:paraId="48456698">
      <w:pPr>
        <w:rPr>
          <w:rFonts w:hint="eastAsia"/>
          <w:lang w:val="en-US" w:eastAsia="zh-CN"/>
        </w:rPr>
      </w:pPr>
    </w:p>
    <w:p w14:paraId="2BC794CA">
      <w:pPr>
        <w:rPr>
          <w:rFonts w:hint="eastAsia"/>
          <w:lang w:val="en-US" w:eastAsia="zh-CN"/>
        </w:rPr>
      </w:pPr>
      <w:r>
        <w:rPr>
          <w:rFonts w:hint="eastAsia"/>
          <w:lang w:val="en-US" w:eastAsia="zh-CN"/>
        </w:rPr>
        <w:t>表单填写完成，单击“提交”，自动修改表单中的文件名称，修改规则如下：</w:t>
      </w:r>
    </w:p>
    <w:p w14:paraId="1781D725">
      <w:pPr>
        <w:numPr>
          <w:ilvl w:val="0"/>
          <w:numId w:val="26"/>
        </w:numPr>
        <w:ind w:left="425" w:leftChars="0" w:hanging="425" w:firstLineChars="0"/>
        <w:rPr>
          <w:rFonts w:hint="eastAsia"/>
          <w:b/>
          <w:bCs/>
          <w:lang w:val="en-US" w:eastAsia="zh-CN"/>
        </w:rPr>
      </w:pPr>
      <w:r>
        <w:rPr>
          <w:rFonts w:hint="eastAsia"/>
          <w:lang w:val="en-US" w:eastAsia="zh-CN"/>
        </w:rPr>
        <w:t>原始协议文件：设备厂家+设备类型+设备型号+“原始协议”+协议文本版本号，如：</w:t>
      </w:r>
      <w:r>
        <w:rPr>
          <w:rFonts w:hint="eastAsia"/>
          <w:b/>
          <w:bCs/>
          <w:u w:val="single"/>
          <w:lang w:val="en-US" w:eastAsia="zh-CN"/>
        </w:rPr>
        <w:t>维谛开关电源NET731原始协议V1.0</w:t>
      </w:r>
    </w:p>
    <w:p w14:paraId="3F9B69A3">
      <w:pPr>
        <w:numPr>
          <w:ilvl w:val="0"/>
          <w:numId w:val="26"/>
        </w:numPr>
        <w:ind w:left="425" w:leftChars="0" w:hanging="425" w:firstLineChars="0"/>
        <w:rPr>
          <w:rFonts w:hint="default"/>
          <w:b/>
          <w:bCs/>
          <w:lang w:val="en-US" w:eastAsia="zh-CN"/>
        </w:rPr>
      </w:pPr>
      <w:r>
        <w:rPr>
          <w:rFonts w:hint="eastAsia"/>
          <w:b w:val="0"/>
          <w:bCs w:val="0"/>
          <w:lang w:val="en-US" w:eastAsia="zh-CN"/>
        </w:rPr>
        <w:t>解析协议文件：</w:t>
      </w:r>
      <w:r>
        <w:rPr>
          <w:rFonts w:hint="eastAsia"/>
          <w:lang w:val="en-US" w:eastAsia="zh-CN"/>
        </w:rPr>
        <w:t>设备厂家+设备类型+设备型号+“解析协议”+协议文本版本号，如：</w:t>
      </w:r>
      <w:r>
        <w:rPr>
          <w:rFonts w:hint="eastAsia"/>
          <w:b/>
          <w:bCs/>
          <w:u w:val="single"/>
          <w:lang w:val="en-US" w:eastAsia="zh-CN"/>
        </w:rPr>
        <w:t>维谛开关电源NET731解析协议V1.0</w:t>
      </w:r>
    </w:p>
    <w:p w14:paraId="3E65A105">
      <w:pPr>
        <w:numPr>
          <w:ilvl w:val="0"/>
          <w:numId w:val="26"/>
        </w:numPr>
        <w:ind w:left="425" w:leftChars="0" w:hanging="425" w:firstLineChars="0"/>
        <w:rPr>
          <w:rFonts w:hint="default"/>
          <w:lang w:val="en-US" w:eastAsia="zh-CN"/>
        </w:rPr>
      </w:pPr>
      <w:r>
        <w:rPr>
          <w:rFonts w:hint="eastAsia"/>
          <w:lang w:val="en-US" w:eastAsia="zh-CN"/>
        </w:rPr>
        <w:t>标准化比对表：设备厂家+设备类型+设备型号+“标准化比对表”+协议文本版本号，如：</w:t>
      </w:r>
      <w:r>
        <w:rPr>
          <w:rFonts w:hint="eastAsia"/>
          <w:b/>
          <w:bCs/>
          <w:u w:val="single"/>
          <w:lang w:val="en-US" w:eastAsia="zh-CN"/>
        </w:rPr>
        <w:t>维谛开关电源NET731标准化比对表V1.0</w:t>
      </w:r>
    </w:p>
    <w:p w14:paraId="20D44E27">
      <w:pPr>
        <w:rPr>
          <w:rFonts w:hint="default"/>
          <w:lang w:val="en-US" w:eastAsia="zh-CN"/>
        </w:rPr>
      </w:pPr>
      <w:r>
        <w:rPr>
          <w:rFonts w:hint="eastAsia"/>
          <w:lang w:val="en-US" w:eastAsia="zh-CN"/>
        </w:rPr>
        <w:t>表单可以取消和保存草稿，保存草稿不改变表单内容。</w:t>
      </w:r>
      <w:ins w:id="362" w:author="zhoujiansheng" w:date="2024-10-21T10:53:16Z">
        <w:r>
          <w:rPr>
            <w:rFonts w:hint="eastAsia"/>
            <w:lang w:val="en-US" w:eastAsia="zh-CN"/>
          </w:rPr>
          <w:t>空</w:t>
        </w:r>
      </w:ins>
      <w:ins w:id="363" w:author="zhoujiansheng" w:date="2024-10-21T10:53:17Z">
        <w:r>
          <w:rPr>
            <w:rFonts w:hint="eastAsia"/>
            <w:lang w:val="en-US" w:eastAsia="zh-CN"/>
          </w:rPr>
          <w:t>表单</w:t>
        </w:r>
      </w:ins>
      <w:ins w:id="364" w:author="zhoujiansheng" w:date="2024-10-21T10:53:19Z">
        <w:r>
          <w:rPr>
            <w:rFonts w:hint="eastAsia"/>
            <w:lang w:val="en-US" w:eastAsia="zh-CN"/>
          </w:rPr>
          <w:t>不允许</w:t>
        </w:r>
      </w:ins>
      <w:ins w:id="365" w:author="zhoujiansheng" w:date="2024-10-21T10:53:21Z">
        <w:r>
          <w:rPr>
            <w:rFonts w:hint="eastAsia"/>
            <w:lang w:val="en-US" w:eastAsia="zh-CN"/>
          </w:rPr>
          <w:t>保存</w:t>
        </w:r>
      </w:ins>
      <w:ins w:id="366" w:author="zhoujiansheng" w:date="2024-10-21T10:53:23Z">
        <w:r>
          <w:rPr>
            <w:rFonts w:hint="eastAsia"/>
            <w:lang w:val="en-US" w:eastAsia="zh-CN"/>
          </w:rPr>
          <w:t>为</w:t>
        </w:r>
      </w:ins>
      <w:ins w:id="367" w:author="zhoujiansheng" w:date="2024-10-21T10:53:25Z">
        <w:r>
          <w:rPr>
            <w:rFonts w:hint="eastAsia"/>
            <w:lang w:val="en-US" w:eastAsia="zh-CN"/>
          </w:rPr>
          <w:t>草稿。</w:t>
        </w:r>
      </w:ins>
    </w:p>
    <w:p w14:paraId="42698E23">
      <w:pPr>
        <w:rPr>
          <w:rFonts w:hint="eastAsia"/>
          <w:lang w:val="en-US" w:eastAsia="zh-CN"/>
        </w:rPr>
      </w:pPr>
    </w:p>
    <w:p w14:paraId="7EEA149C">
      <w:pPr>
        <w:numPr>
          <w:ilvl w:val="0"/>
          <w:numId w:val="23"/>
        </w:numPr>
        <w:rPr>
          <w:rFonts w:hint="default"/>
          <w:b/>
          <w:bCs/>
          <w:sz w:val="24"/>
          <w:szCs w:val="24"/>
          <w:lang w:val="en-US" w:eastAsia="zh-CN"/>
        </w:rPr>
      </w:pPr>
      <w:r>
        <w:rPr>
          <w:rFonts w:hint="eastAsia"/>
          <w:b/>
          <w:bCs/>
          <w:sz w:val="24"/>
          <w:szCs w:val="24"/>
          <w:lang w:val="en-US" w:eastAsia="zh-CN"/>
        </w:rPr>
        <w:t>协议信息库页面</w:t>
      </w:r>
    </w:p>
    <w:p w14:paraId="5EC67FCF">
      <w:pPr>
        <w:rPr>
          <w:rFonts w:hint="default"/>
          <w:lang w:val="en-US" w:eastAsia="zh-CN"/>
        </w:rPr>
      </w:pPr>
      <w:r>
        <w:rPr>
          <w:rFonts w:hint="eastAsia"/>
          <w:lang w:val="en-US" w:eastAsia="zh-CN"/>
        </w:rPr>
        <w:t>该功能页用于查询或修改已入库设备协议信息，</w:t>
      </w:r>
    </w:p>
    <w:p w14:paraId="3BBE00CF">
      <w:pPr>
        <w:rPr>
          <w:rFonts w:hint="eastAsia"/>
          <w:lang w:val="en-US" w:eastAsia="zh-CN"/>
        </w:rPr>
      </w:pPr>
      <w:r>
        <w:rPr>
          <w:rFonts w:hint="eastAsia"/>
          <w:lang w:val="en-US" w:eastAsia="zh-CN"/>
        </w:rPr>
        <w:t>查询条件：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7780"/>
      </w:tblGrid>
      <w:tr w14:paraId="348D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C7DAF1" w:themeFill="text2" w:themeFillTint="32"/>
          </w:tcPr>
          <w:p w14:paraId="509CFA54">
            <w:pPr>
              <w:jc w:val="center"/>
              <w:rPr>
                <w:rFonts w:hint="default"/>
                <w:b/>
                <w:bCs/>
                <w:vertAlign w:val="baseline"/>
                <w:lang w:val="en-US" w:eastAsia="zh-CN"/>
              </w:rPr>
            </w:pPr>
            <w:r>
              <w:rPr>
                <w:rFonts w:hint="eastAsia"/>
                <w:b/>
                <w:bCs/>
                <w:vertAlign w:val="baseline"/>
                <w:lang w:val="en-US" w:eastAsia="zh-CN"/>
              </w:rPr>
              <w:t>字段</w:t>
            </w:r>
          </w:p>
        </w:tc>
        <w:tc>
          <w:tcPr>
            <w:tcW w:w="7780" w:type="dxa"/>
            <w:shd w:val="clear" w:color="auto" w:fill="C7DAF1" w:themeFill="text2" w:themeFillTint="32"/>
          </w:tcPr>
          <w:p w14:paraId="0F81BAC8">
            <w:pPr>
              <w:jc w:val="center"/>
              <w:rPr>
                <w:rFonts w:hint="default"/>
                <w:b/>
                <w:bCs/>
                <w:vertAlign w:val="baseline"/>
                <w:lang w:val="en-US" w:eastAsia="zh-CN"/>
              </w:rPr>
            </w:pPr>
            <w:r>
              <w:rPr>
                <w:rFonts w:hint="eastAsia"/>
                <w:b/>
                <w:bCs/>
                <w:vertAlign w:val="baseline"/>
                <w:lang w:val="en-US" w:eastAsia="zh-CN"/>
              </w:rPr>
              <w:t>说明</w:t>
            </w:r>
          </w:p>
        </w:tc>
      </w:tr>
      <w:tr w14:paraId="301D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6376B9EC">
            <w:pPr>
              <w:rPr>
                <w:rFonts w:hint="default"/>
                <w:vertAlign w:val="baseline"/>
                <w:lang w:val="en-US" w:eastAsia="zh-CN"/>
              </w:rPr>
            </w:pPr>
            <w:r>
              <w:rPr>
                <w:rFonts w:hint="eastAsia"/>
                <w:vertAlign w:val="baseline"/>
                <w:lang w:val="en-US" w:eastAsia="zh-CN"/>
              </w:rPr>
              <w:t>设备类型</w:t>
            </w:r>
          </w:p>
        </w:tc>
        <w:tc>
          <w:tcPr>
            <w:tcW w:w="7780" w:type="dxa"/>
          </w:tcPr>
          <w:p w14:paraId="1AFA2CC1">
            <w:pPr>
              <w:rPr>
                <w:rFonts w:hint="default"/>
                <w:vertAlign w:val="baseline"/>
                <w:lang w:val="en-US" w:eastAsia="zh-CN"/>
              </w:rPr>
            </w:pPr>
            <w:r>
              <w:rPr>
                <w:rFonts w:hint="eastAsia"/>
                <w:vertAlign w:val="baseline"/>
                <w:lang w:val="en-US" w:eastAsia="zh-CN"/>
              </w:rPr>
              <w:t>下拉选择，支持模糊查询，默认为全部</w:t>
            </w:r>
          </w:p>
        </w:tc>
      </w:tr>
      <w:tr w14:paraId="0382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79D7992D">
            <w:pPr>
              <w:rPr>
                <w:rFonts w:hint="default"/>
                <w:vertAlign w:val="baseline"/>
                <w:lang w:val="en-US" w:eastAsia="zh-CN"/>
              </w:rPr>
            </w:pPr>
            <w:r>
              <w:rPr>
                <w:rFonts w:hint="eastAsia"/>
                <w:vertAlign w:val="baseline"/>
                <w:lang w:val="en-US" w:eastAsia="zh-CN"/>
              </w:rPr>
              <w:t>设备厂家</w:t>
            </w:r>
          </w:p>
        </w:tc>
        <w:tc>
          <w:tcPr>
            <w:tcW w:w="7780" w:type="dxa"/>
          </w:tcPr>
          <w:p w14:paraId="006DB75C">
            <w:pPr>
              <w:rPr>
                <w:rFonts w:hint="default"/>
                <w:vertAlign w:val="baseline"/>
                <w:lang w:val="en-US" w:eastAsia="zh-CN"/>
              </w:rPr>
            </w:pPr>
            <w:r>
              <w:rPr>
                <w:rFonts w:hint="eastAsia"/>
                <w:vertAlign w:val="baseline"/>
                <w:lang w:val="en-US" w:eastAsia="zh-CN"/>
              </w:rPr>
              <w:t>下拉选择，支持模糊查询，默认为空</w:t>
            </w:r>
          </w:p>
        </w:tc>
      </w:tr>
      <w:tr w14:paraId="2214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2" w:type="dxa"/>
          </w:tcPr>
          <w:p w14:paraId="0E1A8545">
            <w:pPr>
              <w:rPr>
                <w:rFonts w:hint="default"/>
                <w:vertAlign w:val="baseline"/>
                <w:lang w:val="en-US" w:eastAsia="zh-CN"/>
              </w:rPr>
            </w:pPr>
            <w:r>
              <w:rPr>
                <w:rFonts w:hint="eastAsia"/>
                <w:vertAlign w:val="baseline"/>
                <w:lang w:val="en-US" w:eastAsia="zh-CN"/>
              </w:rPr>
              <w:t>设备型号</w:t>
            </w:r>
          </w:p>
        </w:tc>
        <w:tc>
          <w:tcPr>
            <w:tcW w:w="7780" w:type="dxa"/>
          </w:tcPr>
          <w:p w14:paraId="20272B69">
            <w:pPr>
              <w:ind w:firstLine="0" w:firstLineChars="0"/>
              <w:rPr>
                <w:rFonts w:hint="default"/>
                <w:vertAlign w:val="baseline"/>
                <w:lang w:val="en-US" w:eastAsia="zh-CN"/>
              </w:rPr>
            </w:pPr>
            <w:r>
              <w:rPr>
                <w:rFonts w:hint="eastAsia"/>
                <w:vertAlign w:val="baseline"/>
                <w:lang w:val="en-US" w:eastAsia="zh-CN"/>
              </w:rPr>
              <w:t>文本框，支持模糊查询，默认为空</w:t>
            </w:r>
          </w:p>
        </w:tc>
      </w:tr>
      <w:tr w14:paraId="4BD8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25C792B8">
            <w:pPr>
              <w:rPr>
                <w:rFonts w:hint="default"/>
                <w:vertAlign w:val="baseline"/>
                <w:lang w:val="en-US" w:eastAsia="zh-CN"/>
              </w:rPr>
            </w:pPr>
            <w:r>
              <w:rPr>
                <w:rFonts w:hint="eastAsia"/>
                <w:vertAlign w:val="baseline"/>
                <w:lang w:val="en-US" w:eastAsia="zh-CN"/>
              </w:rPr>
              <w:t>是否移动企标</w:t>
            </w:r>
          </w:p>
        </w:tc>
        <w:tc>
          <w:tcPr>
            <w:tcW w:w="7780" w:type="dxa"/>
          </w:tcPr>
          <w:p w14:paraId="18186060">
            <w:pPr>
              <w:rPr>
                <w:rFonts w:hint="default"/>
                <w:vertAlign w:val="baseline"/>
                <w:lang w:val="en-US" w:eastAsia="zh-CN"/>
              </w:rPr>
            </w:pPr>
            <w:r>
              <w:rPr>
                <w:rFonts w:hint="eastAsia"/>
                <w:vertAlign w:val="baseline"/>
                <w:lang w:val="en-US" w:eastAsia="zh-CN"/>
              </w:rPr>
              <w:t>下拉选择，是/否，默认全部</w:t>
            </w:r>
          </w:p>
        </w:tc>
      </w:tr>
      <w:tr w14:paraId="5743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3889C061">
            <w:pPr>
              <w:rPr>
                <w:rFonts w:hint="default"/>
                <w:vertAlign w:val="baseline"/>
                <w:lang w:val="en-US" w:eastAsia="zh-CN"/>
              </w:rPr>
            </w:pPr>
            <w:r>
              <w:rPr>
                <w:rFonts w:hint="eastAsia"/>
                <w:vertAlign w:val="baseline"/>
                <w:lang w:val="en-US" w:eastAsia="zh-CN"/>
              </w:rPr>
              <w:t>FSU软件厂家</w:t>
            </w:r>
          </w:p>
        </w:tc>
        <w:tc>
          <w:tcPr>
            <w:tcW w:w="7780" w:type="dxa"/>
          </w:tcPr>
          <w:p w14:paraId="7D1E8E0C">
            <w:pPr>
              <w:rPr>
                <w:rFonts w:hint="default"/>
                <w:vertAlign w:val="baseline"/>
                <w:lang w:val="en-US" w:eastAsia="zh-CN"/>
              </w:rPr>
            </w:pPr>
            <w:r>
              <w:rPr>
                <w:rFonts w:hint="eastAsia"/>
                <w:vertAlign w:val="baseline"/>
                <w:lang w:val="en-US" w:eastAsia="zh-CN"/>
              </w:rPr>
              <w:t>下拉选择，支持模糊查询，获取已入库的FSU软件厂家信息</w:t>
            </w:r>
          </w:p>
        </w:tc>
      </w:tr>
    </w:tbl>
    <w:p w14:paraId="39A92CA3">
      <w:pPr>
        <w:rPr>
          <w:rFonts w:hint="default"/>
          <w:lang w:val="en-US" w:eastAsia="zh-CN"/>
        </w:rPr>
      </w:pPr>
    </w:p>
    <w:p w14:paraId="22201726">
      <w:pPr>
        <w:rPr>
          <w:rFonts w:hint="eastAsia"/>
          <w:lang w:val="en-US" w:eastAsia="zh-CN"/>
        </w:rPr>
      </w:pPr>
      <w:r>
        <w:rPr>
          <w:rFonts w:hint="eastAsia"/>
          <w:lang w:val="en-US" w:eastAsia="zh-CN"/>
        </w:rPr>
        <w:t>列表字段：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7780"/>
      </w:tblGrid>
      <w:tr w14:paraId="6AA5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C7DAF1" w:themeFill="text2" w:themeFillTint="32"/>
          </w:tcPr>
          <w:p w14:paraId="4508D797">
            <w:pPr>
              <w:jc w:val="center"/>
              <w:rPr>
                <w:rFonts w:hint="default"/>
                <w:b/>
                <w:bCs/>
                <w:vertAlign w:val="baseline"/>
                <w:lang w:val="en-US" w:eastAsia="zh-CN"/>
              </w:rPr>
            </w:pPr>
            <w:r>
              <w:rPr>
                <w:rFonts w:hint="eastAsia"/>
                <w:b/>
                <w:bCs/>
                <w:vertAlign w:val="baseline"/>
                <w:lang w:val="en-US" w:eastAsia="zh-CN"/>
              </w:rPr>
              <w:t>字段</w:t>
            </w:r>
          </w:p>
        </w:tc>
        <w:tc>
          <w:tcPr>
            <w:tcW w:w="7780" w:type="dxa"/>
            <w:shd w:val="clear" w:color="auto" w:fill="C7DAF1" w:themeFill="text2" w:themeFillTint="32"/>
          </w:tcPr>
          <w:p w14:paraId="7E39CEFC">
            <w:pPr>
              <w:jc w:val="center"/>
              <w:rPr>
                <w:rFonts w:hint="default"/>
                <w:b/>
                <w:bCs/>
                <w:vertAlign w:val="baseline"/>
                <w:lang w:val="en-US" w:eastAsia="zh-CN"/>
              </w:rPr>
            </w:pPr>
            <w:r>
              <w:rPr>
                <w:rFonts w:hint="eastAsia"/>
                <w:b/>
                <w:bCs/>
                <w:vertAlign w:val="baseline"/>
                <w:lang w:val="en-US" w:eastAsia="zh-CN"/>
              </w:rPr>
              <w:t>说明</w:t>
            </w:r>
          </w:p>
        </w:tc>
      </w:tr>
      <w:tr w14:paraId="3AEE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6B32FBB2">
            <w:pPr>
              <w:rPr>
                <w:rFonts w:hint="default"/>
                <w:vertAlign w:val="baseline"/>
                <w:lang w:val="en-US" w:eastAsia="zh-CN"/>
              </w:rPr>
            </w:pPr>
            <w:r>
              <w:rPr>
                <w:rFonts w:hint="eastAsia"/>
                <w:vertAlign w:val="baseline"/>
                <w:lang w:val="en-US" w:eastAsia="zh-CN"/>
              </w:rPr>
              <w:t>设备类型</w:t>
            </w:r>
          </w:p>
        </w:tc>
        <w:tc>
          <w:tcPr>
            <w:tcW w:w="7780" w:type="dxa"/>
          </w:tcPr>
          <w:p w14:paraId="6D0F9963">
            <w:pPr>
              <w:ind w:firstLine="0" w:firstLineChars="0"/>
              <w:rPr>
                <w:rFonts w:hint="default"/>
                <w:vertAlign w:val="baseline"/>
                <w:lang w:val="en-US" w:eastAsia="zh-CN"/>
              </w:rPr>
            </w:pPr>
            <w:r>
              <w:rPr>
                <w:rFonts w:hint="eastAsia"/>
                <w:vertAlign w:val="baseline"/>
                <w:lang w:val="en-US" w:eastAsia="zh-CN"/>
              </w:rPr>
              <w:t>自动关联</w:t>
            </w:r>
          </w:p>
        </w:tc>
      </w:tr>
      <w:tr w14:paraId="4A95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vAlign w:val="top"/>
          </w:tcPr>
          <w:p w14:paraId="55746083">
            <w:pPr>
              <w:ind w:firstLine="0" w:firstLineChars="0"/>
              <w:rPr>
                <w:rFonts w:hint="eastAsia"/>
                <w:vertAlign w:val="baseline"/>
                <w:lang w:val="en-US" w:eastAsia="zh-CN"/>
              </w:rPr>
            </w:pPr>
            <w:r>
              <w:rPr>
                <w:rFonts w:hint="eastAsia"/>
                <w:vertAlign w:val="baseline"/>
                <w:lang w:val="en-US" w:eastAsia="zh-CN"/>
              </w:rPr>
              <w:t>设备型号</w:t>
            </w:r>
          </w:p>
        </w:tc>
        <w:tc>
          <w:tcPr>
            <w:tcW w:w="7780" w:type="dxa"/>
            <w:vAlign w:val="top"/>
          </w:tcPr>
          <w:p w14:paraId="4F3E6D6C">
            <w:pPr>
              <w:ind w:firstLine="0" w:firstLineChars="0"/>
              <w:rPr>
                <w:rFonts w:hint="eastAsia"/>
                <w:vertAlign w:val="baseline"/>
                <w:lang w:val="en-US" w:eastAsia="zh-CN"/>
              </w:rPr>
            </w:pPr>
            <w:r>
              <w:rPr>
                <w:rFonts w:hint="eastAsia"/>
                <w:vertAlign w:val="baseline"/>
                <w:lang w:val="en-US" w:eastAsia="zh-CN"/>
              </w:rPr>
              <w:t>自动关联</w:t>
            </w:r>
          </w:p>
        </w:tc>
      </w:tr>
      <w:tr w14:paraId="1B312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7B4D512F">
            <w:pPr>
              <w:rPr>
                <w:rFonts w:hint="default"/>
                <w:vertAlign w:val="baseline"/>
                <w:lang w:val="en-US" w:eastAsia="zh-CN"/>
              </w:rPr>
            </w:pPr>
            <w:r>
              <w:rPr>
                <w:rFonts w:hint="eastAsia"/>
                <w:vertAlign w:val="baseline"/>
                <w:lang w:val="en-US" w:eastAsia="zh-CN"/>
              </w:rPr>
              <w:t>设备厂家</w:t>
            </w:r>
          </w:p>
        </w:tc>
        <w:tc>
          <w:tcPr>
            <w:tcW w:w="7780" w:type="dxa"/>
          </w:tcPr>
          <w:p w14:paraId="39A001FD">
            <w:pPr>
              <w:ind w:firstLine="0" w:firstLineChars="0"/>
              <w:rPr>
                <w:rFonts w:hint="default"/>
                <w:vertAlign w:val="baseline"/>
                <w:lang w:val="en-US" w:eastAsia="zh-CN"/>
              </w:rPr>
            </w:pPr>
            <w:r>
              <w:rPr>
                <w:rFonts w:hint="eastAsia"/>
                <w:vertAlign w:val="baseline"/>
                <w:lang w:val="en-US" w:eastAsia="zh-CN"/>
              </w:rPr>
              <w:t>自动关联</w:t>
            </w:r>
          </w:p>
        </w:tc>
      </w:tr>
      <w:tr w14:paraId="52ED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70BD4FE9">
            <w:pPr>
              <w:rPr>
                <w:rFonts w:hint="default"/>
                <w:vertAlign w:val="baseline"/>
                <w:lang w:val="en-US" w:eastAsia="zh-CN"/>
              </w:rPr>
            </w:pPr>
            <w:r>
              <w:rPr>
                <w:rFonts w:hint="eastAsia"/>
                <w:vertAlign w:val="baseline"/>
                <w:lang w:val="en-US" w:eastAsia="zh-CN"/>
              </w:rPr>
              <w:t>原始协议文件名</w:t>
            </w:r>
          </w:p>
        </w:tc>
        <w:tc>
          <w:tcPr>
            <w:tcW w:w="7780" w:type="dxa"/>
          </w:tcPr>
          <w:p w14:paraId="7935BD8D">
            <w:pPr>
              <w:ind w:firstLine="0" w:firstLineChars="0"/>
              <w:rPr>
                <w:rFonts w:hint="default"/>
                <w:vertAlign w:val="baseline"/>
                <w:lang w:val="en-US" w:eastAsia="zh-CN"/>
              </w:rPr>
            </w:pPr>
            <w:r>
              <w:rPr>
                <w:rFonts w:hint="eastAsia"/>
                <w:vertAlign w:val="baseline"/>
                <w:lang w:val="en-US" w:eastAsia="zh-CN"/>
              </w:rPr>
              <w:t>自动关联，显示标准化后的文件名称</w:t>
            </w:r>
          </w:p>
        </w:tc>
      </w:tr>
      <w:tr w14:paraId="07C4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2D06C317">
            <w:pPr>
              <w:rPr>
                <w:rFonts w:hint="default"/>
                <w:vertAlign w:val="baseline"/>
                <w:lang w:val="en-US" w:eastAsia="zh-CN"/>
              </w:rPr>
            </w:pPr>
            <w:r>
              <w:rPr>
                <w:rFonts w:hint="eastAsia"/>
                <w:vertAlign w:val="baseline"/>
                <w:lang w:val="en-US" w:eastAsia="zh-CN"/>
              </w:rPr>
              <w:t>协议文本版本号</w:t>
            </w:r>
          </w:p>
        </w:tc>
        <w:tc>
          <w:tcPr>
            <w:tcW w:w="7780" w:type="dxa"/>
          </w:tcPr>
          <w:p w14:paraId="4CEC856A">
            <w:pPr>
              <w:ind w:firstLine="0" w:firstLineChars="0"/>
              <w:rPr>
                <w:rFonts w:hint="default"/>
                <w:vertAlign w:val="baseline"/>
                <w:lang w:val="en-US" w:eastAsia="zh-CN"/>
              </w:rPr>
            </w:pPr>
            <w:r>
              <w:rPr>
                <w:rFonts w:hint="eastAsia"/>
                <w:vertAlign w:val="baseline"/>
                <w:lang w:val="en-US" w:eastAsia="zh-CN"/>
              </w:rPr>
              <w:t>自动关联</w:t>
            </w:r>
          </w:p>
        </w:tc>
      </w:tr>
      <w:tr w14:paraId="72DF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A02DCD2">
            <w:pPr>
              <w:rPr>
                <w:rFonts w:hint="default"/>
                <w:vertAlign w:val="baseline"/>
                <w:lang w:val="en-US" w:eastAsia="zh-CN"/>
              </w:rPr>
            </w:pPr>
            <w:r>
              <w:rPr>
                <w:rFonts w:hint="eastAsia"/>
                <w:vertAlign w:val="baseline"/>
                <w:lang w:val="en-US" w:eastAsia="zh-CN"/>
              </w:rPr>
              <w:t>是否移动企标</w:t>
            </w:r>
          </w:p>
        </w:tc>
        <w:tc>
          <w:tcPr>
            <w:tcW w:w="7780" w:type="dxa"/>
          </w:tcPr>
          <w:p w14:paraId="13B1AF75">
            <w:pPr>
              <w:ind w:firstLine="0" w:firstLineChars="0"/>
              <w:rPr>
                <w:rFonts w:hint="default"/>
                <w:vertAlign w:val="baseline"/>
                <w:lang w:val="en-US" w:eastAsia="zh-CN"/>
              </w:rPr>
            </w:pPr>
            <w:r>
              <w:rPr>
                <w:rFonts w:hint="eastAsia"/>
                <w:vertAlign w:val="baseline"/>
                <w:lang w:val="en-US" w:eastAsia="zh-CN"/>
              </w:rPr>
              <w:t>自动关联</w:t>
            </w:r>
          </w:p>
        </w:tc>
      </w:tr>
      <w:tr w14:paraId="4A047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560303E0">
            <w:pPr>
              <w:rPr>
                <w:rFonts w:hint="default"/>
                <w:vertAlign w:val="baseline"/>
                <w:lang w:val="en-US" w:eastAsia="zh-CN"/>
              </w:rPr>
            </w:pPr>
            <w:r>
              <w:rPr>
                <w:rFonts w:hint="eastAsia"/>
                <w:vertAlign w:val="baseline"/>
                <w:lang w:val="en-US" w:eastAsia="zh-CN"/>
              </w:rPr>
              <w:t>FSU软件厂家</w:t>
            </w:r>
          </w:p>
        </w:tc>
        <w:tc>
          <w:tcPr>
            <w:tcW w:w="7780" w:type="dxa"/>
          </w:tcPr>
          <w:p w14:paraId="03530299">
            <w:pPr>
              <w:ind w:firstLine="0" w:firstLineChars="0"/>
              <w:rPr>
                <w:rFonts w:hint="default"/>
                <w:vertAlign w:val="baseline"/>
                <w:lang w:val="en-US" w:eastAsia="zh-CN"/>
              </w:rPr>
            </w:pPr>
            <w:r>
              <w:rPr>
                <w:rFonts w:hint="eastAsia"/>
                <w:vertAlign w:val="baseline"/>
                <w:lang w:val="en-US" w:eastAsia="zh-CN"/>
              </w:rPr>
              <w:t>自动关联</w:t>
            </w:r>
          </w:p>
        </w:tc>
      </w:tr>
      <w:tr w14:paraId="63857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7C5852C5">
            <w:pPr>
              <w:rPr>
                <w:rFonts w:hint="default"/>
                <w:vertAlign w:val="baseline"/>
                <w:lang w:val="en-US" w:eastAsia="zh-CN"/>
              </w:rPr>
            </w:pPr>
            <w:r>
              <w:rPr>
                <w:rFonts w:hint="eastAsia"/>
                <w:vertAlign w:val="baseline"/>
                <w:lang w:val="en-US" w:eastAsia="zh-CN"/>
              </w:rPr>
              <w:t>解析协议文件名</w:t>
            </w:r>
          </w:p>
        </w:tc>
        <w:tc>
          <w:tcPr>
            <w:tcW w:w="7780" w:type="dxa"/>
          </w:tcPr>
          <w:p w14:paraId="503AD5AC">
            <w:pPr>
              <w:ind w:firstLine="0" w:firstLineChars="0"/>
              <w:rPr>
                <w:rFonts w:hint="default"/>
                <w:vertAlign w:val="baseline"/>
                <w:lang w:val="en-US" w:eastAsia="zh-CN"/>
              </w:rPr>
            </w:pPr>
            <w:r>
              <w:rPr>
                <w:rFonts w:hint="eastAsia"/>
                <w:vertAlign w:val="baseline"/>
                <w:lang w:val="en-US" w:eastAsia="zh-CN"/>
              </w:rPr>
              <w:t>自动关联</w:t>
            </w:r>
          </w:p>
        </w:tc>
      </w:tr>
      <w:tr w14:paraId="17A93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617D9C0">
            <w:pPr>
              <w:rPr>
                <w:rFonts w:hint="default"/>
                <w:vertAlign w:val="baseline"/>
                <w:lang w:val="en-US" w:eastAsia="zh-CN"/>
              </w:rPr>
            </w:pPr>
            <w:r>
              <w:rPr>
                <w:rFonts w:hint="eastAsia"/>
                <w:vertAlign w:val="baseline"/>
                <w:lang w:val="en-US" w:eastAsia="zh-CN"/>
              </w:rPr>
              <w:t>标准化比对表名</w:t>
            </w:r>
          </w:p>
        </w:tc>
        <w:tc>
          <w:tcPr>
            <w:tcW w:w="7780" w:type="dxa"/>
          </w:tcPr>
          <w:p w14:paraId="759AF567">
            <w:pPr>
              <w:ind w:firstLine="0" w:firstLineChars="0"/>
              <w:rPr>
                <w:rFonts w:hint="default"/>
                <w:vertAlign w:val="baseline"/>
                <w:lang w:val="en-US" w:eastAsia="zh-CN"/>
              </w:rPr>
            </w:pPr>
            <w:r>
              <w:rPr>
                <w:rFonts w:hint="eastAsia"/>
                <w:vertAlign w:val="baseline"/>
                <w:lang w:val="en-US" w:eastAsia="zh-CN"/>
              </w:rPr>
              <w:t>自动关联</w:t>
            </w:r>
          </w:p>
        </w:tc>
      </w:tr>
      <w:tr w14:paraId="7460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3B5D4001">
            <w:pPr>
              <w:rPr>
                <w:rFonts w:hint="default"/>
                <w:vertAlign w:val="baseline"/>
                <w:lang w:val="en-US" w:eastAsia="zh-CN"/>
              </w:rPr>
            </w:pPr>
            <w:r>
              <w:rPr>
                <w:rFonts w:hint="eastAsia"/>
                <w:vertAlign w:val="baseline"/>
                <w:lang w:val="en-US" w:eastAsia="zh-CN"/>
              </w:rPr>
              <w:t>备注</w:t>
            </w:r>
          </w:p>
        </w:tc>
        <w:tc>
          <w:tcPr>
            <w:tcW w:w="7780" w:type="dxa"/>
          </w:tcPr>
          <w:p w14:paraId="64D69B99">
            <w:pPr>
              <w:ind w:firstLine="0" w:firstLineChars="0"/>
              <w:rPr>
                <w:rFonts w:hint="default"/>
                <w:vertAlign w:val="baseline"/>
                <w:lang w:val="en-US" w:eastAsia="zh-CN"/>
              </w:rPr>
            </w:pPr>
            <w:r>
              <w:rPr>
                <w:rFonts w:hint="eastAsia"/>
                <w:vertAlign w:val="baseline"/>
                <w:lang w:val="en-US" w:eastAsia="zh-CN"/>
              </w:rPr>
              <w:t>自动关联，</w:t>
            </w:r>
            <w:del w:id="368" w:author="zhoujiansheng" w:date="2024-10-21T11:04:32Z">
              <w:r>
                <w:rPr>
                  <w:rFonts w:hint="default"/>
                  <w:vertAlign w:val="baseline"/>
                  <w:lang w:val="en-US" w:eastAsia="zh-CN"/>
                </w:rPr>
                <w:delText>以气泡图标的形式在表格中显示，hover</w:delText>
              </w:r>
            </w:del>
            <w:ins w:id="369" w:author="zhoujiansheng" w:date="2024-10-21T11:04:36Z">
              <w:r>
                <w:rPr>
                  <w:rFonts w:hint="eastAsia"/>
                  <w:vertAlign w:val="baseline"/>
                  <w:lang w:val="en-US" w:eastAsia="zh-CN"/>
                </w:rPr>
                <w:t>点击</w:t>
              </w:r>
            </w:ins>
            <w:ins w:id="370" w:author="zhoujiansheng" w:date="2024-10-21T11:04:37Z">
              <w:r>
                <w:rPr>
                  <w:rFonts w:hint="eastAsia"/>
                  <w:vertAlign w:val="baseline"/>
                  <w:lang w:val="en-US" w:eastAsia="zh-CN"/>
                </w:rPr>
                <w:t>查看</w:t>
              </w:r>
            </w:ins>
            <w:r>
              <w:rPr>
                <w:rFonts w:hint="eastAsia"/>
                <w:vertAlign w:val="baseline"/>
                <w:lang w:val="en-US" w:eastAsia="zh-CN"/>
              </w:rPr>
              <w:t>显示具体备注内容</w:t>
            </w:r>
          </w:p>
        </w:tc>
      </w:tr>
      <w:tr w14:paraId="6FBC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4427FAA7">
            <w:pPr>
              <w:rPr>
                <w:rFonts w:hint="default"/>
                <w:vertAlign w:val="baseline"/>
                <w:lang w:val="en-US" w:eastAsia="zh-CN"/>
              </w:rPr>
            </w:pPr>
            <w:r>
              <w:rPr>
                <w:rFonts w:hint="eastAsia"/>
                <w:vertAlign w:val="baseline"/>
                <w:lang w:val="en-US" w:eastAsia="zh-CN"/>
              </w:rPr>
              <w:t>申请人</w:t>
            </w:r>
          </w:p>
        </w:tc>
        <w:tc>
          <w:tcPr>
            <w:tcW w:w="7780" w:type="dxa"/>
          </w:tcPr>
          <w:p w14:paraId="03C12D0D">
            <w:pPr>
              <w:ind w:firstLine="0" w:firstLineChars="0"/>
              <w:rPr>
                <w:rFonts w:hint="default"/>
                <w:vertAlign w:val="baseline"/>
                <w:lang w:val="en-US" w:eastAsia="zh-CN"/>
              </w:rPr>
            </w:pPr>
            <w:r>
              <w:rPr>
                <w:rFonts w:hint="eastAsia"/>
                <w:vertAlign w:val="baseline"/>
                <w:lang w:val="en-US" w:eastAsia="zh-CN"/>
              </w:rPr>
              <w:t>新增协议入库工单的用户真实姓名</w:t>
            </w:r>
          </w:p>
        </w:tc>
      </w:tr>
      <w:tr w14:paraId="77D7D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32DA861C">
            <w:pPr>
              <w:rPr>
                <w:rFonts w:hint="default"/>
                <w:vertAlign w:val="baseline"/>
                <w:lang w:val="en-US" w:eastAsia="zh-CN"/>
              </w:rPr>
            </w:pPr>
            <w:r>
              <w:rPr>
                <w:rFonts w:hint="eastAsia"/>
                <w:vertAlign w:val="baseline"/>
                <w:lang w:val="en-US" w:eastAsia="zh-CN"/>
              </w:rPr>
              <w:t>申请时间</w:t>
            </w:r>
          </w:p>
        </w:tc>
        <w:tc>
          <w:tcPr>
            <w:tcW w:w="7780" w:type="dxa"/>
          </w:tcPr>
          <w:p w14:paraId="2C363C51">
            <w:pPr>
              <w:ind w:firstLine="0" w:firstLineChars="0"/>
              <w:rPr>
                <w:rFonts w:hint="default"/>
                <w:vertAlign w:val="baseline"/>
                <w:lang w:val="en-US" w:eastAsia="zh-CN"/>
              </w:rPr>
            </w:pPr>
            <w:r>
              <w:rPr>
                <w:rFonts w:hint="eastAsia"/>
                <w:vertAlign w:val="baseline"/>
                <w:lang w:val="en-US" w:eastAsia="zh-CN"/>
              </w:rPr>
              <w:t>新增工单的时间，格式yyyy-mm-dd</w:t>
            </w:r>
          </w:p>
        </w:tc>
      </w:tr>
      <w:tr w14:paraId="1C74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FFFF00"/>
          </w:tcPr>
          <w:p w14:paraId="2C0336C0">
            <w:pPr>
              <w:rPr>
                <w:rFonts w:hint="default"/>
                <w:vertAlign w:val="baseline"/>
                <w:lang w:val="en-US" w:eastAsia="zh-CN"/>
              </w:rPr>
            </w:pPr>
            <w:r>
              <w:rPr>
                <w:rFonts w:hint="eastAsia"/>
                <w:vertAlign w:val="baseline"/>
                <w:lang w:val="en-US" w:eastAsia="zh-CN"/>
              </w:rPr>
              <w:t>修改时间</w:t>
            </w:r>
          </w:p>
        </w:tc>
        <w:tc>
          <w:tcPr>
            <w:tcW w:w="7780" w:type="dxa"/>
            <w:vAlign w:val="top"/>
          </w:tcPr>
          <w:p w14:paraId="1A7C03CF">
            <w:pPr>
              <w:ind w:firstLine="0" w:firstLineChars="0"/>
              <w:rPr>
                <w:rFonts w:hint="default"/>
                <w:vertAlign w:val="baseline"/>
                <w:lang w:val="en-US" w:eastAsia="zh-CN"/>
              </w:rPr>
            </w:pPr>
            <w:r>
              <w:rPr>
                <w:rFonts w:hint="eastAsia"/>
                <w:vertAlign w:val="baseline"/>
                <w:lang w:val="en-US" w:eastAsia="zh-CN"/>
              </w:rPr>
              <w:t>变更修改完成该条记录的时间，格式yyyy-mm-dd。如有多次修改，只记录最近一次</w:t>
            </w:r>
          </w:p>
        </w:tc>
      </w:tr>
      <w:tr w14:paraId="203CE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shd w:val="clear" w:color="auto" w:fill="FFFF00"/>
          </w:tcPr>
          <w:p w14:paraId="18C73F43">
            <w:pPr>
              <w:rPr>
                <w:rFonts w:hint="default"/>
                <w:vertAlign w:val="baseline"/>
                <w:lang w:val="en-US" w:eastAsia="zh-CN"/>
              </w:rPr>
            </w:pPr>
            <w:r>
              <w:rPr>
                <w:rFonts w:hint="eastAsia"/>
                <w:vertAlign w:val="baseline"/>
                <w:lang w:val="en-US" w:eastAsia="zh-CN"/>
              </w:rPr>
              <w:t>修改人</w:t>
            </w:r>
          </w:p>
        </w:tc>
        <w:tc>
          <w:tcPr>
            <w:tcW w:w="7780" w:type="dxa"/>
            <w:vAlign w:val="top"/>
          </w:tcPr>
          <w:p w14:paraId="46A57B27">
            <w:pPr>
              <w:ind w:firstLine="0" w:firstLineChars="0"/>
              <w:rPr>
                <w:rFonts w:hint="default"/>
                <w:vertAlign w:val="baseline"/>
                <w:lang w:val="en-US" w:eastAsia="zh-CN"/>
              </w:rPr>
            </w:pPr>
            <w:r>
              <w:rPr>
                <w:rFonts w:hint="eastAsia"/>
                <w:vertAlign w:val="baseline"/>
                <w:lang w:val="en-US" w:eastAsia="zh-CN"/>
              </w:rPr>
              <w:t>发起变更修改该条记录的用户真实姓名。如有多次修改，只记录最近一次</w:t>
            </w:r>
          </w:p>
        </w:tc>
      </w:tr>
      <w:tr w14:paraId="7D02A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4A770D4B">
            <w:pPr>
              <w:rPr>
                <w:rFonts w:hint="default"/>
                <w:vertAlign w:val="baseline"/>
                <w:lang w:val="en-US" w:eastAsia="zh-CN"/>
              </w:rPr>
            </w:pPr>
            <w:r>
              <w:rPr>
                <w:rFonts w:hint="eastAsia"/>
                <w:vertAlign w:val="baseline"/>
                <w:lang w:val="en-US" w:eastAsia="zh-CN"/>
              </w:rPr>
              <w:t>操作</w:t>
            </w:r>
          </w:p>
        </w:tc>
        <w:tc>
          <w:tcPr>
            <w:tcW w:w="7780" w:type="dxa"/>
          </w:tcPr>
          <w:p w14:paraId="14F18EC7">
            <w:pPr>
              <w:numPr>
                <w:ilvl w:val="0"/>
                <w:numId w:val="27"/>
              </w:numPr>
              <w:ind w:leftChars="0"/>
              <w:rPr>
                <w:rFonts w:hint="eastAsia"/>
                <w:vertAlign w:val="baseline"/>
                <w:lang w:val="en-US" w:eastAsia="zh-CN"/>
              </w:rPr>
            </w:pPr>
            <w:r>
              <w:rPr>
                <w:rFonts w:hint="eastAsia"/>
                <w:b/>
                <w:bCs/>
                <w:vertAlign w:val="baseline"/>
                <w:lang w:val="en-US" w:eastAsia="zh-CN"/>
              </w:rPr>
              <w:t>原始协议下载</w:t>
            </w:r>
            <w:r>
              <w:rPr>
                <w:rFonts w:hint="eastAsia"/>
                <w:vertAlign w:val="baseline"/>
                <w:lang w:val="en-US" w:eastAsia="zh-CN"/>
              </w:rPr>
              <w:t>，有页面查看权限，默认有该权限；</w:t>
            </w:r>
          </w:p>
          <w:p w14:paraId="271AF87E">
            <w:pPr>
              <w:numPr>
                <w:ilvl w:val="0"/>
                <w:numId w:val="27"/>
              </w:numPr>
              <w:ind w:leftChars="0"/>
              <w:rPr>
                <w:rFonts w:hint="default"/>
                <w:vertAlign w:val="baseline"/>
                <w:lang w:val="en-US" w:eastAsia="zh-CN"/>
              </w:rPr>
            </w:pPr>
            <w:r>
              <w:rPr>
                <w:rFonts w:hint="eastAsia"/>
                <w:b/>
                <w:bCs/>
                <w:vertAlign w:val="baseline"/>
                <w:lang w:val="en-US" w:eastAsia="zh-CN"/>
              </w:rPr>
              <w:t>解析协议下载</w:t>
            </w:r>
            <w:r>
              <w:rPr>
                <w:rFonts w:hint="eastAsia"/>
                <w:vertAlign w:val="baseline"/>
                <w:lang w:val="en-US" w:eastAsia="zh-CN"/>
              </w:rPr>
              <w:t>，有页面查看权限，默认有该权限；</w:t>
            </w:r>
          </w:p>
          <w:p w14:paraId="10B6BF03">
            <w:pPr>
              <w:numPr>
                <w:ilvl w:val="0"/>
                <w:numId w:val="27"/>
              </w:numPr>
              <w:ind w:leftChars="0"/>
              <w:rPr>
                <w:rFonts w:hint="default"/>
                <w:vertAlign w:val="baseline"/>
                <w:lang w:val="en-US" w:eastAsia="zh-CN"/>
              </w:rPr>
            </w:pPr>
            <w:r>
              <w:rPr>
                <w:rFonts w:hint="eastAsia"/>
                <w:b/>
                <w:bCs/>
                <w:vertAlign w:val="baseline"/>
                <w:lang w:val="en-US" w:eastAsia="zh-CN"/>
              </w:rPr>
              <w:t>比对表下载</w:t>
            </w:r>
            <w:r>
              <w:rPr>
                <w:rFonts w:hint="eastAsia"/>
                <w:vertAlign w:val="baseline"/>
                <w:lang w:val="en-US" w:eastAsia="zh-CN"/>
              </w:rPr>
              <w:t>，有页面查看权限，默认有该权限；</w:t>
            </w:r>
          </w:p>
          <w:p w14:paraId="680B63E1">
            <w:pPr>
              <w:numPr>
                <w:ilvl w:val="0"/>
                <w:numId w:val="27"/>
              </w:numPr>
              <w:ind w:leftChars="0"/>
              <w:rPr>
                <w:rFonts w:hint="default"/>
                <w:vertAlign w:val="baseline"/>
                <w:lang w:val="en-US" w:eastAsia="zh-CN"/>
              </w:rPr>
            </w:pPr>
            <w:r>
              <w:rPr>
                <w:rFonts w:hint="eastAsia"/>
                <w:b/>
                <w:bCs/>
                <w:vertAlign w:val="baseline"/>
                <w:lang w:val="en-US" w:eastAsia="zh-CN"/>
              </w:rPr>
              <w:t>变更申请</w:t>
            </w:r>
            <w:r>
              <w:rPr>
                <w:rFonts w:hint="eastAsia"/>
                <w:vertAlign w:val="baseline"/>
                <w:lang w:val="en-US" w:eastAsia="zh-CN"/>
              </w:rPr>
              <w:t>，通过角色权限进行管理分配，默认分配给省级管理员；信息变更须进行审批；点击变更申请，页面跳转至对应的工单编辑页面，审批完成后，更新协议库中信息。变更期间，变更申请、下载、删除按钮均置灰，不允许操作。已入库信息变更过程中，不能废弃。</w:t>
            </w:r>
          </w:p>
          <w:p w14:paraId="629E23BB">
            <w:pPr>
              <w:numPr>
                <w:ilvl w:val="0"/>
                <w:numId w:val="27"/>
              </w:numPr>
              <w:ind w:leftChars="0"/>
              <w:rPr>
                <w:rFonts w:hint="default"/>
                <w:vertAlign w:val="baseline"/>
                <w:lang w:val="en-US" w:eastAsia="zh-CN"/>
              </w:rPr>
            </w:pPr>
            <w:r>
              <w:rPr>
                <w:rFonts w:hint="eastAsia"/>
                <w:b/>
                <w:bCs/>
                <w:vertAlign w:val="baseline"/>
                <w:lang w:val="en-US" w:eastAsia="zh-CN"/>
              </w:rPr>
              <w:t>删除</w:t>
            </w:r>
            <w:r>
              <w:rPr>
                <w:rFonts w:hint="eastAsia"/>
                <w:vertAlign w:val="baseline"/>
                <w:lang w:val="en-US" w:eastAsia="zh-CN"/>
              </w:rPr>
              <w:t>，通过角色权限进行管理分配，默认分配给省级管理员。</w:t>
            </w:r>
          </w:p>
        </w:tc>
      </w:tr>
    </w:tbl>
    <w:p w14:paraId="04C27912">
      <w:pPr>
        <w:rPr>
          <w:rFonts w:hint="eastAsia"/>
          <w:lang w:val="en-US" w:eastAsia="zh-CN"/>
        </w:rPr>
      </w:pPr>
    </w:p>
    <w:p w14:paraId="72C6E0CA">
      <w:pPr>
        <w:rPr>
          <w:rFonts w:hint="eastAsia"/>
          <w:lang w:val="en-US" w:eastAsia="zh-CN"/>
        </w:rPr>
      </w:pPr>
    </w:p>
    <w:p w14:paraId="2B1F453C">
      <w:pPr>
        <w:pStyle w:val="5"/>
      </w:pPr>
      <w:bookmarkStart w:id="16" w:name="_Toc25090"/>
      <w:r>
        <w:rPr>
          <w:rFonts w:hint="eastAsia"/>
        </w:rPr>
        <w:t>AIMIOps-</w:t>
      </w:r>
      <w:r>
        <w:rPr>
          <w:rFonts w:hint="eastAsia"/>
          <w:lang w:val="en-US" w:eastAsia="zh-CN"/>
        </w:rPr>
        <w:t>GX-</w:t>
      </w:r>
      <w:r>
        <w:rPr>
          <w:rFonts w:hint="eastAsia"/>
        </w:rPr>
        <w:t>BR-F</w:t>
      </w:r>
      <w:r>
        <w:rPr>
          <w:rFonts w:hint="eastAsia"/>
          <w:lang w:val="en-US" w:eastAsia="zh-CN"/>
        </w:rPr>
        <w:t>-01</w:t>
      </w:r>
      <w:r>
        <w:rPr>
          <w:rFonts w:hint="eastAsia"/>
        </w:rPr>
        <w:t>-</w:t>
      </w:r>
      <w:r>
        <w:rPr>
          <w:rFonts w:hint="eastAsia"/>
          <w:lang w:val="en-US" w:eastAsia="zh-CN"/>
        </w:rPr>
        <w:t>009</w:t>
      </w:r>
      <w:r>
        <w:rPr>
          <w:rFonts w:hint="eastAsia"/>
          <w:lang w:eastAsia="zh-CN"/>
        </w:rPr>
        <w:t>（</w:t>
      </w:r>
      <w:r>
        <w:rPr>
          <w:rFonts w:hint="eastAsia"/>
          <w:lang w:val="en-US" w:eastAsia="zh-CN"/>
        </w:rPr>
        <w:t>变更）IP申请流程</w:t>
      </w:r>
      <w:bookmarkEnd w:id="16"/>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14:paraId="76346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06FF35BE">
            <w:pPr>
              <w:pStyle w:val="16"/>
              <w:rPr>
                <w:sz w:val="22"/>
                <w:szCs w:val="22"/>
              </w:rPr>
            </w:pPr>
            <w:r>
              <w:rPr>
                <w:rFonts w:hint="eastAsia"/>
                <w:sz w:val="22"/>
                <w:szCs w:val="22"/>
              </w:rPr>
              <w:t>用户(Actor)</w:t>
            </w:r>
          </w:p>
        </w:tc>
        <w:tc>
          <w:tcPr>
            <w:tcW w:w="6341" w:type="dxa"/>
            <w:gridSpan w:val="4"/>
            <w:shd w:val="clear" w:color="auto" w:fill="BFBFBF"/>
          </w:tcPr>
          <w:p w14:paraId="3A277EC3">
            <w:pPr>
              <w:pStyle w:val="16"/>
              <w:rPr>
                <w:rFonts w:hint="default" w:eastAsia="宋体"/>
                <w:sz w:val="22"/>
                <w:szCs w:val="22"/>
                <w:lang w:val="en-US" w:eastAsia="zh-CN"/>
              </w:rPr>
            </w:pPr>
            <w:r>
              <w:rPr>
                <w:rFonts w:hint="eastAsia"/>
                <w:sz w:val="22"/>
                <w:szCs w:val="22"/>
              </w:rPr>
              <w:t>平台</w:t>
            </w:r>
            <w:r>
              <w:rPr>
                <w:rFonts w:hint="eastAsia"/>
                <w:sz w:val="22"/>
                <w:szCs w:val="22"/>
                <w:lang w:val="en-US" w:eastAsia="zh-CN"/>
              </w:rPr>
              <w:t>广西动环工作台</w:t>
            </w:r>
          </w:p>
        </w:tc>
        <w:tc>
          <w:tcPr>
            <w:tcW w:w="995" w:type="dxa"/>
            <w:shd w:val="clear" w:color="auto" w:fill="BFBFBF"/>
          </w:tcPr>
          <w:p w14:paraId="27E73FF9">
            <w:pPr>
              <w:pStyle w:val="16"/>
              <w:rPr>
                <w:sz w:val="22"/>
                <w:szCs w:val="22"/>
              </w:rPr>
            </w:pPr>
            <w:r>
              <w:rPr>
                <w:rFonts w:hint="eastAsia"/>
                <w:sz w:val="22"/>
                <w:szCs w:val="22"/>
              </w:rPr>
              <w:t>版本</w:t>
            </w:r>
          </w:p>
        </w:tc>
        <w:tc>
          <w:tcPr>
            <w:tcW w:w="1504" w:type="dxa"/>
            <w:shd w:val="clear" w:color="auto" w:fill="BFBFBF"/>
          </w:tcPr>
          <w:p w14:paraId="6BDC0DC7">
            <w:pPr>
              <w:pStyle w:val="16"/>
              <w:rPr>
                <w:rFonts w:hint="default" w:eastAsia="宋体"/>
                <w:sz w:val="22"/>
                <w:szCs w:val="22"/>
                <w:lang w:val="en-US" w:eastAsia="zh-CN"/>
              </w:rPr>
            </w:pPr>
            <w:r>
              <w:rPr>
                <w:rFonts w:hint="eastAsia"/>
                <w:sz w:val="22"/>
                <w:szCs w:val="22"/>
                <w:lang w:val="en-US" w:eastAsia="zh-CN"/>
              </w:rPr>
              <w:t>V1.0</w:t>
            </w:r>
          </w:p>
        </w:tc>
      </w:tr>
      <w:tr w14:paraId="6B95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380F0F30">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14:paraId="6D2CC236">
            <w:pPr>
              <w:widowControl w:val="0"/>
              <w:numPr>
                <w:ilvl w:val="0"/>
                <w:numId w:val="0"/>
              </w:numPr>
              <w:jc w:val="both"/>
              <w:rPr>
                <w:ins w:id="371" w:author="zhoujiansheng" w:date="2025-07-09T16:40:47Z"/>
                <w:rFonts w:hint="default"/>
                <w:lang w:val="en-US" w:eastAsia="zh-CN"/>
              </w:rPr>
            </w:pPr>
            <w:ins w:id="372" w:author="zhoujiansheng" w:date="2025-07-09T16:40:47Z">
              <w:r>
                <w:rPr>
                  <w:rFonts w:hint="eastAsia"/>
                  <w:lang w:val="en-US" w:eastAsia="zh-CN"/>
                </w:rPr>
                <w:t>20250709功能优化内容：主要针对</w:t>
              </w:r>
            </w:ins>
            <w:ins w:id="373" w:author="zhoujiansheng" w:date="2025-07-09T16:43:53Z">
              <w:r>
                <w:rPr>
                  <w:rFonts w:hint="eastAsia"/>
                  <w:lang w:val="en-US" w:eastAsia="zh-CN"/>
                </w:rPr>
                <w:t>当前I</w:t>
              </w:r>
            </w:ins>
            <w:ins w:id="374" w:author="zhoujiansheng" w:date="2025-07-09T16:43:54Z">
              <w:r>
                <w:rPr>
                  <w:rFonts w:hint="eastAsia"/>
                  <w:lang w:val="en-US" w:eastAsia="zh-CN"/>
                </w:rPr>
                <w:t>P</w:t>
              </w:r>
            </w:ins>
            <w:ins w:id="375" w:author="zhoujiansheng" w:date="2025-07-09T16:43:55Z">
              <w:r>
                <w:rPr>
                  <w:rFonts w:hint="eastAsia"/>
                  <w:lang w:val="en-US" w:eastAsia="zh-CN"/>
                </w:rPr>
                <w:t>申请</w:t>
              </w:r>
            </w:ins>
            <w:ins w:id="376" w:author="zhoujiansheng" w:date="2025-07-09T16:43:56Z">
              <w:r>
                <w:rPr>
                  <w:rFonts w:hint="eastAsia"/>
                  <w:lang w:val="en-US" w:eastAsia="zh-CN"/>
                </w:rPr>
                <w:t>流程</w:t>
              </w:r>
            </w:ins>
            <w:ins w:id="377" w:author="zhoujiansheng" w:date="2025-07-09T16:43:58Z">
              <w:r>
                <w:rPr>
                  <w:rFonts w:hint="eastAsia"/>
                  <w:lang w:val="en-US" w:eastAsia="zh-CN"/>
                </w:rPr>
                <w:t>不支持</w:t>
              </w:r>
            </w:ins>
            <w:ins w:id="378" w:author="zhoujiansheng" w:date="2025-07-09T16:44:21Z">
              <w:r>
                <w:rPr>
                  <w:rFonts w:hint="eastAsia"/>
                  <w:lang w:val="en-US" w:eastAsia="zh-CN"/>
                </w:rPr>
                <w:t>单个</w:t>
              </w:r>
            </w:ins>
            <w:ins w:id="379" w:author="zhoujiansheng" w:date="2025-07-09T16:44:22Z">
              <w:r>
                <w:rPr>
                  <w:rFonts w:hint="eastAsia"/>
                  <w:lang w:val="en-US" w:eastAsia="zh-CN"/>
                </w:rPr>
                <w:t>工单</w:t>
              </w:r>
            </w:ins>
            <w:ins w:id="380" w:author="zhoujiansheng" w:date="2025-07-09T16:44:01Z">
              <w:r>
                <w:rPr>
                  <w:rFonts w:hint="eastAsia"/>
                  <w:lang w:val="en-US" w:eastAsia="zh-CN"/>
                </w:rPr>
                <w:t>批量</w:t>
              </w:r>
            </w:ins>
            <w:ins w:id="381" w:author="zhoujiansheng" w:date="2025-07-09T16:44:02Z">
              <w:r>
                <w:rPr>
                  <w:rFonts w:hint="eastAsia"/>
                  <w:lang w:val="en-US" w:eastAsia="zh-CN"/>
                </w:rPr>
                <w:t>设备</w:t>
              </w:r>
            </w:ins>
            <w:ins w:id="382" w:author="zhoujiansheng" w:date="2025-07-09T16:44:07Z">
              <w:r>
                <w:rPr>
                  <w:rFonts w:hint="eastAsia"/>
                  <w:lang w:val="en-US" w:eastAsia="zh-CN"/>
                </w:rPr>
                <w:t>申请</w:t>
              </w:r>
            </w:ins>
            <w:ins w:id="383" w:author="zhoujiansheng" w:date="2025-07-09T16:44:26Z">
              <w:r>
                <w:rPr>
                  <w:rFonts w:hint="eastAsia"/>
                  <w:lang w:val="en-US" w:eastAsia="zh-CN"/>
                </w:rPr>
                <w:t>的</w:t>
              </w:r>
            </w:ins>
            <w:ins w:id="384" w:author="zhoujiansheng" w:date="2025-07-09T16:44:28Z">
              <w:r>
                <w:rPr>
                  <w:rFonts w:hint="eastAsia"/>
                  <w:lang w:val="en-US" w:eastAsia="zh-CN"/>
                </w:rPr>
                <w:t>问题，</w:t>
              </w:r>
            </w:ins>
            <w:ins w:id="385" w:author="zhoujiansheng" w:date="2025-07-09T16:44:29Z">
              <w:r>
                <w:rPr>
                  <w:rFonts w:hint="eastAsia"/>
                  <w:lang w:val="en-US" w:eastAsia="zh-CN"/>
                </w:rPr>
                <w:t>对</w:t>
              </w:r>
            </w:ins>
            <w:ins w:id="386" w:author="zhoujiansheng" w:date="2025-07-09T16:44:30Z">
              <w:r>
                <w:rPr>
                  <w:rFonts w:hint="eastAsia"/>
                  <w:lang w:val="en-US" w:eastAsia="zh-CN"/>
                </w:rPr>
                <w:t>已</w:t>
              </w:r>
            </w:ins>
            <w:ins w:id="387" w:author="zhoujiansheng" w:date="2025-07-09T16:44:32Z">
              <w:r>
                <w:rPr>
                  <w:rFonts w:hint="eastAsia"/>
                  <w:lang w:val="en-US" w:eastAsia="zh-CN"/>
                </w:rPr>
                <w:t>上线IP</w:t>
              </w:r>
            </w:ins>
            <w:ins w:id="388" w:author="zhoujiansheng" w:date="2025-07-09T16:44:34Z">
              <w:r>
                <w:rPr>
                  <w:rFonts w:hint="eastAsia"/>
                  <w:lang w:val="en-US" w:eastAsia="zh-CN"/>
                </w:rPr>
                <w:t>申请</w:t>
              </w:r>
            </w:ins>
            <w:ins w:id="389" w:author="zhoujiansheng" w:date="2025-07-09T16:44:35Z">
              <w:r>
                <w:rPr>
                  <w:rFonts w:hint="eastAsia"/>
                  <w:lang w:val="en-US" w:eastAsia="zh-CN"/>
                </w:rPr>
                <w:t>流程</w:t>
              </w:r>
            </w:ins>
            <w:ins w:id="390" w:author="zhoujiansheng" w:date="2025-07-09T16:44:36Z">
              <w:r>
                <w:rPr>
                  <w:rFonts w:hint="eastAsia"/>
                  <w:lang w:val="en-US" w:eastAsia="zh-CN"/>
                </w:rPr>
                <w:t>进行</w:t>
              </w:r>
            </w:ins>
            <w:ins w:id="391" w:author="zhoujiansheng" w:date="2025-07-09T16:44:38Z">
              <w:r>
                <w:rPr>
                  <w:rFonts w:hint="eastAsia"/>
                  <w:lang w:val="en-US" w:eastAsia="zh-CN"/>
                </w:rPr>
                <w:t>优化。</w:t>
              </w:r>
            </w:ins>
          </w:p>
          <w:p w14:paraId="3B4F5165">
            <w:pPr>
              <w:keepNext w:val="0"/>
              <w:keepLines w:val="0"/>
              <w:pageBreakBefore w:val="0"/>
              <w:widowControl w:val="0"/>
              <w:numPr>
                <w:ilvl w:val="0"/>
                <w:numId w:val="0"/>
              </w:numPr>
              <w:kinsoku/>
              <w:wordWrap/>
              <w:overflowPunct/>
              <w:topLinePunct w:val="0"/>
              <w:autoSpaceDE/>
              <w:autoSpaceDN/>
              <w:bidi w:val="0"/>
              <w:adjustRightInd/>
              <w:snapToGrid/>
              <w:textAlignment w:val="auto"/>
              <w:rPr>
                <w:ins w:id="392" w:author="zhoujiansheng" w:date="2025-07-09T16:40:44Z"/>
                <w:rFonts w:hint="eastAsia"/>
                <w:b/>
                <w:bCs/>
                <w:lang w:val="en-US" w:eastAsia="zh-CN"/>
              </w:rPr>
            </w:pPr>
          </w:p>
          <w:p w14:paraId="0F192DA0">
            <w:pPr>
              <w:keepNext w:val="0"/>
              <w:keepLines w:val="0"/>
              <w:pageBreakBefore w:val="0"/>
              <w:widowControl w:val="0"/>
              <w:numPr>
                <w:ilvl w:val="0"/>
                <w:numId w:val="0"/>
              </w:numPr>
              <w:kinsoku/>
              <w:wordWrap/>
              <w:overflowPunct/>
              <w:topLinePunct w:val="0"/>
              <w:autoSpaceDE/>
              <w:autoSpaceDN/>
              <w:bidi w:val="0"/>
              <w:adjustRightInd/>
              <w:snapToGrid/>
              <w:textAlignment w:val="auto"/>
              <w:rPr>
                <w:ins w:id="393" w:author="zhoujiansheng" w:date="2025-07-09T16:40:44Z"/>
                <w:rFonts w:hint="eastAsia"/>
                <w:b/>
                <w:bCs/>
                <w:lang w:val="en-US" w:eastAsia="zh-CN"/>
              </w:rPr>
            </w:pPr>
          </w:p>
          <w:p w14:paraId="4B3EEEC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功能位置</w:t>
            </w:r>
            <w:r>
              <w:rPr>
                <w:rFonts w:hint="eastAsia"/>
                <w:lang w:val="en-US" w:eastAsia="zh-CN"/>
              </w:rPr>
              <w:t>：运维管理——IP——IP申请流程</w:t>
            </w:r>
          </w:p>
          <w:p w14:paraId="07C0E51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功能权限</w:t>
            </w:r>
            <w:r>
              <w:rPr>
                <w:rFonts w:hint="eastAsia"/>
                <w:lang w:val="en-US" w:eastAsia="zh-CN"/>
              </w:rPr>
              <w:t>：该功能对所有用户开放</w:t>
            </w:r>
          </w:p>
          <w:p w14:paraId="6C9A3CFA">
            <w:pPr>
              <w:widowControl w:val="0"/>
              <w:numPr>
                <w:ilvl w:val="0"/>
                <w:numId w:val="0"/>
              </w:numPr>
              <w:jc w:val="both"/>
              <w:rPr>
                <w:rFonts w:hint="eastAsia"/>
                <w:lang w:val="en-US" w:eastAsia="zh-CN"/>
              </w:rPr>
            </w:pPr>
            <w:r>
              <w:rPr>
                <w:rFonts w:hint="eastAsia"/>
                <w:lang w:val="en-US" w:eastAsia="zh-CN"/>
              </w:rPr>
              <w:t>IP申请流程，分3个tab页：我的发起、待处理、已处理</w:t>
            </w:r>
          </w:p>
          <w:p w14:paraId="2A92FB55">
            <w:pPr>
              <w:widowControl w:val="0"/>
              <w:numPr>
                <w:ilvl w:val="0"/>
                <w:numId w:val="0"/>
              </w:numPr>
              <w:jc w:val="both"/>
              <w:rPr>
                <w:rFonts w:hint="eastAsia"/>
                <w:b/>
                <w:bCs/>
                <w:lang w:val="en-US" w:eastAsia="zh-CN"/>
              </w:rPr>
            </w:pPr>
            <w:r>
              <w:rPr>
                <w:rFonts w:hint="eastAsia"/>
                <w:b/>
                <w:bCs/>
                <w:lang w:val="en-US" w:eastAsia="zh-CN"/>
              </w:rPr>
              <w:t>1.流程管理页面</w:t>
            </w:r>
          </w:p>
          <w:p w14:paraId="6BBE0310">
            <w:pPr>
              <w:widowControl w:val="0"/>
              <w:numPr>
                <w:ilvl w:val="0"/>
                <w:numId w:val="0"/>
              </w:numPr>
              <w:jc w:val="both"/>
              <w:rPr>
                <w:ins w:id="394" w:author="zhoujiansheng" w:date="2025-07-10T14:04:50Z"/>
                <w:rFonts w:hint="eastAsia"/>
                <w:lang w:val="en-US" w:eastAsia="zh-CN"/>
              </w:rPr>
            </w:pPr>
            <w:r>
              <w:rPr>
                <w:rFonts w:hint="eastAsia"/>
                <w:lang w:val="en-US" w:eastAsia="zh-CN"/>
              </w:rPr>
              <w:t>页面分为字段筛选和工单列表两个部分。可筛选字段：</w:t>
            </w:r>
          </w:p>
          <w:p w14:paraId="56949256">
            <w:pPr>
              <w:widowControl w:val="0"/>
              <w:numPr>
                <w:ilvl w:val="0"/>
                <w:numId w:val="0"/>
              </w:numPr>
              <w:jc w:val="both"/>
              <w:rPr>
                <w:ins w:id="395" w:author="zhoujiansheng" w:date="2025-07-10T14:05:01Z"/>
                <w:rFonts w:hint="default"/>
                <w:lang w:val="en-US" w:eastAsia="zh-CN"/>
              </w:rPr>
            </w:pPr>
            <w:r>
              <w:rPr>
                <w:rFonts w:hint="eastAsia"/>
                <w:lang w:val="en-US" w:eastAsia="zh-CN"/>
              </w:rPr>
              <w:t>工单号</w:t>
            </w:r>
            <w:ins w:id="396" w:author="zhoujiansheng" w:date="2025-07-10T14:05:36Z">
              <w:r>
                <w:rPr>
                  <w:rFonts w:hint="eastAsia"/>
                  <w:lang w:val="en-US" w:eastAsia="zh-CN"/>
                </w:rPr>
                <w:t>：</w:t>
              </w:r>
            </w:ins>
            <w:ins w:id="397" w:author="zhoujiansheng" w:date="2025-07-10T14:05:42Z">
              <w:r>
                <w:rPr>
                  <w:rFonts w:hint="eastAsia"/>
                  <w:lang w:val="en-US" w:eastAsia="zh-CN"/>
                </w:rPr>
                <w:t>手动</w:t>
              </w:r>
            </w:ins>
            <w:ins w:id="398" w:author="zhoujiansheng" w:date="2025-07-10T14:05:43Z">
              <w:r>
                <w:rPr>
                  <w:rFonts w:hint="eastAsia"/>
                  <w:lang w:val="en-US" w:eastAsia="zh-CN"/>
                </w:rPr>
                <w:t>输入</w:t>
              </w:r>
            </w:ins>
            <w:ins w:id="399" w:author="zhoujiansheng" w:date="2025-07-10T14:06:02Z">
              <w:r>
                <w:rPr>
                  <w:rFonts w:hint="eastAsia"/>
                  <w:lang w:val="en-US" w:eastAsia="zh-CN"/>
                </w:rPr>
                <w:t>，</w:t>
              </w:r>
            </w:ins>
            <w:ins w:id="400" w:author="zhoujiansheng" w:date="2025-07-10T14:06:07Z">
              <w:r>
                <w:rPr>
                  <w:rFonts w:hint="eastAsia"/>
                  <w:lang w:val="en-US" w:eastAsia="zh-CN"/>
                </w:rPr>
                <w:t>支持</w:t>
              </w:r>
            </w:ins>
            <w:ins w:id="401" w:author="zhoujiansheng" w:date="2025-07-10T14:06:08Z">
              <w:r>
                <w:rPr>
                  <w:rFonts w:hint="eastAsia"/>
                  <w:lang w:val="en-US" w:eastAsia="zh-CN"/>
                </w:rPr>
                <w:t>模糊</w:t>
              </w:r>
            </w:ins>
            <w:ins w:id="402" w:author="zhoujiansheng" w:date="2025-07-10T14:06:10Z">
              <w:r>
                <w:rPr>
                  <w:rFonts w:hint="eastAsia"/>
                  <w:lang w:val="en-US" w:eastAsia="zh-CN"/>
                </w:rPr>
                <w:t>查询</w:t>
              </w:r>
            </w:ins>
          </w:p>
          <w:p w14:paraId="3B91A400">
            <w:pPr>
              <w:widowControl w:val="0"/>
              <w:numPr>
                <w:ilvl w:val="0"/>
                <w:numId w:val="0"/>
              </w:numPr>
              <w:jc w:val="both"/>
              <w:rPr>
                <w:ins w:id="403" w:author="zhoujiansheng" w:date="2025-07-10T14:05:02Z"/>
                <w:rFonts w:hint="default"/>
                <w:lang w:val="en-US" w:eastAsia="zh-CN"/>
              </w:rPr>
            </w:pPr>
            <w:r>
              <w:rPr>
                <w:rFonts w:hint="eastAsia"/>
                <w:lang w:val="en-US" w:eastAsia="zh-CN"/>
              </w:rPr>
              <w:t>地市</w:t>
            </w:r>
            <w:ins w:id="404" w:author="zhoujiansheng" w:date="2025-07-10T14:06:12Z">
              <w:r>
                <w:rPr>
                  <w:rFonts w:hint="eastAsia"/>
                  <w:lang w:val="en-US" w:eastAsia="zh-CN"/>
                </w:rPr>
                <w:t>：</w:t>
              </w:r>
            </w:ins>
            <w:ins w:id="405" w:author="zhoujiansheng" w:date="2025-07-10T14:06:14Z">
              <w:r>
                <w:rPr>
                  <w:rFonts w:hint="eastAsia"/>
                  <w:lang w:val="en-US" w:eastAsia="zh-CN"/>
                </w:rPr>
                <w:t>下拉</w:t>
              </w:r>
            </w:ins>
            <w:ins w:id="406" w:author="zhoujiansheng" w:date="2025-07-10T14:06:15Z">
              <w:r>
                <w:rPr>
                  <w:rFonts w:hint="eastAsia"/>
                  <w:lang w:val="en-US" w:eastAsia="zh-CN"/>
                </w:rPr>
                <w:t>选择，</w:t>
              </w:r>
            </w:ins>
            <w:ins w:id="407" w:author="zhoujiansheng" w:date="2025-07-10T14:06:16Z">
              <w:r>
                <w:rPr>
                  <w:rFonts w:hint="eastAsia"/>
                  <w:lang w:val="en-US" w:eastAsia="zh-CN"/>
                </w:rPr>
                <w:t>支持</w:t>
              </w:r>
            </w:ins>
            <w:ins w:id="408" w:author="zhoujiansheng" w:date="2025-07-10T14:06:18Z">
              <w:r>
                <w:rPr>
                  <w:rFonts w:hint="eastAsia"/>
                  <w:lang w:val="en-US" w:eastAsia="zh-CN"/>
                </w:rPr>
                <w:t>多选</w:t>
              </w:r>
            </w:ins>
          </w:p>
          <w:p w14:paraId="62923CB9">
            <w:pPr>
              <w:widowControl w:val="0"/>
              <w:numPr>
                <w:ilvl w:val="0"/>
                <w:numId w:val="0"/>
              </w:numPr>
              <w:jc w:val="both"/>
              <w:rPr>
                <w:rFonts w:hint="default"/>
                <w:lang w:val="en-US" w:eastAsia="zh-CN"/>
              </w:rPr>
            </w:pPr>
            <w:ins w:id="409" w:author="zhoujiansheng" w:date="2025-07-10T14:03:37Z">
              <w:r>
                <w:rPr>
                  <w:rFonts w:hint="eastAsia"/>
                  <w:lang w:val="en-US" w:eastAsia="zh-CN"/>
                </w:rPr>
                <w:t>申请人</w:t>
              </w:r>
            </w:ins>
            <w:ins w:id="410" w:author="zhoujiansheng" w:date="2025-07-10T14:06:22Z">
              <w:r>
                <w:rPr>
                  <w:rFonts w:hint="eastAsia"/>
                  <w:lang w:val="en-US" w:eastAsia="zh-CN"/>
                </w:rPr>
                <w:t>：</w:t>
              </w:r>
            </w:ins>
            <w:ins w:id="411" w:author="zhoujiansheng" w:date="2025-07-10T14:06:23Z">
              <w:r>
                <w:rPr>
                  <w:rFonts w:hint="eastAsia"/>
                  <w:lang w:val="en-US" w:eastAsia="zh-CN"/>
                </w:rPr>
                <w:t>手动</w:t>
              </w:r>
            </w:ins>
            <w:ins w:id="412" w:author="zhoujiansheng" w:date="2025-07-10T14:06:24Z">
              <w:r>
                <w:rPr>
                  <w:rFonts w:hint="eastAsia"/>
                  <w:lang w:val="en-US" w:eastAsia="zh-CN"/>
                </w:rPr>
                <w:t>输入</w:t>
              </w:r>
            </w:ins>
            <w:ins w:id="413" w:author="zhoujiansheng" w:date="2025-07-10T14:06:27Z">
              <w:r>
                <w:rPr>
                  <w:rFonts w:hint="eastAsia"/>
                  <w:lang w:val="en-US" w:eastAsia="zh-CN"/>
                </w:rPr>
                <w:t>，</w:t>
              </w:r>
            </w:ins>
            <w:ins w:id="414" w:author="zhoujiansheng" w:date="2025-07-10T14:06:28Z">
              <w:r>
                <w:rPr>
                  <w:rFonts w:hint="eastAsia"/>
                  <w:lang w:val="en-US" w:eastAsia="zh-CN"/>
                </w:rPr>
                <w:t>支持</w:t>
              </w:r>
            </w:ins>
            <w:ins w:id="415" w:author="zhoujiansheng" w:date="2025-07-10T14:06:29Z">
              <w:r>
                <w:rPr>
                  <w:rFonts w:hint="eastAsia"/>
                  <w:lang w:val="en-US" w:eastAsia="zh-CN"/>
                </w:rPr>
                <w:t>模糊</w:t>
              </w:r>
            </w:ins>
            <w:ins w:id="416" w:author="zhoujiansheng" w:date="2025-07-10T14:06:30Z">
              <w:r>
                <w:rPr>
                  <w:rFonts w:hint="eastAsia"/>
                  <w:lang w:val="en-US" w:eastAsia="zh-CN"/>
                </w:rPr>
                <w:t>查询</w:t>
              </w:r>
            </w:ins>
          </w:p>
          <w:p w14:paraId="575BD1D2">
            <w:pPr>
              <w:widowControl w:val="0"/>
              <w:numPr>
                <w:ilvl w:val="0"/>
                <w:numId w:val="0"/>
              </w:numPr>
              <w:jc w:val="both"/>
              <w:rPr>
                <w:rFonts w:hint="default"/>
                <w:lang w:val="en-US" w:eastAsia="zh-CN"/>
              </w:rPr>
            </w:pPr>
            <w:r>
              <w:rPr>
                <w:rFonts w:hint="eastAsia"/>
                <w:lang w:val="en-US" w:eastAsia="zh-CN"/>
              </w:rPr>
              <w:t>工单状态</w:t>
            </w:r>
            <w:ins w:id="417" w:author="zhoujiansheng" w:date="2025-07-10T14:06:32Z">
              <w:r>
                <w:rPr>
                  <w:rFonts w:hint="eastAsia"/>
                  <w:lang w:val="en-US" w:eastAsia="zh-CN"/>
                </w:rPr>
                <w:t>：</w:t>
              </w:r>
            </w:ins>
            <w:ins w:id="418" w:author="zhoujiansheng" w:date="2025-07-10T14:06:34Z">
              <w:r>
                <w:rPr>
                  <w:rFonts w:hint="eastAsia"/>
                  <w:lang w:val="en-US" w:eastAsia="zh-CN"/>
                </w:rPr>
                <w:t>下拉</w:t>
              </w:r>
            </w:ins>
            <w:ins w:id="419" w:author="zhoujiansheng" w:date="2025-07-10T14:06:35Z">
              <w:r>
                <w:rPr>
                  <w:rFonts w:hint="eastAsia"/>
                  <w:lang w:val="en-US" w:eastAsia="zh-CN"/>
                </w:rPr>
                <w:t>选择</w:t>
              </w:r>
            </w:ins>
            <w:ins w:id="420" w:author="zhoujiansheng" w:date="2025-07-10T14:06:36Z">
              <w:r>
                <w:rPr>
                  <w:rFonts w:hint="eastAsia"/>
                  <w:lang w:val="en-US" w:eastAsia="zh-CN"/>
                </w:rPr>
                <w:t>，</w:t>
              </w:r>
            </w:ins>
            <w:ins w:id="421" w:author="zhoujiansheng" w:date="2025-07-10T14:06:37Z">
              <w:r>
                <w:rPr>
                  <w:rFonts w:hint="eastAsia"/>
                  <w:lang w:val="en-US" w:eastAsia="zh-CN"/>
                </w:rPr>
                <w:t>枚举</w:t>
              </w:r>
            </w:ins>
            <w:ins w:id="422" w:author="zhoujiansheng" w:date="2025-07-10T14:06:38Z">
              <w:r>
                <w:rPr>
                  <w:rFonts w:hint="eastAsia"/>
                  <w:lang w:val="en-US" w:eastAsia="zh-CN"/>
                </w:rPr>
                <w:t>：</w:t>
              </w:r>
            </w:ins>
            <w:ins w:id="423" w:author="zhoujiansheng" w:date="2025-07-10T14:06:58Z">
              <w:r>
                <w:rPr>
                  <w:rFonts w:hint="eastAsia"/>
                  <w:lang w:val="en-US" w:eastAsia="zh-CN"/>
                </w:rPr>
                <w:t>待</w:t>
              </w:r>
            </w:ins>
            <w:ins w:id="424" w:author="zhoujiansheng" w:date="2025-07-10T14:07:00Z">
              <w:r>
                <w:rPr>
                  <w:rFonts w:hint="eastAsia"/>
                  <w:lang w:val="en-US" w:eastAsia="zh-CN"/>
                </w:rPr>
                <w:t>批复</w:t>
              </w:r>
            </w:ins>
            <w:ins w:id="425" w:author="zhoujiansheng" w:date="2025-07-10T14:07:01Z">
              <w:r>
                <w:rPr>
                  <w:rFonts w:hint="eastAsia"/>
                  <w:lang w:val="en-US" w:eastAsia="zh-CN"/>
                </w:rPr>
                <w:t>、</w:t>
              </w:r>
            </w:ins>
            <w:ins w:id="426" w:author="zhoujiansheng" w:date="2025-07-10T14:07:02Z">
              <w:r>
                <w:rPr>
                  <w:rFonts w:hint="eastAsia"/>
                  <w:lang w:val="en-US" w:eastAsia="zh-CN"/>
                </w:rPr>
                <w:t>工单</w:t>
              </w:r>
            </w:ins>
            <w:ins w:id="427" w:author="zhoujiansheng" w:date="2025-07-10T14:07:04Z">
              <w:r>
                <w:rPr>
                  <w:rFonts w:hint="eastAsia"/>
                  <w:lang w:val="en-US" w:eastAsia="zh-CN"/>
                </w:rPr>
                <w:t>驳回</w:t>
              </w:r>
            </w:ins>
            <w:ins w:id="428" w:author="zhoujiansheng" w:date="2025-07-10T14:07:05Z">
              <w:r>
                <w:rPr>
                  <w:rFonts w:hint="eastAsia"/>
                  <w:lang w:val="en-US" w:eastAsia="zh-CN"/>
                </w:rPr>
                <w:t>、</w:t>
              </w:r>
            </w:ins>
            <w:ins w:id="429" w:author="zhoujiansheng" w:date="2025-07-10T14:07:06Z">
              <w:r>
                <w:rPr>
                  <w:rFonts w:hint="eastAsia"/>
                  <w:lang w:val="en-US" w:eastAsia="zh-CN"/>
                </w:rPr>
                <w:t>已</w:t>
              </w:r>
            </w:ins>
            <w:ins w:id="430" w:author="zhoujiansheng" w:date="2025-07-10T14:07:07Z">
              <w:r>
                <w:rPr>
                  <w:rFonts w:hint="eastAsia"/>
                  <w:lang w:val="en-US" w:eastAsia="zh-CN"/>
                </w:rPr>
                <w:t>批复、</w:t>
              </w:r>
            </w:ins>
            <w:ins w:id="431" w:author="zhoujiansheng" w:date="2025-07-10T14:07:09Z">
              <w:r>
                <w:rPr>
                  <w:rFonts w:hint="eastAsia"/>
                  <w:lang w:val="en-US" w:eastAsia="zh-CN"/>
                </w:rPr>
                <w:t>已</w:t>
              </w:r>
            </w:ins>
            <w:ins w:id="432" w:author="zhoujiansheng" w:date="2025-07-10T14:07:11Z">
              <w:r>
                <w:rPr>
                  <w:rFonts w:hint="eastAsia"/>
                  <w:lang w:val="en-US" w:eastAsia="zh-CN"/>
                </w:rPr>
                <w:t>废弃、</w:t>
              </w:r>
            </w:ins>
            <w:ins w:id="433" w:author="zhoujiansheng" w:date="2025-07-10T14:07:12Z">
              <w:r>
                <w:rPr>
                  <w:rFonts w:hint="eastAsia"/>
                  <w:lang w:val="en-US" w:eastAsia="zh-CN"/>
                </w:rPr>
                <w:t>已</w:t>
              </w:r>
            </w:ins>
            <w:ins w:id="434" w:author="zhoujiansheng" w:date="2025-07-10T14:07:13Z">
              <w:r>
                <w:rPr>
                  <w:rFonts w:hint="eastAsia"/>
                  <w:lang w:val="en-US" w:eastAsia="zh-CN"/>
                </w:rPr>
                <w:t>删除。</w:t>
              </w:r>
            </w:ins>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1"/>
              <w:gridCol w:w="5813"/>
            </w:tblGrid>
            <w:tr w14:paraId="115C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shd w:val="clear" w:color="auto" w:fill="BEBEBE" w:themeFill="background1" w:themeFillShade="BF"/>
                </w:tcPr>
                <w:p w14:paraId="18C3C82F">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5813" w:type="dxa"/>
                  <w:shd w:val="clear" w:color="auto" w:fill="BEBEBE" w:themeFill="background1" w:themeFillShade="BF"/>
                </w:tcPr>
                <w:p w14:paraId="60E50150">
                  <w:pPr>
                    <w:numPr>
                      <w:ilvl w:val="0"/>
                      <w:numId w:val="0"/>
                    </w:numPr>
                    <w:jc w:val="center"/>
                    <w:rPr>
                      <w:rFonts w:hint="default"/>
                      <w:b w:val="0"/>
                      <w:bCs w:val="0"/>
                      <w:vertAlign w:val="baseline"/>
                      <w:lang w:val="en-US" w:eastAsia="zh-CN"/>
                    </w:rPr>
                  </w:pPr>
                  <w:r>
                    <w:rPr>
                      <w:rFonts w:hint="eastAsia"/>
                      <w:b w:val="0"/>
                      <w:bCs w:val="0"/>
                      <w:vertAlign w:val="baseline"/>
                      <w:lang w:val="en-US" w:eastAsia="zh-CN"/>
                    </w:rPr>
                    <w:t>说明</w:t>
                  </w:r>
                </w:p>
              </w:tc>
            </w:tr>
            <w:tr w14:paraId="21EF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14:paraId="12205555">
                  <w:pPr>
                    <w:numPr>
                      <w:ilvl w:val="0"/>
                      <w:numId w:val="0"/>
                    </w:numPr>
                    <w:rPr>
                      <w:rFonts w:hint="default"/>
                      <w:highlight w:val="none"/>
                      <w:vertAlign w:val="baseline"/>
                      <w:lang w:val="en-US" w:eastAsia="zh-CN"/>
                    </w:rPr>
                  </w:pPr>
                  <w:r>
                    <w:rPr>
                      <w:rFonts w:hint="eastAsia"/>
                      <w:highlight w:val="none"/>
                      <w:vertAlign w:val="baseline"/>
                      <w:lang w:val="en-US" w:eastAsia="zh-CN"/>
                    </w:rPr>
                    <w:t>工单号</w:t>
                  </w:r>
                </w:p>
              </w:tc>
              <w:tc>
                <w:tcPr>
                  <w:tcW w:w="5813" w:type="dxa"/>
                </w:tcPr>
                <w:p w14:paraId="60AF501F">
                  <w:pPr>
                    <w:numPr>
                      <w:ilvl w:val="0"/>
                      <w:numId w:val="0"/>
                    </w:numPr>
                    <w:rPr>
                      <w:rFonts w:hint="default"/>
                      <w:highlight w:val="none"/>
                      <w:vertAlign w:val="baseline"/>
                      <w:lang w:val="en-US" w:eastAsia="zh-CN"/>
                    </w:rPr>
                  </w:pPr>
                  <w:r>
                    <w:rPr>
                      <w:rFonts w:hint="eastAsia"/>
                      <w:highlight w:val="none"/>
                      <w:vertAlign w:val="baseline"/>
                      <w:lang w:val="en-US" w:eastAsia="zh-CN"/>
                    </w:rPr>
                    <w:t>按工单提交时间生成工单号，生成规则：GX+时间+三位数顺序编号。如：GX20240409001</w:t>
                  </w:r>
                </w:p>
              </w:tc>
            </w:tr>
            <w:tr w14:paraId="6807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35" w:author="zhoujiansheng" w:date="2025-07-10T14:03:47Z"/>
              </w:trPr>
              <w:tc>
                <w:tcPr>
                  <w:tcW w:w="2811" w:type="dxa"/>
                  <w:vAlign w:val="center"/>
                </w:tcPr>
                <w:p w14:paraId="2BE536BF">
                  <w:pPr>
                    <w:numPr>
                      <w:ilvl w:val="0"/>
                      <w:numId w:val="0"/>
                    </w:numPr>
                    <w:rPr>
                      <w:del w:id="436" w:author="zhoujiansheng" w:date="2025-07-10T14:03:47Z"/>
                      <w:rFonts w:hint="default"/>
                      <w:highlight w:val="none"/>
                      <w:vertAlign w:val="baseline"/>
                      <w:lang w:val="en-US" w:eastAsia="zh-CN"/>
                    </w:rPr>
                  </w:pPr>
                  <w:del w:id="437" w:author="zhoujiansheng" w:date="2025-07-10T14:03:47Z">
                    <w:r>
                      <w:rPr>
                        <w:rFonts w:hint="default"/>
                        <w:highlight w:val="none"/>
                        <w:vertAlign w:val="baseline"/>
                        <w:lang w:val="en-US" w:eastAsia="zh-CN"/>
                      </w:rPr>
                      <w:delText>设备状态</w:delText>
                    </w:r>
                  </w:del>
                </w:p>
              </w:tc>
              <w:tc>
                <w:tcPr>
                  <w:tcW w:w="5813" w:type="dxa"/>
                </w:tcPr>
                <w:p w14:paraId="43EDD66A">
                  <w:pPr>
                    <w:numPr>
                      <w:ilvl w:val="0"/>
                      <w:numId w:val="0"/>
                    </w:numPr>
                    <w:rPr>
                      <w:del w:id="438" w:author="zhoujiansheng" w:date="2025-07-10T14:03:47Z"/>
                      <w:rFonts w:hint="default"/>
                      <w:highlight w:val="none"/>
                      <w:vertAlign w:val="baseline"/>
                      <w:lang w:val="en-US" w:eastAsia="zh-CN"/>
                    </w:rPr>
                  </w:pPr>
                  <w:del w:id="439" w:author="zhoujiansheng" w:date="2025-07-10T14:03:47Z">
                    <w:r>
                      <w:rPr>
                        <w:rFonts w:hint="eastAsia"/>
                        <w:highlight w:val="none"/>
                        <w:vertAlign w:val="baseline"/>
                        <w:lang w:val="en-US" w:eastAsia="zh-CN"/>
                      </w:rPr>
                      <w:delText>关联工单，入网、退网、变更</w:delText>
                    </w:r>
                  </w:del>
                </w:p>
              </w:tc>
            </w:tr>
            <w:tr w14:paraId="072F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center"/>
                </w:tcPr>
                <w:p w14:paraId="140973CD">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5813" w:type="dxa"/>
                </w:tcPr>
                <w:p w14:paraId="5BBEE25B">
                  <w:pPr>
                    <w:numPr>
                      <w:ilvl w:val="0"/>
                      <w:numId w:val="0"/>
                    </w:numPr>
                    <w:rPr>
                      <w:rFonts w:hint="default"/>
                      <w:highlight w:val="none"/>
                      <w:vertAlign w:val="baseline"/>
                      <w:lang w:val="en-US" w:eastAsia="zh-CN"/>
                    </w:rPr>
                  </w:pPr>
                  <w:r>
                    <w:rPr>
                      <w:rFonts w:hint="eastAsia"/>
                      <w:highlight w:val="none"/>
                      <w:vertAlign w:val="baseline"/>
                      <w:lang w:val="en-US" w:eastAsia="zh-CN"/>
                    </w:rPr>
                    <w:t>关联工单</w:t>
                  </w:r>
                </w:p>
              </w:tc>
            </w:tr>
            <w:tr w14:paraId="6E75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40" w:author="zhoujiansheng" w:date="2025-07-09T16:45:01Z"/>
              </w:trPr>
              <w:tc>
                <w:tcPr>
                  <w:tcW w:w="2811" w:type="dxa"/>
                  <w:vAlign w:val="top"/>
                </w:tcPr>
                <w:p w14:paraId="2C8B6575">
                  <w:pPr>
                    <w:numPr>
                      <w:ilvl w:val="0"/>
                      <w:numId w:val="0"/>
                    </w:numPr>
                    <w:ind w:left="0" w:leftChars="0" w:firstLine="0" w:firstLineChars="0"/>
                    <w:rPr>
                      <w:del w:id="441" w:author="zhoujiansheng" w:date="2025-07-09T16:45:01Z"/>
                      <w:rFonts w:hint="default"/>
                      <w:vertAlign w:val="baseline"/>
                      <w:lang w:val="en-US" w:eastAsia="zh-CN"/>
                    </w:rPr>
                  </w:pPr>
                  <w:del w:id="442" w:author="zhoujiansheng" w:date="2025-07-09T16:45:01Z">
                    <w:r>
                      <w:rPr>
                        <w:rFonts w:hint="eastAsia"/>
                        <w:vertAlign w:val="baseline"/>
                        <w:lang w:val="en-US" w:eastAsia="zh-CN"/>
                      </w:rPr>
                      <w:delText>IP</w:delText>
                    </w:r>
                  </w:del>
                </w:p>
              </w:tc>
              <w:tc>
                <w:tcPr>
                  <w:tcW w:w="5813" w:type="dxa"/>
                  <w:vAlign w:val="top"/>
                </w:tcPr>
                <w:p w14:paraId="6CB45610">
                  <w:pPr>
                    <w:numPr>
                      <w:ilvl w:val="0"/>
                      <w:numId w:val="0"/>
                    </w:numPr>
                    <w:ind w:left="0" w:leftChars="0" w:firstLine="0" w:firstLineChars="0"/>
                    <w:rPr>
                      <w:del w:id="443" w:author="zhoujiansheng" w:date="2025-07-09T16:45:01Z"/>
                      <w:rFonts w:hint="default"/>
                      <w:vertAlign w:val="baseline"/>
                      <w:lang w:val="en-US" w:eastAsia="zh-CN"/>
                    </w:rPr>
                  </w:pPr>
                  <w:del w:id="444" w:author="zhoujiansheng" w:date="2025-07-09T16:45:01Z">
                    <w:r>
                      <w:rPr>
                        <w:rFonts w:hint="eastAsia"/>
                        <w:vertAlign w:val="baseline"/>
                        <w:lang w:val="en-US" w:eastAsia="zh-CN"/>
                      </w:rPr>
                      <w:delText>关联工单</w:delText>
                    </w:r>
                  </w:del>
                </w:p>
              </w:tc>
            </w:tr>
            <w:tr w14:paraId="09D27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03B99A25">
                  <w:pPr>
                    <w:numPr>
                      <w:ilvl w:val="0"/>
                      <w:numId w:val="0"/>
                    </w:numPr>
                    <w:ind w:left="0" w:leftChars="0" w:firstLine="0" w:firstLineChars="0"/>
                    <w:rPr>
                      <w:rFonts w:hint="default"/>
                      <w:vertAlign w:val="baseline"/>
                      <w:lang w:val="en-US" w:eastAsia="zh-CN"/>
                    </w:rPr>
                  </w:pPr>
                  <w:r>
                    <w:rPr>
                      <w:rFonts w:hint="eastAsia"/>
                      <w:vertAlign w:val="baseline"/>
                      <w:lang w:val="en-US" w:eastAsia="zh-CN"/>
                    </w:rPr>
                    <w:t>申请人</w:t>
                  </w:r>
                </w:p>
              </w:tc>
              <w:tc>
                <w:tcPr>
                  <w:tcW w:w="5813" w:type="dxa"/>
                  <w:vAlign w:val="top"/>
                </w:tcPr>
                <w:p w14:paraId="6D95ADE0">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关联工单申请人账号真实姓名</w:t>
                  </w:r>
                </w:p>
              </w:tc>
            </w:tr>
            <w:tr w14:paraId="7F605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vAlign w:val="top"/>
                </w:tcPr>
                <w:p w14:paraId="46DE8E75">
                  <w:pPr>
                    <w:numPr>
                      <w:ilvl w:val="0"/>
                      <w:numId w:val="0"/>
                    </w:numPr>
                    <w:ind w:left="0" w:leftChars="0" w:firstLine="0" w:firstLineChars="0"/>
                    <w:rPr>
                      <w:rFonts w:hint="default"/>
                      <w:vertAlign w:val="baseline"/>
                      <w:lang w:val="en-US" w:eastAsia="zh-CN"/>
                    </w:rPr>
                  </w:pPr>
                  <w:r>
                    <w:rPr>
                      <w:rFonts w:hint="eastAsia"/>
                      <w:vertAlign w:val="baseline"/>
                      <w:lang w:val="en-US" w:eastAsia="zh-CN"/>
                    </w:rPr>
                    <w:t>申请时间</w:t>
                  </w:r>
                </w:p>
              </w:tc>
              <w:tc>
                <w:tcPr>
                  <w:tcW w:w="5813" w:type="dxa"/>
                  <w:vAlign w:val="top"/>
                </w:tcPr>
                <w:p w14:paraId="7DD4A891">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关联工单提交时间</w:t>
                  </w:r>
                </w:p>
              </w:tc>
            </w:tr>
            <w:tr w14:paraId="16C9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25F08F59">
                  <w:pPr>
                    <w:numPr>
                      <w:ilvl w:val="0"/>
                      <w:numId w:val="0"/>
                    </w:numPr>
                    <w:ind w:left="0" w:leftChars="0" w:firstLine="0" w:firstLineChars="0"/>
                    <w:rPr>
                      <w:rFonts w:hint="default"/>
                      <w:vertAlign w:val="baseline"/>
                      <w:lang w:val="en-US" w:eastAsia="zh-CN"/>
                    </w:rPr>
                  </w:pPr>
                  <w:r>
                    <w:rPr>
                      <w:rFonts w:hint="eastAsia"/>
                      <w:vertAlign w:val="baseline"/>
                      <w:lang w:val="en-US" w:eastAsia="zh-CN"/>
                    </w:rPr>
                    <w:t>批复人</w:t>
                  </w:r>
                </w:p>
              </w:tc>
              <w:tc>
                <w:tcPr>
                  <w:tcW w:w="5813" w:type="dxa"/>
                  <w:vAlign w:val="top"/>
                </w:tcPr>
                <w:p w14:paraId="68DC1CB6">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关联工单批复人账号真实姓名</w:t>
                  </w:r>
                </w:p>
              </w:tc>
            </w:tr>
            <w:tr w14:paraId="7B9C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69282437">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批复时间</w:t>
                  </w:r>
                </w:p>
              </w:tc>
              <w:tc>
                <w:tcPr>
                  <w:tcW w:w="5813" w:type="dxa"/>
                  <w:vAlign w:val="top"/>
                </w:tcPr>
                <w:p w14:paraId="26BF7DE4">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关联工单批复时间</w:t>
                  </w:r>
                </w:p>
              </w:tc>
            </w:tr>
            <w:tr w14:paraId="4C81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6CDADD19">
                  <w:pPr>
                    <w:numPr>
                      <w:ilvl w:val="0"/>
                      <w:numId w:val="0"/>
                    </w:numPr>
                    <w:ind w:left="0" w:leftChars="0" w:firstLine="0" w:firstLineChars="0"/>
                    <w:rPr>
                      <w:rFonts w:hint="default"/>
                      <w:vertAlign w:val="baseline"/>
                      <w:lang w:val="en-US" w:eastAsia="zh-CN"/>
                    </w:rPr>
                  </w:pPr>
                  <w:r>
                    <w:rPr>
                      <w:rFonts w:hint="eastAsia"/>
                      <w:vertAlign w:val="baseline"/>
                      <w:lang w:val="en-US" w:eastAsia="zh-CN"/>
                    </w:rPr>
                    <w:t>工单状态</w:t>
                  </w:r>
                </w:p>
              </w:tc>
              <w:tc>
                <w:tcPr>
                  <w:tcW w:w="5813" w:type="dxa"/>
                  <w:vAlign w:val="top"/>
                </w:tcPr>
                <w:p w14:paraId="3A1C4ADA">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枚举：待批复、工单驳回、已批复、已废弃</w:t>
                  </w:r>
                  <w:ins w:id="445" w:author="zhoujiansheng" w:date="2025-07-09T16:49:14Z">
                    <w:r>
                      <w:rPr>
                        <w:rFonts w:hint="eastAsia"/>
                        <w:highlight w:val="none"/>
                        <w:vertAlign w:val="baseline"/>
                        <w:lang w:val="en-US" w:eastAsia="zh-CN"/>
                      </w:rPr>
                      <w:t>、</w:t>
                    </w:r>
                  </w:ins>
                  <w:ins w:id="446" w:author="zhoujiansheng" w:date="2025-07-09T16:49:17Z">
                    <w:r>
                      <w:rPr>
                        <w:rFonts w:hint="eastAsia"/>
                        <w:highlight w:val="none"/>
                        <w:vertAlign w:val="baseline"/>
                        <w:lang w:val="en-US" w:eastAsia="zh-CN"/>
                      </w:rPr>
                      <w:t>草稿</w:t>
                    </w:r>
                  </w:ins>
                </w:p>
              </w:tc>
            </w:tr>
            <w:tr w14:paraId="16BE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11" w:type="dxa"/>
                  <w:vAlign w:val="top"/>
                </w:tcPr>
                <w:p w14:paraId="27A145D4">
                  <w:pPr>
                    <w:numPr>
                      <w:ilvl w:val="0"/>
                      <w:numId w:val="0"/>
                    </w:numPr>
                    <w:ind w:left="0" w:leftChars="0" w:firstLine="0" w:firstLineChars="0"/>
                    <w:rPr>
                      <w:rFonts w:hint="default"/>
                      <w:vertAlign w:val="baseline"/>
                      <w:lang w:val="en-US" w:eastAsia="zh-CN"/>
                    </w:rPr>
                  </w:pPr>
                  <w:r>
                    <w:rPr>
                      <w:rFonts w:hint="eastAsia"/>
                      <w:vertAlign w:val="baseline"/>
                      <w:lang w:val="en-US" w:eastAsia="zh-CN"/>
                    </w:rPr>
                    <w:t>操作</w:t>
                  </w:r>
                </w:p>
              </w:tc>
              <w:tc>
                <w:tcPr>
                  <w:tcW w:w="5813" w:type="dxa"/>
                  <w:vAlign w:val="top"/>
                </w:tcPr>
                <w:p w14:paraId="748C7EC4">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查看、</w:t>
                  </w:r>
                  <w:del w:id="447" w:author="zhoujiansheng" w:date="2025-09-03T15:54:15Z">
                    <w:r>
                      <w:rPr>
                        <w:rFonts w:hint="eastAsia"/>
                        <w:highlight w:val="none"/>
                        <w:vertAlign w:val="baseline"/>
                        <w:lang w:val="en-US" w:eastAsia="zh-CN"/>
                      </w:rPr>
                      <w:delText>批复、</w:delText>
                    </w:r>
                  </w:del>
                  <w:r>
                    <w:rPr>
                      <w:rFonts w:hint="eastAsia"/>
                      <w:highlight w:val="none"/>
                      <w:vertAlign w:val="baseline"/>
                      <w:lang w:val="en-US" w:eastAsia="zh-CN"/>
                    </w:rPr>
                    <w:t>编辑</w:t>
                  </w:r>
                  <w:ins w:id="448" w:author="zhoujiansheng" w:date="2025-07-09T16:53:19Z">
                    <w:r>
                      <w:rPr>
                        <w:rFonts w:hint="eastAsia"/>
                        <w:highlight w:val="none"/>
                        <w:vertAlign w:val="baseline"/>
                        <w:lang w:val="en-US" w:eastAsia="zh-CN"/>
                      </w:rPr>
                      <w:t>、</w:t>
                    </w:r>
                  </w:ins>
                  <w:ins w:id="449" w:author="zhoujiansheng" w:date="2025-07-09T16:53:20Z">
                    <w:r>
                      <w:rPr>
                        <w:rFonts w:hint="eastAsia"/>
                        <w:highlight w:val="none"/>
                        <w:vertAlign w:val="baseline"/>
                        <w:lang w:val="en-US" w:eastAsia="zh-CN"/>
                      </w:rPr>
                      <w:t>删除</w:t>
                    </w:r>
                  </w:ins>
                </w:p>
                <w:p w14:paraId="14D324A7">
                  <w:pPr>
                    <w:numPr>
                      <w:ilvl w:val="0"/>
                      <w:numId w:val="13"/>
                    </w:numPr>
                    <w:ind w:left="420" w:leftChars="0" w:hanging="420" w:firstLineChars="0"/>
                    <w:rPr>
                      <w:rFonts w:hint="eastAsia"/>
                      <w:highlight w:val="none"/>
                      <w:vertAlign w:val="baseline"/>
                      <w:lang w:val="en-US" w:eastAsia="zh-CN"/>
                    </w:rPr>
                  </w:pPr>
                  <w:r>
                    <w:rPr>
                      <w:rFonts w:hint="eastAsia"/>
                      <w:highlight w:val="none"/>
                      <w:vertAlign w:val="baseline"/>
                      <w:lang w:val="en-US" w:eastAsia="zh-CN"/>
                    </w:rPr>
                    <w:t>工单待批复：申请人可以查看，</w:t>
                  </w:r>
                  <w:del w:id="450" w:author="zhoujiansheng" w:date="2025-07-09T16:54:56Z">
                    <w:r>
                      <w:rPr>
                        <w:rFonts w:hint="eastAsia"/>
                        <w:highlight w:val="none"/>
                        <w:vertAlign w:val="baseline"/>
                        <w:lang w:val="en-US" w:eastAsia="zh-CN"/>
                      </w:rPr>
                      <w:delText>省级管理员可以查看，</w:delText>
                    </w:r>
                  </w:del>
                  <w:r>
                    <w:rPr>
                      <w:rFonts w:hint="eastAsia"/>
                      <w:highlight w:val="none"/>
                      <w:vertAlign w:val="baseline"/>
                      <w:lang w:val="en-US" w:eastAsia="zh-CN"/>
                    </w:rPr>
                    <w:t>批复人可以查看和</w:t>
                  </w:r>
                  <w:del w:id="451" w:author="zhoujiansheng" w:date="2025-09-03T15:54:34Z">
                    <w:r>
                      <w:rPr>
                        <w:rFonts w:hint="default"/>
                        <w:highlight w:val="none"/>
                        <w:vertAlign w:val="baseline"/>
                        <w:lang w:val="en-US" w:eastAsia="zh-CN"/>
                      </w:rPr>
                      <w:delText>批复</w:delText>
                    </w:r>
                  </w:del>
                  <w:ins w:id="452" w:author="zhoujiansheng" w:date="2025-09-03T15:54:35Z">
                    <w:r>
                      <w:rPr>
                        <w:rFonts w:hint="eastAsia"/>
                        <w:highlight w:val="none"/>
                        <w:vertAlign w:val="baseline"/>
                        <w:lang w:val="en-US" w:eastAsia="zh-CN"/>
                      </w:rPr>
                      <w:t>编辑</w:t>
                    </w:r>
                  </w:ins>
                </w:p>
                <w:p w14:paraId="2FE49D71">
                  <w:pPr>
                    <w:numPr>
                      <w:ilvl w:val="0"/>
                      <w:numId w:val="13"/>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工单驳回：申请人可以编辑后提交，也可以进入编辑页面后选择废弃。</w:t>
                  </w:r>
                  <w:del w:id="453" w:author="zhoujiansheng" w:date="2025-07-09T16:54:59Z">
                    <w:r>
                      <w:rPr>
                        <w:rFonts w:hint="eastAsia"/>
                        <w:highlight w:val="none"/>
                        <w:vertAlign w:val="baseline"/>
                        <w:lang w:val="en-US" w:eastAsia="zh-CN"/>
                      </w:rPr>
                      <w:delText>省级管理员可以查看。</w:delText>
                    </w:r>
                  </w:del>
                </w:p>
                <w:p w14:paraId="2CC0A8A4">
                  <w:pPr>
                    <w:numPr>
                      <w:ilvl w:val="0"/>
                      <w:numId w:val="13"/>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工单已批复：申请人</w:t>
                  </w:r>
                  <w:del w:id="454" w:author="zhoujiansheng" w:date="2025-07-09T16:55:41Z">
                    <w:r>
                      <w:rPr>
                        <w:rFonts w:hint="eastAsia"/>
                        <w:highlight w:val="none"/>
                        <w:vertAlign w:val="baseline"/>
                        <w:lang w:val="en-US" w:eastAsia="zh-CN"/>
                      </w:rPr>
                      <w:delText>和省级管理员均</w:delText>
                    </w:r>
                  </w:del>
                  <w:r>
                    <w:rPr>
                      <w:rFonts w:hint="eastAsia"/>
                      <w:highlight w:val="none"/>
                      <w:vertAlign w:val="baseline"/>
                      <w:lang w:val="en-US" w:eastAsia="zh-CN"/>
                    </w:rPr>
                    <w:t>可查看</w:t>
                  </w:r>
                </w:p>
                <w:p w14:paraId="5ADD3338">
                  <w:pPr>
                    <w:numPr>
                      <w:ilvl w:val="0"/>
                      <w:numId w:val="13"/>
                    </w:numPr>
                    <w:ind w:left="420" w:leftChars="0" w:hanging="420" w:firstLineChars="0"/>
                    <w:rPr>
                      <w:ins w:id="455" w:author="zhoujiansheng" w:date="2025-07-09T16:53:57Z"/>
                      <w:rFonts w:hint="default"/>
                      <w:highlight w:val="none"/>
                      <w:vertAlign w:val="baseline"/>
                      <w:lang w:val="en-US" w:eastAsia="zh-CN"/>
                    </w:rPr>
                  </w:pPr>
                  <w:r>
                    <w:rPr>
                      <w:rFonts w:hint="eastAsia"/>
                      <w:highlight w:val="none"/>
                      <w:vertAlign w:val="baseline"/>
                      <w:lang w:val="en-US" w:eastAsia="zh-CN"/>
                    </w:rPr>
                    <w:t>工单已废弃：申请人</w:t>
                  </w:r>
                  <w:del w:id="456" w:author="zhoujiansheng" w:date="2025-07-09T16:55:44Z">
                    <w:r>
                      <w:rPr>
                        <w:rFonts w:hint="eastAsia"/>
                        <w:highlight w:val="none"/>
                        <w:vertAlign w:val="baseline"/>
                        <w:lang w:val="en-US" w:eastAsia="zh-CN"/>
                      </w:rPr>
                      <w:delText>和省级管理员均</w:delText>
                    </w:r>
                  </w:del>
                  <w:r>
                    <w:rPr>
                      <w:rFonts w:hint="eastAsia"/>
                      <w:highlight w:val="none"/>
                      <w:vertAlign w:val="baseline"/>
                      <w:lang w:val="en-US" w:eastAsia="zh-CN"/>
                    </w:rPr>
                    <w:t>可查看</w:t>
                  </w:r>
                  <w:ins w:id="457" w:author="zhoujiansheng" w:date="2025-07-09T16:53:29Z">
                    <w:r>
                      <w:rPr>
                        <w:rFonts w:hint="eastAsia"/>
                        <w:highlight w:val="none"/>
                        <w:vertAlign w:val="baseline"/>
                        <w:lang w:val="en-US" w:eastAsia="zh-CN"/>
                      </w:rPr>
                      <w:t>，</w:t>
                    </w:r>
                  </w:ins>
                  <w:ins w:id="458" w:author="zhoujiansheng" w:date="2025-07-09T16:53:37Z">
                    <w:r>
                      <w:rPr>
                        <w:rFonts w:hint="eastAsia"/>
                        <w:highlight w:val="none"/>
                        <w:vertAlign w:val="baseline"/>
                        <w:lang w:val="en-US" w:eastAsia="zh-CN"/>
                      </w:rPr>
                      <w:t>申请人</w:t>
                    </w:r>
                  </w:ins>
                  <w:ins w:id="459" w:author="zhoujiansheng" w:date="2025-07-09T16:53:38Z">
                    <w:r>
                      <w:rPr>
                        <w:rFonts w:hint="eastAsia"/>
                        <w:highlight w:val="none"/>
                        <w:vertAlign w:val="baseline"/>
                        <w:lang w:val="en-US" w:eastAsia="zh-CN"/>
                      </w:rPr>
                      <w:t>可</w:t>
                    </w:r>
                  </w:ins>
                  <w:ins w:id="460" w:author="zhoujiansheng" w:date="2025-07-09T16:53:40Z">
                    <w:r>
                      <w:rPr>
                        <w:rFonts w:hint="eastAsia"/>
                        <w:highlight w:val="none"/>
                        <w:vertAlign w:val="baseline"/>
                        <w:lang w:val="en-US" w:eastAsia="zh-CN"/>
                      </w:rPr>
                      <w:t>删除</w:t>
                    </w:r>
                  </w:ins>
                  <w:ins w:id="461" w:author="zhoujiansheng" w:date="2025-07-09T16:53:45Z">
                    <w:r>
                      <w:rPr>
                        <w:rFonts w:hint="eastAsia"/>
                        <w:highlight w:val="none"/>
                        <w:vertAlign w:val="baseline"/>
                        <w:lang w:val="en-US" w:eastAsia="zh-CN"/>
                      </w:rPr>
                      <w:t>。</w:t>
                    </w:r>
                  </w:ins>
                </w:p>
                <w:p w14:paraId="422776F6">
                  <w:pPr>
                    <w:numPr>
                      <w:ilvl w:val="0"/>
                      <w:numId w:val="13"/>
                    </w:numPr>
                    <w:ind w:left="420" w:leftChars="0" w:hanging="420" w:firstLineChars="0"/>
                    <w:rPr>
                      <w:rFonts w:hint="default"/>
                      <w:highlight w:val="none"/>
                      <w:vertAlign w:val="baseline"/>
                      <w:lang w:val="en-US" w:eastAsia="zh-CN"/>
                    </w:rPr>
                  </w:pPr>
                  <w:ins w:id="462" w:author="zhoujiansheng" w:date="2025-07-09T16:54:01Z">
                    <w:r>
                      <w:rPr>
                        <w:rFonts w:hint="eastAsia"/>
                        <w:highlight w:val="none"/>
                        <w:vertAlign w:val="baseline"/>
                        <w:lang w:val="en-US" w:eastAsia="zh-CN"/>
                      </w:rPr>
                      <w:t>草稿</w:t>
                    </w:r>
                  </w:ins>
                  <w:ins w:id="463" w:author="zhoujiansheng" w:date="2025-07-09T16:54:02Z">
                    <w:r>
                      <w:rPr>
                        <w:rFonts w:hint="eastAsia"/>
                        <w:highlight w:val="none"/>
                        <w:vertAlign w:val="baseline"/>
                        <w:lang w:val="en-US" w:eastAsia="zh-CN"/>
                      </w:rPr>
                      <w:t>：</w:t>
                    </w:r>
                  </w:ins>
                  <w:ins w:id="464" w:author="zhoujiansheng" w:date="2025-07-09T16:54:03Z">
                    <w:r>
                      <w:rPr>
                        <w:rFonts w:hint="eastAsia"/>
                        <w:highlight w:val="none"/>
                        <w:vertAlign w:val="baseline"/>
                        <w:lang w:val="en-US" w:eastAsia="zh-CN"/>
                      </w:rPr>
                      <w:t>申请</w:t>
                    </w:r>
                  </w:ins>
                  <w:ins w:id="465" w:author="zhoujiansheng" w:date="2025-07-09T16:54:04Z">
                    <w:r>
                      <w:rPr>
                        <w:rFonts w:hint="eastAsia"/>
                        <w:highlight w:val="none"/>
                        <w:vertAlign w:val="baseline"/>
                        <w:lang w:val="en-US" w:eastAsia="zh-CN"/>
                      </w:rPr>
                      <w:t>人</w:t>
                    </w:r>
                  </w:ins>
                  <w:ins w:id="466" w:author="zhoujiansheng" w:date="2025-07-09T16:54:12Z">
                    <w:r>
                      <w:rPr>
                        <w:rFonts w:hint="eastAsia"/>
                        <w:highlight w:val="none"/>
                        <w:vertAlign w:val="baseline"/>
                        <w:lang w:val="en-US" w:eastAsia="zh-CN"/>
                      </w:rPr>
                      <w:t>可</w:t>
                    </w:r>
                  </w:ins>
                  <w:ins w:id="467" w:author="zhoujiansheng" w:date="2025-07-09T16:54:14Z">
                    <w:r>
                      <w:rPr>
                        <w:rFonts w:hint="eastAsia"/>
                        <w:highlight w:val="none"/>
                        <w:vertAlign w:val="baseline"/>
                        <w:lang w:val="en-US" w:eastAsia="zh-CN"/>
                      </w:rPr>
                      <w:t>编辑</w:t>
                    </w:r>
                  </w:ins>
                  <w:ins w:id="468" w:author="zhoujiansheng" w:date="2025-07-09T16:54:15Z">
                    <w:r>
                      <w:rPr>
                        <w:rFonts w:hint="eastAsia"/>
                        <w:highlight w:val="none"/>
                        <w:vertAlign w:val="baseline"/>
                        <w:lang w:val="en-US" w:eastAsia="zh-CN"/>
                      </w:rPr>
                      <w:t>或</w:t>
                    </w:r>
                  </w:ins>
                  <w:ins w:id="469" w:author="zhoujiansheng" w:date="2025-07-09T16:54:16Z">
                    <w:r>
                      <w:rPr>
                        <w:rFonts w:hint="eastAsia"/>
                        <w:highlight w:val="none"/>
                        <w:vertAlign w:val="baseline"/>
                        <w:lang w:val="en-US" w:eastAsia="zh-CN"/>
                      </w:rPr>
                      <w:t>删除。</w:t>
                    </w:r>
                  </w:ins>
                </w:p>
              </w:tc>
            </w:tr>
          </w:tbl>
          <w:p w14:paraId="32E6D1DE">
            <w:pPr>
              <w:widowControl w:val="0"/>
              <w:numPr>
                <w:ilvl w:val="0"/>
                <w:numId w:val="0"/>
              </w:numPr>
              <w:jc w:val="both"/>
              <w:rPr>
                <w:rFonts w:hint="default"/>
                <w:lang w:val="en-US" w:eastAsia="zh-CN"/>
              </w:rPr>
            </w:pPr>
            <w:ins w:id="470" w:author="zhoujiansheng" w:date="2025-07-09T16:56:12Z">
              <w:r>
                <w:rPr>
                  <w:rFonts w:hint="eastAsia"/>
                  <w:lang w:val="en-US" w:eastAsia="zh-CN"/>
                </w:rPr>
                <w:t>省级</w:t>
              </w:r>
            </w:ins>
            <w:ins w:id="471" w:author="zhoujiansheng" w:date="2025-07-09T16:56:14Z">
              <w:r>
                <w:rPr>
                  <w:rFonts w:hint="eastAsia"/>
                  <w:lang w:val="en-US" w:eastAsia="zh-CN"/>
                </w:rPr>
                <w:t>管理员</w:t>
              </w:r>
            </w:ins>
            <w:ins w:id="472" w:author="zhoujiansheng" w:date="2025-07-09T16:56:15Z">
              <w:r>
                <w:rPr>
                  <w:rFonts w:hint="eastAsia"/>
                  <w:lang w:val="en-US" w:eastAsia="zh-CN"/>
                </w:rPr>
                <w:t>可</w:t>
              </w:r>
            </w:ins>
            <w:ins w:id="473" w:author="zhoujiansheng" w:date="2025-07-09T16:56:16Z">
              <w:r>
                <w:rPr>
                  <w:rFonts w:hint="eastAsia"/>
                  <w:lang w:val="en-US" w:eastAsia="zh-CN"/>
                </w:rPr>
                <w:t>查看</w:t>
              </w:r>
            </w:ins>
            <w:ins w:id="474" w:author="zhoujiansheng" w:date="2025-07-09T16:56:18Z">
              <w:r>
                <w:rPr>
                  <w:rFonts w:hint="eastAsia"/>
                  <w:lang w:val="en-US" w:eastAsia="zh-CN"/>
                </w:rPr>
                <w:t>所有</w:t>
              </w:r>
            </w:ins>
            <w:ins w:id="475" w:author="zhoujiansheng" w:date="2025-07-09T16:56:20Z">
              <w:r>
                <w:rPr>
                  <w:rFonts w:hint="eastAsia"/>
                  <w:lang w:val="en-US" w:eastAsia="zh-CN"/>
                </w:rPr>
                <w:t>已</w:t>
              </w:r>
            </w:ins>
            <w:ins w:id="476" w:author="zhoujiansheng" w:date="2025-07-09T16:56:24Z">
              <w:r>
                <w:rPr>
                  <w:rFonts w:hint="eastAsia"/>
                  <w:lang w:val="en-US" w:eastAsia="zh-CN"/>
                </w:rPr>
                <w:t>提交</w:t>
              </w:r>
            </w:ins>
            <w:ins w:id="477" w:author="zhoujiansheng" w:date="2025-07-09T16:56:25Z">
              <w:r>
                <w:rPr>
                  <w:rFonts w:hint="eastAsia"/>
                  <w:lang w:val="en-US" w:eastAsia="zh-CN"/>
                </w:rPr>
                <w:t>工单</w:t>
              </w:r>
            </w:ins>
            <w:ins w:id="478" w:author="zhoujiansheng" w:date="2025-07-09T16:56:26Z">
              <w:r>
                <w:rPr>
                  <w:rFonts w:hint="eastAsia"/>
                  <w:lang w:val="en-US" w:eastAsia="zh-CN"/>
                </w:rPr>
                <w:t>。</w:t>
              </w:r>
            </w:ins>
          </w:p>
          <w:p w14:paraId="4800DF8B">
            <w:pPr>
              <w:widowControl w:val="0"/>
              <w:numPr>
                <w:ilvl w:val="0"/>
                <w:numId w:val="0"/>
              </w:numPr>
              <w:jc w:val="both"/>
              <w:rPr>
                <w:rFonts w:hint="default"/>
                <w:lang w:val="en-US" w:eastAsia="zh-CN"/>
              </w:rPr>
            </w:pPr>
          </w:p>
          <w:p w14:paraId="1B8A9CC9">
            <w:pPr>
              <w:widowControl w:val="0"/>
              <w:numPr>
                <w:ilvl w:val="0"/>
                <w:numId w:val="0"/>
              </w:numPr>
              <w:jc w:val="both"/>
              <w:rPr>
                <w:rFonts w:hint="default"/>
                <w:lang w:val="en-US" w:eastAsia="zh-CN"/>
              </w:rPr>
            </w:pPr>
            <w:r>
              <w:rPr>
                <w:rFonts w:hint="eastAsia"/>
                <w:b/>
                <w:bCs/>
                <w:lang w:val="en-US" w:eastAsia="zh-CN"/>
              </w:rPr>
              <w:t>2.我的发起页面（</w:t>
            </w:r>
            <w:r>
              <w:rPr>
                <w:rFonts w:hint="eastAsia"/>
                <w:b/>
                <w:bCs/>
                <w:highlight w:val="yellow"/>
                <w:lang w:val="en-US" w:eastAsia="zh-CN"/>
              </w:rPr>
              <w:t>该部分为重新编写内容</w:t>
            </w:r>
            <w:r>
              <w:rPr>
                <w:rFonts w:hint="eastAsia"/>
                <w:b/>
                <w:bCs/>
                <w:lang w:val="en-US" w:eastAsia="zh-CN"/>
              </w:rPr>
              <w:t>）</w:t>
            </w:r>
          </w:p>
          <w:p w14:paraId="01F88EF8">
            <w:pPr>
              <w:widowControl w:val="0"/>
              <w:numPr>
                <w:ilvl w:val="0"/>
                <w:numId w:val="0"/>
              </w:numPr>
              <w:jc w:val="both"/>
              <w:rPr>
                <w:rFonts w:hint="eastAsia"/>
                <w:lang w:val="en-US" w:eastAsia="zh-CN"/>
              </w:rPr>
            </w:pPr>
            <w:r>
              <w:rPr>
                <w:rFonts w:hint="eastAsia"/>
                <w:lang w:val="en-US" w:eastAsia="zh-CN"/>
              </w:rPr>
              <w:t>该页面可以发起IP申请流程，单击“发起IP申请”可新建工单。新建工单页面以新tab页面形式呈现。</w:t>
            </w:r>
          </w:p>
          <w:p w14:paraId="0FEC3990">
            <w:pPr>
              <w:widowControl w:val="0"/>
              <w:numPr>
                <w:ilvl w:val="0"/>
                <w:numId w:val="0"/>
              </w:numPr>
              <w:jc w:val="both"/>
              <w:rPr>
                <w:rFonts w:hint="default"/>
                <w:b/>
                <w:bCs/>
                <w:lang w:val="en-US" w:eastAsia="zh-CN"/>
              </w:rPr>
            </w:pPr>
            <w:r>
              <w:rPr>
                <w:rFonts w:hint="eastAsia"/>
                <w:b/>
                <w:bCs/>
                <w:lang w:val="en-US" w:eastAsia="zh-CN"/>
              </w:rPr>
              <w:t>2.1表单字段</w:t>
            </w:r>
          </w:p>
          <w:p w14:paraId="5F794480">
            <w:pPr>
              <w:widowControl w:val="0"/>
              <w:numPr>
                <w:ilvl w:val="0"/>
                <w:numId w:val="0"/>
              </w:numPr>
              <w:jc w:val="both"/>
              <w:rPr>
                <w:rFonts w:hint="default"/>
                <w:vertAlign w:val="baseline"/>
                <w:lang w:val="en-US" w:eastAsia="zh-CN"/>
              </w:rPr>
            </w:pPr>
            <w:r>
              <w:rPr>
                <w:rFonts w:hint="eastAsia"/>
                <w:vertAlign w:val="baseline"/>
                <w:lang w:val="en-US" w:eastAsia="zh-CN"/>
              </w:rPr>
              <w:t>表单分：设备入网和设备退网两个部分。</w:t>
            </w:r>
          </w:p>
          <w:p w14:paraId="3E58F8CA">
            <w:pPr>
              <w:widowControl w:val="0"/>
              <w:numPr>
                <w:ilvl w:val="0"/>
                <w:numId w:val="0"/>
              </w:numPr>
              <w:jc w:val="both"/>
              <w:rPr>
                <w:rFonts w:hint="eastAsia"/>
                <w:vertAlign w:val="baseline"/>
                <w:lang w:val="en-US" w:eastAsia="zh-CN"/>
              </w:rPr>
            </w:pPr>
            <w:r>
              <w:rPr>
                <w:rFonts w:hint="eastAsia"/>
                <w:vertAlign w:val="baseline"/>
                <w:lang w:val="en-US" w:eastAsia="zh-CN"/>
              </w:rPr>
              <w:t>一张表单可添加多台设备，单个表单入网或退网可添加设备数量上限均为150。</w:t>
            </w:r>
          </w:p>
          <w:p w14:paraId="31A8FFA8">
            <w:pPr>
              <w:widowControl w:val="0"/>
              <w:numPr>
                <w:ilvl w:val="0"/>
                <w:numId w:val="0"/>
              </w:numPr>
              <w:jc w:val="both"/>
              <w:rPr>
                <w:rFonts w:hint="eastAsia"/>
                <w:vertAlign w:val="baseline"/>
                <w:lang w:val="en-US" w:eastAsia="zh-CN"/>
              </w:rPr>
            </w:pPr>
            <w:r>
              <w:rPr>
                <w:rFonts w:hint="eastAsia"/>
                <w:vertAlign w:val="baseline"/>
                <w:lang w:val="en-US" w:eastAsia="zh-CN"/>
              </w:rPr>
              <w:t>表单信息字段如下：</w:t>
            </w:r>
          </w:p>
          <w:p w14:paraId="111D0BC3">
            <w:pPr>
              <w:widowControl w:val="0"/>
              <w:numPr>
                <w:ilvl w:val="0"/>
                <w:numId w:val="0"/>
              </w:numPr>
              <w:jc w:val="both"/>
              <w:rPr>
                <w:rFonts w:hint="eastAsia"/>
                <w:vertAlign w:val="baseline"/>
                <w:lang w:val="en-US" w:eastAsia="zh-CN"/>
              </w:rPr>
            </w:pPr>
          </w:p>
          <w:p w14:paraId="2A90A7DC">
            <w:pPr>
              <w:widowControl w:val="0"/>
              <w:numPr>
                <w:ilvl w:val="0"/>
                <w:numId w:val="0"/>
              </w:numPr>
              <w:jc w:val="both"/>
              <w:rPr>
                <w:rFonts w:hint="default"/>
                <w:b/>
                <w:bCs/>
                <w:lang w:val="en-US" w:eastAsia="zh-CN"/>
              </w:rPr>
            </w:pPr>
            <w:r>
              <w:rPr>
                <w:rFonts w:hint="eastAsia"/>
                <w:b/>
                <w:bCs/>
                <w:lang w:val="en-US" w:eastAsia="zh-CN"/>
              </w:rPr>
              <w:t>2.1.1入网设备信息填写</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7"/>
              <w:gridCol w:w="6837"/>
            </w:tblGrid>
            <w:tr w14:paraId="7149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shd w:val="clear" w:color="auto" w:fill="BEBEBE" w:themeFill="background1" w:themeFillShade="BF"/>
                </w:tcPr>
                <w:p w14:paraId="39CAA0FF">
                  <w:pPr>
                    <w:widowControl w:val="0"/>
                    <w:numPr>
                      <w:ilvl w:val="0"/>
                      <w:numId w:val="0"/>
                    </w:numPr>
                    <w:jc w:val="center"/>
                    <w:rPr>
                      <w:rFonts w:hint="default"/>
                      <w:b/>
                      <w:bCs/>
                      <w:vertAlign w:val="baseline"/>
                      <w:lang w:val="en-US" w:eastAsia="zh-CN"/>
                    </w:rPr>
                  </w:pPr>
                  <w:r>
                    <w:rPr>
                      <w:rFonts w:hint="eastAsia"/>
                      <w:b/>
                      <w:bCs/>
                      <w:vertAlign w:val="baseline"/>
                      <w:lang w:val="en-US" w:eastAsia="zh-CN"/>
                    </w:rPr>
                    <w:t>字段</w:t>
                  </w:r>
                </w:p>
              </w:tc>
              <w:tc>
                <w:tcPr>
                  <w:tcW w:w="6837" w:type="dxa"/>
                  <w:shd w:val="clear" w:color="auto" w:fill="BEBEBE" w:themeFill="background1" w:themeFillShade="BF"/>
                </w:tcPr>
                <w:p w14:paraId="7D7268F5">
                  <w:pPr>
                    <w:widowControl w:val="0"/>
                    <w:numPr>
                      <w:ilvl w:val="0"/>
                      <w:numId w:val="0"/>
                    </w:numPr>
                    <w:jc w:val="center"/>
                    <w:rPr>
                      <w:rFonts w:hint="default"/>
                      <w:b/>
                      <w:bCs/>
                      <w:vertAlign w:val="baseline"/>
                      <w:lang w:val="en-US" w:eastAsia="zh-CN"/>
                    </w:rPr>
                  </w:pPr>
                  <w:r>
                    <w:rPr>
                      <w:rFonts w:hint="eastAsia"/>
                      <w:b/>
                      <w:bCs/>
                      <w:vertAlign w:val="baseline"/>
                      <w:lang w:val="en-US" w:eastAsia="zh-CN"/>
                    </w:rPr>
                    <w:t>说明</w:t>
                  </w:r>
                </w:p>
              </w:tc>
            </w:tr>
            <w:tr w14:paraId="4AC9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14:paraId="247DB0C7">
                  <w:pPr>
                    <w:widowControl w:val="0"/>
                    <w:numPr>
                      <w:ilvl w:val="0"/>
                      <w:numId w:val="0"/>
                    </w:numPr>
                    <w:jc w:val="both"/>
                    <w:rPr>
                      <w:rFonts w:hint="default"/>
                      <w:vertAlign w:val="baseline"/>
                      <w:lang w:val="en-US" w:eastAsia="zh-CN"/>
                    </w:rPr>
                  </w:pPr>
                  <w:r>
                    <w:rPr>
                      <w:rFonts w:hint="eastAsia"/>
                      <w:vertAlign w:val="baseline"/>
                      <w:lang w:val="en-US" w:eastAsia="zh-CN"/>
                    </w:rPr>
                    <w:t>设备建设工程</w:t>
                  </w:r>
                  <w:r>
                    <w:rPr>
                      <w:rFonts w:hint="eastAsia"/>
                      <w:color w:val="FF0000"/>
                      <w:vertAlign w:val="baseline"/>
                      <w:lang w:val="en-US" w:eastAsia="zh-CN"/>
                    </w:rPr>
                    <w:t>*</w:t>
                  </w:r>
                </w:p>
              </w:tc>
              <w:tc>
                <w:tcPr>
                  <w:tcW w:w="6837" w:type="dxa"/>
                </w:tcPr>
                <w:p w14:paraId="4403921B">
                  <w:pPr>
                    <w:widowControl w:val="0"/>
                    <w:numPr>
                      <w:ilvl w:val="0"/>
                      <w:numId w:val="0"/>
                    </w:numPr>
                    <w:jc w:val="both"/>
                    <w:rPr>
                      <w:rFonts w:hint="default"/>
                      <w:vertAlign w:val="baseline"/>
                      <w:lang w:val="en-US" w:eastAsia="zh-CN"/>
                    </w:rPr>
                  </w:pPr>
                  <w:r>
                    <w:rPr>
                      <w:rFonts w:hint="eastAsia"/>
                      <w:vertAlign w:val="baseline"/>
                      <w:lang w:val="en-US" w:eastAsia="zh-CN"/>
                    </w:rPr>
                    <w:t>必填项，输入。输入框提示“填写工程项目，如为维护成本整改的，则填维护整改”。如输入框提示显示不全，可在表头字段上增加释义。</w:t>
                  </w:r>
                  <w:ins w:id="479" w:author="zhoujiansheng" w:date="2025-09-10T16:19:33Z">
                    <w:r>
                      <w:rPr>
                        <w:rFonts w:hint="eastAsia"/>
                        <w:vertAlign w:val="baseline"/>
                        <w:lang w:val="en-US" w:eastAsia="zh-CN"/>
                      </w:rPr>
                      <w:t>文本</w:t>
                    </w:r>
                  </w:ins>
                  <w:ins w:id="480" w:author="zhoujiansheng" w:date="2025-09-10T16:19:36Z">
                    <w:r>
                      <w:rPr>
                        <w:rFonts w:hint="eastAsia"/>
                        <w:vertAlign w:val="baseline"/>
                        <w:lang w:val="en-US" w:eastAsia="zh-CN"/>
                      </w:rPr>
                      <w:t>长度</w:t>
                    </w:r>
                  </w:ins>
                  <w:ins w:id="481" w:author="zhoujiansheng" w:date="2025-09-10T16:19:37Z">
                    <w:r>
                      <w:rPr>
                        <w:rFonts w:hint="eastAsia"/>
                        <w:vertAlign w:val="baseline"/>
                        <w:lang w:val="en-US" w:eastAsia="zh-CN"/>
                      </w:rPr>
                      <w:t>100</w:t>
                    </w:r>
                  </w:ins>
                  <w:ins w:id="482" w:author="zhoujiansheng" w:date="2025-09-10T16:19:39Z">
                    <w:r>
                      <w:rPr>
                        <w:rFonts w:hint="eastAsia"/>
                        <w:vertAlign w:val="baseline"/>
                        <w:lang w:val="en-US" w:eastAsia="zh-CN"/>
                      </w:rPr>
                      <w:t>字符</w:t>
                    </w:r>
                  </w:ins>
                  <w:ins w:id="483" w:author="zhoujiansheng" w:date="2025-09-10T16:19:40Z">
                    <w:r>
                      <w:rPr>
                        <w:rFonts w:hint="eastAsia"/>
                        <w:vertAlign w:val="baseline"/>
                        <w:lang w:val="en-US" w:eastAsia="zh-CN"/>
                      </w:rPr>
                      <w:t>。</w:t>
                    </w:r>
                  </w:ins>
                </w:p>
              </w:tc>
            </w:tr>
            <w:tr w14:paraId="3E2D5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14:paraId="69702854">
                  <w:pPr>
                    <w:widowControl w:val="0"/>
                    <w:numPr>
                      <w:ilvl w:val="0"/>
                      <w:numId w:val="0"/>
                    </w:numPr>
                    <w:jc w:val="both"/>
                    <w:rPr>
                      <w:rFonts w:hint="default"/>
                      <w:vertAlign w:val="baseline"/>
                      <w:lang w:val="en-US" w:eastAsia="zh-CN"/>
                    </w:rPr>
                  </w:pPr>
                  <w:r>
                    <w:rPr>
                      <w:rFonts w:hint="eastAsia"/>
                      <w:vertAlign w:val="baseline"/>
                      <w:lang w:val="en-US" w:eastAsia="zh-CN"/>
                    </w:rPr>
                    <w:t>地市</w:t>
                  </w:r>
                  <w:r>
                    <w:rPr>
                      <w:rFonts w:hint="eastAsia"/>
                      <w:color w:val="FF0000"/>
                      <w:vertAlign w:val="baseline"/>
                      <w:lang w:val="en-US" w:eastAsia="zh-CN"/>
                    </w:rPr>
                    <w:t>*</w:t>
                  </w:r>
                </w:p>
              </w:tc>
              <w:tc>
                <w:tcPr>
                  <w:tcW w:w="6837" w:type="dxa"/>
                </w:tcPr>
                <w:p w14:paraId="7A57CB31">
                  <w:pPr>
                    <w:widowControl w:val="0"/>
                    <w:numPr>
                      <w:ilvl w:val="0"/>
                      <w:numId w:val="0"/>
                    </w:numPr>
                    <w:jc w:val="both"/>
                    <w:rPr>
                      <w:rFonts w:hint="default"/>
                      <w:vertAlign w:val="baseline"/>
                      <w:lang w:val="en-US" w:eastAsia="zh-CN"/>
                    </w:rPr>
                  </w:pPr>
                  <w:r>
                    <w:rPr>
                      <w:rFonts w:hint="eastAsia"/>
                      <w:vertAlign w:val="baseline"/>
                      <w:lang w:val="en-US" w:eastAsia="zh-CN"/>
                    </w:rPr>
                    <w:t>必选项，下拉选择。</w:t>
                  </w:r>
                  <w:r>
                    <w:rPr>
                      <w:rFonts w:hint="eastAsia"/>
                      <w:highlight w:val="yellow"/>
                      <w:vertAlign w:val="baseline"/>
                      <w:lang w:val="en-US" w:eastAsia="zh-CN"/>
                    </w:rPr>
                    <w:t>通过综资站点动环属性表获取</w:t>
                  </w:r>
                  <w:r>
                    <w:rPr>
                      <w:rFonts w:hint="eastAsia"/>
                      <w:vertAlign w:val="baseline"/>
                      <w:lang w:val="en-US" w:eastAsia="zh-CN"/>
                    </w:rPr>
                    <w:t>。</w:t>
                  </w:r>
                  <w:r>
                    <w:commentReference w:id="4"/>
                  </w:r>
                </w:p>
              </w:tc>
            </w:tr>
            <w:tr w14:paraId="78822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14:paraId="5F77AF1E">
                  <w:pPr>
                    <w:widowControl w:val="0"/>
                    <w:numPr>
                      <w:ilvl w:val="0"/>
                      <w:numId w:val="0"/>
                    </w:numPr>
                    <w:jc w:val="both"/>
                    <w:rPr>
                      <w:rFonts w:hint="default"/>
                      <w:vertAlign w:val="baseline"/>
                      <w:lang w:val="en-US" w:eastAsia="zh-CN"/>
                    </w:rPr>
                  </w:pPr>
                  <w:r>
                    <w:rPr>
                      <w:rFonts w:hint="eastAsia"/>
                      <w:vertAlign w:val="baseline"/>
                      <w:lang w:val="en-US" w:eastAsia="zh-CN"/>
                    </w:rPr>
                    <w:t>区县</w:t>
                  </w:r>
                  <w:r>
                    <w:rPr>
                      <w:rFonts w:hint="eastAsia"/>
                      <w:color w:val="FF0000"/>
                      <w:vertAlign w:val="baseline"/>
                      <w:lang w:val="en-US" w:eastAsia="zh-CN"/>
                    </w:rPr>
                    <w:t>*</w:t>
                  </w:r>
                </w:p>
              </w:tc>
              <w:tc>
                <w:tcPr>
                  <w:tcW w:w="6837" w:type="dxa"/>
                </w:tcPr>
                <w:p w14:paraId="29BAB006">
                  <w:pPr>
                    <w:widowControl w:val="0"/>
                    <w:numPr>
                      <w:ilvl w:val="0"/>
                      <w:numId w:val="0"/>
                    </w:numPr>
                    <w:jc w:val="both"/>
                    <w:rPr>
                      <w:rFonts w:hint="default"/>
                      <w:vertAlign w:val="baseline"/>
                      <w:lang w:val="en-US" w:eastAsia="zh-CN"/>
                    </w:rPr>
                  </w:pPr>
                  <w:r>
                    <w:rPr>
                      <w:rFonts w:hint="eastAsia"/>
                      <w:vertAlign w:val="baseline"/>
                      <w:lang w:val="en-US" w:eastAsia="zh-CN"/>
                    </w:rPr>
                    <w:t>必选项，下拉级联选择，</w:t>
                  </w:r>
                  <w:r>
                    <w:rPr>
                      <w:rFonts w:hint="eastAsia"/>
                      <w:highlight w:val="yellow"/>
                      <w:vertAlign w:val="baseline"/>
                      <w:lang w:val="en-US" w:eastAsia="zh-CN"/>
                    </w:rPr>
                    <w:t>通过综资站点动环属性表获取。</w:t>
                  </w:r>
                </w:p>
              </w:tc>
            </w:tr>
            <w:tr w14:paraId="4619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14:paraId="110CBC6B">
                  <w:pPr>
                    <w:widowControl w:val="0"/>
                    <w:numPr>
                      <w:ilvl w:val="0"/>
                      <w:numId w:val="0"/>
                    </w:numPr>
                    <w:jc w:val="both"/>
                    <w:rPr>
                      <w:rFonts w:hint="default"/>
                      <w:vertAlign w:val="baseline"/>
                      <w:lang w:val="en-US" w:eastAsia="zh-CN"/>
                    </w:rPr>
                  </w:pPr>
                  <w:r>
                    <w:rPr>
                      <w:rFonts w:hint="eastAsia"/>
                      <w:vertAlign w:val="baseline"/>
                      <w:lang w:val="en-US" w:eastAsia="zh-CN"/>
                    </w:rPr>
                    <w:t>站点类型</w:t>
                  </w:r>
                  <w:r>
                    <w:rPr>
                      <w:rFonts w:hint="eastAsia"/>
                      <w:color w:val="FF0000"/>
                      <w:vertAlign w:val="baseline"/>
                      <w:lang w:val="en-US" w:eastAsia="zh-CN"/>
                    </w:rPr>
                    <w:t>*</w:t>
                  </w:r>
                </w:p>
              </w:tc>
              <w:tc>
                <w:tcPr>
                  <w:tcW w:w="6837" w:type="dxa"/>
                </w:tcPr>
                <w:p w14:paraId="2B9604CC">
                  <w:pPr>
                    <w:widowControl w:val="0"/>
                    <w:numPr>
                      <w:ilvl w:val="0"/>
                      <w:numId w:val="0"/>
                    </w:numPr>
                    <w:jc w:val="both"/>
                    <w:rPr>
                      <w:rFonts w:hint="default"/>
                      <w:vertAlign w:val="baseline"/>
                      <w:lang w:val="en-US" w:eastAsia="zh-CN"/>
                    </w:rPr>
                  </w:pPr>
                  <w:r>
                    <w:rPr>
                      <w:rFonts w:hint="eastAsia"/>
                      <w:vertAlign w:val="baseline"/>
                      <w:lang w:val="en-US" w:eastAsia="zh-CN"/>
                    </w:rPr>
                    <w:t>必选项，枚举：数据中心/通信机楼/传输节点/通信基站。</w:t>
                  </w:r>
                </w:p>
              </w:tc>
            </w:tr>
            <w:tr w14:paraId="1A09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7" w:type="dxa"/>
                  <w:vAlign w:val="top"/>
                </w:tcPr>
                <w:p w14:paraId="10968521">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站点名称</w:t>
                  </w:r>
                  <w:r>
                    <w:rPr>
                      <w:rFonts w:hint="eastAsia"/>
                      <w:color w:val="FF0000"/>
                      <w:vertAlign w:val="baseline"/>
                      <w:lang w:val="en-US" w:eastAsia="zh-CN"/>
                    </w:rPr>
                    <w:t>*</w:t>
                  </w:r>
                </w:p>
              </w:tc>
              <w:tc>
                <w:tcPr>
                  <w:tcW w:w="6837" w:type="dxa"/>
                  <w:vAlign w:val="top"/>
                </w:tcPr>
                <w:p w14:paraId="360EF45D">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必选项，下拉级联选择，支持模糊查询，</w:t>
                  </w:r>
                  <w:r>
                    <w:rPr>
                      <w:rFonts w:hint="eastAsia"/>
                      <w:highlight w:val="yellow"/>
                      <w:vertAlign w:val="baseline"/>
                      <w:lang w:val="en-US" w:eastAsia="zh-CN"/>
                    </w:rPr>
                    <w:t>通过站点类型过滤后从综资站点空间表获取。</w:t>
                  </w:r>
                </w:p>
              </w:tc>
            </w:tr>
            <w:tr w14:paraId="7DD8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14:paraId="3E33BE2B">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1"/>
                      <w:vertAlign w:val="baseline"/>
                      <w:lang w:val="en-US" w:eastAsia="zh-CN" w:bidi="ar-SA"/>
                    </w:rPr>
                  </w:pPr>
                  <w:r>
                    <w:rPr>
                      <w:rFonts w:hint="eastAsia"/>
                      <w:lang w:val="en-US" w:eastAsia="zh-CN"/>
                    </w:rPr>
                    <w:t>站点级别</w:t>
                  </w:r>
                  <w:r>
                    <w:rPr>
                      <w:rFonts w:hint="eastAsia"/>
                      <w:color w:val="FF0000"/>
                      <w:vertAlign w:val="baseline"/>
                      <w:lang w:val="en-US" w:eastAsia="zh-CN"/>
                    </w:rPr>
                    <w:t>*</w:t>
                  </w:r>
                </w:p>
              </w:tc>
              <w:tc>
                <w:tcPr>
                  <w:tcW w:w="6837" w:type="dxa"/>
                  <w:vAlign w:val="top"/>
                </w:tcPr>
                <w:p w14:paraId="7CE33BF4">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1"/>
                      <w:vertAlign w:val="baseline"/>
                      <w:lang w:val="en-US" w:eastAsia="zh-CN" w:bidi="ar-SA"/>
                    </w:rPr>
                  </w:pPr>
                  <w:r>
                    <w:rPr>
                      <w:rFonts w:hint="eastAsia"/>
                      <w:lang w:val="en-US" w:eastAsia="zh-CN"/>
                    </w:rPr>
                    <w:t>自动填充。通过站点名称关联综资“RM_SITE_PROPERTY”站点动环属性表的“广西站点级别”(gx_power_site_level)字段。</w:t>
                  </w:r>
                </w:p>
              </w:tc>
            </w:tr>
            <w:tr w14:paraId="71FA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14:paraId="61E16413">
                  <w:pPr>
                    <w:widowControl w:val="0"/>
                    <w:numPr>
                      <w:ilvl w:val="0"/>
                      <w:numId w:val="0"/>
                    </w:numPr>
                    <w:jc w:val="both"/>
                    <w:rPr>
                      <w:rFonts w:hint="default"/>
                      <w:vertAlign w:val="baseline"/>
                      <w:lang w:val="en-US" w:eastAsia="zh-CN"/>
                    </w:rPr>
                  </w:pPr>
                  <w:r>
                    <w:rPr>
                      <w:rFonts w:hint="eastAsia"/>
                      <w:vertAlign w:val="baseline"/>
                      <w:lang w:val="en-US" w:eastAsia="zh-CN"/>
                    </w:rPr>
                    <w:t>机房名称</w:t>
                  </w:r>
                  <w:r>
                    <w:rPr>
                      <w:rFonts w:hint="eastAsia"/>
                      <w:color w:val="FF0000"/>
                      <w:vertAlign w:val="baseline"/>
                      <w:lang w:val="en-US" w:eastAsia="zh-CN"/>
                    </w:rPr>
                    <w:t>*</w:t>
                  </w:r>
                </w:p>
              </w:tc>
              <w:tc>
                <w:tcPr>
                  <w:tcW w:w="6837" w:type="dxa"/>
                </w:tcPr>
                <w:p w14:paraId="1DF54282">
                  <w:pPr>
                    <w:widowControl w:val="0"/>
                    <w:numPr>
                      <w:ilvl w:val="0"/>
                      <w:numId w:val="0"/>
                    </w:numPr>
                    <w:jc w:val="both"/>
                    <w:rPr>
                      <w:rFonts w:hint="default"/>
                      <w:vertAlign w:val="baseline"/>
                      <w:lang w:val="en-US" w:eastAsia="zh-CN"/>
                    </w:rPr>
                  </w:pPr>
                  <w:r>
                    <w:rPr>
                      <w:rFonts w:hint="eastAsia"/>
                      <w:vertAlign w:val="baseline"/>
                      <w:lang w:val="en-US" w:eastAsia="zh-CN"/>
                    </w:rPr>
                    <w:t>必选项，下拉级联选择，</w:t>
                  </w:r>
                  <w:r>
                    <w:rPr>
                      <w:rFonts w:hint="eastAsia"/>
                      <w:highlight w:val="yellow"/>
                      <w:vertAlign w:val="baseline"/>
                      <w:lang w:val="en-US" w:eastAsia="zh-CN"/>
                    </w:rPr>
                    <w:t>通过综资机房空间表获取。</w:t>
                  </w:r>
                </w:p>
              </w:tc>
            </w:tr>
            <w:tr w14:paraId="3A66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14:paraId="59320860">
                  <w:pPr>
                    <w:widowControl w:val="0"/>
                    <w:numPr>
                      <w:ilvl w:val="0"/>
                      <w:numId w:val="0"/>
                    </w:numPr>
                    <w:jc w:val="both"/>
                    <w:rPr>
                      <w:rFonts w:hint="default"/>
                      <w:vertAlign w:val="baseline"/>
                      <w:lang w:val="en-US" w:eastAsia="zh-CN"/>
                    </w:rPr>
                  </w:pPr>
                  <w:r>
                    <w:rPr>
                      <w:rFonts w:hint="eastAsia"/>
                      <w:vertAlign w:val="baseline"/>
                      <w:lang w:val="en-US" w:eastAsia="zh-CN"/>
                    </w:rPr>
                    <w:t>设备类型</w:t>
                  </w:r>
                  <w:r>
                    <w:rPr>
                      <w:rFonts w:hint="eastAsia"/>
                      <w:color w:val="FF0000"/>
                      <w:vertAlign w:val="baseline"/>
                      <w:lang w:val="en-US" w:eastAsia="zh-CN"/>
                    </w:rPr>
                    <w:t>*</w:t>
                  </w:r>
                </w:p>
              </w:tc>
              <w:tc>
                <w:tcPr>
                  <w:tcW w:w="6837" w:type="dxa"/>
                </w:tcPr>
                <w:p w14:paraId="0986FEAD">
                  <w:pPr>
                    <w:widowControl w:val="0"/>
                    <w:numPr>
                      <w:ilvl w:val="0"/>
                      <w:numId w:val="0"/>
                    </w:numPr>
                    <w:jc w:val="both"/>
                    <w:rPr>
                      <w:rFonts w:hint="eastAsia"/>
                      <w:vertAlign w:val="baseline"/>
                      <w:lang w:val="en-US" w:eastAsia="zh-CN"/>
                    </w:rPr>
                  </w:pPr>
                  <w:r>
                    <w:rPr>
                      <w:rFonts w:hint="eastAsia"/>
                      <w:highlight w:val="none"/>
                      <w:vertAlign w:val="baseline"/>
                      <w:lang w:val="en-US" w:eastAsia="zh-CN"/>
                    </w:rPr>
                    <w:t>必填项，下拉选择。</w:t>
                  </w:r>
                  <w:r>
                    <w:rPr>
                      <w:rFonts w:hint="eastAsia"/>
                      <w:highlight w:val="none"/>
                      <w:lang w:val="en-US" w:eastAsia="zh-CN"/>
                    </w:rPr>
                    <w:t>枚举——</w:t>
                  </w:r>
                  <w:r>
                    <w:rPr>
                      <w:rFonts w:hint="eastAsia"/>
                      <w:lang w:val="en-US" w:eastAsia="zh-CN"/>
                    </w:rPr>
                    <w:t>服务器,磁盘阵列,交换机,监控主机,业务台,FSU,图像设备,智能门禁,工控机</w:t>
                  </w:r>
                </w:p>
              </w:tc>
            </w:tr>
            <w:tr w14:paraId="1F23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3DC4A725">
                  <w:pPr>
                    <w:numPr>
                      <w:ilvl w:val="0"/>
                      <w:numId w:val="0"/>
                    </w:numPr>
                    <w:ind w:left="0" w:leftChars="0" w:firstLine="0" w:firstLineChars="0"/>
                    <w:rPr>
                      <w:rFonts w:hint="eastAsia"/>
                      <w:vertAlign w:val="baseline"/>
                      <w:lang w:val="en-US" w:eastAsia="zh-CN"/>
                    </w:rPr>
                  </w:pPr>
                  <w:r>
                    <w:rPr>
                      <w:rFonts w:hint="eastAsia"/>
                      <w:lang w:val="en-US" w:eastAsia="zh-CN"/>
                    </w:rPr>
                    <w:t>设备名称</w:t>
                  </w:r>
                  <w:r>
                    <w:rPr>
                      <w:rFonts w:hint="eastAsia"/>
                      <w:color w:val="FF0000"/>
                      <w:vertAlign w:val="baseline"/>
                      <w:lang w:val="en-US" w:eastAsia="zh-CN"/>
                    </w:rPr>
                    <w:t>*</w:t>
                  </w:r>
                </w:p>
              </w:tc>
              <w:tc>
                <w:tcPr>
                  <w:tcW w:w="6837" w:type="dxa"/>
                  <w:vAlign w:val="center"/>
                </w:tcPr>
                <w:p w14:paraId="2EBCBA5D">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必填项，当设备类型选择为“交换机”或“FSU”时，设备名称下拉选择，可选择设备范围为当前所选机房的全量“交换机”或“FSU”。通过查询综资“动环监控”设备类型，“FSU”或“交换机”的设备子类。</w:t>
                  </w:r>
                </w:p>
                <w:p w14:paraId="1CF62DDE">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选择其余设备类型时，设备名称手动输入。</w:t>
                  </w:r>
                </w:p>
              </w:tc>
            </w:tr>
            <w:tr w14:paraId="4F100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53104E28">
                  <w:pPr>
                    <w:widowControl w:val="0"/>
                    <w:numPr>
                      <w:ilvl w:val="0"/>
                      <w:numId w:val="0"/>
                    </w:numPr>
                    <w:ind w:left="0" w:leftChars="0" w:firstLine="0" w:firstLineChars="0"/>
                    <w:jc w:val="both"/>
                    <w:rPr>
                      <w:rFonts w:hint="eastAsia"/>
                      <w:lang w:val="en-US" w:eastAsia="zh-CN"/>
                    </w:rPr>
                  </w:pPr>
                  <w:r>
                    <w:rPr>
                      <w:rFonts w:hint="eastAsia"/>
                      <w:vertAlign w:val="baseline"/>
                      <w:lang w:val="en-US" w:eastAsia="zh-CN"/>
                    </w:rPr>
                    <w:t>接入动环监控系统类别</w:t>
                  </w:r>
                  <w:r>
                    <w:rPr>
                      <w:rFonts w:hint="eastAsia"/>
                      <w:color w:val="FF0000"/>
                      <w:vertAlign w:val="baseline"/>
                      <w:lang w:val="en-US" w:eastAsia="zh-CN"/>
                    </w:rPr>
                    <w:t>*</w:t>
                  </w:r>
                </w:p>
              </w:tc>
              <w:tc>
                <w:tcPr>
                  <w:tcW w:w="6837" w:type="dxa"/>
                  <w:vAlign w:val="top"/>
                </w:tcPr>
                <w:p w14:paraId="435307E7">
                  <w:pPr>
                    <w:widowControl w:val="0"/>
                    <w:numPr>
                      <w:ilvl w:val="0"/>
                      <w:numId w:val="0"/>
                    </w:numPr>
                    <w:ind w:left="0" w:leftChars="0" w:firstLine="0" w:firstLineChars="0"/>
                    <w:jc w:val="both"/>
                    <w:rPr>
                      <w:rFonts w:hint="eastAsia"/>
                      <w:highlight w:val="none"/>
                      <w:vertAlign w:val="baseline"/>
                      <w:lang w:val="en-US" w:eastAsia="zh-CN"/>
                    </w:rPr>
                  </w:pPr>
                  <w:r>
                    <w:rPr>
                      <w:rFonts w:hint="eastAsia"/>
                      <w:highlight w:val="none"/>
                      <w:vertAlign w:val="baseline"/>
                      <w:lang w:val="en-US" w:eastAsia="zh-CN"/>
                    </w:rPr>
                    <w:t>必填项，下拉单选。枚举：</w:t>
                  </w:r>
                  <w:r>
                    <w:rPr>
                      <w:rFonts w:hint="eastAsia"/>
                      <w:vertAlign w:val="baseline"/>
                      <w:lang w:val="en-US" w:eastAsia="zh-CN"/>
                    </w:rPr>
                    <w:t>局房动环/基站动环</w:t>
                  </w:r>
                </w:p>
              </w:tc>
            </w:tr>
            <w:tr w14:paraId="234C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404BD4E1">
                  <w:pPr>
                    <w:numPr>
                      <w:ilvl w:val="0"/>
                      <w:numId w:val="0"/>
                    </w:numPr>
                    <w:ind w:left="0" w:leftChars="0" w:firstLine="0" w:firstLineChars="0"/>
                    <w:rPr>
                      <w:rFonts w:hint="eastAsia"/>
                      <w:vertAlign w:val="baseline"/>
                      <w:lang w:val="en-US" w:eastAsia="zh-CN"/>
                    </w:rPr>
                  </w:pPr>
                  <w:r>
                    <w:rPr>
                      <w:rFonts w:hint="eastAsia"/>
                      <w:lang w:val="en-US" w:eastAsia="zh-CN"/>
                    </w:rPr>
                    <w:t>设备厂家</w:t>
                  </w:r>
                  <w:r>
                    <w:rPr>
                      <w:rFonts w:hint="eastAsia"/>
                      <w:color w:val="FF0000"/>
                      <w:vertAlign w:val="baseline"/>
                      <w:lang w:val="en-US" w:eastAsia="zh-CN"/>
                    </w:rPr>
                    <w:t>*</w:t>
                  </w:r>
                </w:p>
              </w:tc>
              <w:tc>
                <w:tcPr>
                  <w:tcW w:w="6837" w:type="dxa"/>
                  <w:vAlign w:val="center"/>
                </w:tcPr>
                <w:p w14:paraId="52A24758">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必填项，手动输入</w:t>
                  </w:r>
                </w:p>
              </w:tc>
            </w:tr>
            <w:tr w14:paraId="468A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0D722CF6">
                  <w:pPr>
                    <w:numPr>
                      <w:ilvl w:val="0"/>
                      <w:numId w:val="0"/>
                    </w:numPr>
                    <w:ind w:left="0" w:leftChars="0" w:firstLine="0" w:firstLineChars="0"/>
                    <w:rPr>
                      <w:rFonts w:hint="eastAsia"/>
                      <w:vertAlign w:val="baseline"/>
                      <w:lang w:val="en-US" w:eastAsia="zh-CN"/>
                    </w:rPr>
                  </w:pPr>
                  <w:r>
                    <w:rPr>
                      <w:rFonts w:hint="eastAsia"/>
                      <w:sz w:val="18"/>
                      <w:szCs w:val="18"/>
                      <w:lang w:val="en-US" w:eastAsia="zh-CN"/>
                    </w:rPr>
                    <w:t>（基站侧）传输PTN配置端口</w:t>
                  </w:r>
                </w:p>
              </w:tc>
              <w:tc>
                <w:tcPr>
                  <w:tcW w:w="6837" w:type="dxa"/>
                  <w:vAlign w:val="center"/>
                </w:tcPr>
                <w:p w14:paraId="368F40C5">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非必填项，手动输入</w:t>
                  </w:r>
                </w:p>
              </w:tc>
            </w:tr>
            <w:tr w14:paraId="022B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3E78BC6F">
                  <w:pPr>
                    <w:numPr>
                      <w:ilvl w:val="0"/>
                      <w:numId w:val="0"/>
                    </w:numPr>
                    <w:ind w:left="0" w:leftChars="0" w:firstLine="0" w:firstLineChars="0"/>
                    <w:rPr>
                      <w:rFonts w:hint="eastAsia"/>
                      <w:vertAlign w:val="baseline"/>
                      <w:lang w:val="en-US" w:eastAsia="zh-CN"/>
                    </w:rPr>
                  </w:pPr>
                  <w:r>
                    <w:rPr>
                      <w:rFonts w:hint="eastAsia"/>
                      <w:sz w:val="18"/>
                      <w:szCs w:val="18"/>
                      <w:lang w:val="en-US" w:eastAsia="zh-CN"/>
                    </w:rPr>
                    <w:t>（核心机房侧）PTN配置端口</w:t>
                  </w:r>
                </w:p>
              </w:tc>
              <w:tc>
                <w:tcPr>
                  <w:tcW w:w="6837" w:type="dxa"/>
                  <w:vAlign w:val="center"/>
                </w:tcPr>
                <w:p w14:paraId="2AD04F9B">
                  <w:pPr>
                    <w:numPr>
                      <w:ilvl w:val="0"/>
                      <w:numId w:val="0"/>
                    </w:numPr>
                    <w:ind w:left="0" w:leftChars="0" w:firstLine="0" w:firstLineChars="0"/>
                    <w:rPr>
                      <w:rFonts w:hint="eastAsia"/>
                      <w:highlight w:val="none"/>
                      <w:vertAlign w:val="baseline"/>
                      <w:lang w:val="en-US" w:eastAsia="zh-CN"/>
                    </w:rPr>
                  </w:pPr>
                  <w:r>
                    <w:rPr>
                      <w:rFonts w:hint="eastAsia"/>
                      <w:b w:val="0"/>
                      <w:bCs w:val="0"/>
                      <w:color w:val="auto"/>
                      <w:lang w:val="en-US" w:eastAsia="zh-CN"/>
                    </w:rPr>
                    <w:t>非必填项，手动输入</w:t>
                  </w:r>
                </w:p>
              </w:tc>
            </w:tr>
            <w:tr w14:paraId="5164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14:paraId="554D143A">
                  <w:pPr>
                    <w:numPr>
                      <w:ilvl w:val="0"/>
                      <w:numId w:val="0"/>
                    </w:numPr>
                    <w:ind w:left="0" w:leftChars="0" w:firstLine="0" w:firstLineChars="0"/>
                    <w:rPr>
                      <w:rFonts w:hint="eastAsia"/>
                      <w:vertAlign w:val="baseline"/>
                      <w:lang w:val="en-US" w:eastAsia="zh-CN"/>
                    </w:rPr>
                  </w:pPr>
                  <w:r>
                    <w:rPr>
                      <w:rFonts w:hint="eastAsia"/>
                      <w:vertAlign w:val="baseline"/>
                      <w:lang w:val="en-US" w:eastAsia="zh-CN"/>
                    </w:rPr>
                    <w:t>IP</w:t>
                  </w:r>
                  <w:r>
                    <w:rPr>
                      <w:rFonts w:hint="eastAsia"/>
                      <w:color w:val="FF0000"/>
                      <w:vertAlign w:val="baseline"/>
                      <w:lang w:val="en-US" w:eastAsia="zh-CN"/>
                    </w:rPr>
                    <w:t>*</w:t>
                  </w:r>
                </w:p>
              </w:tc>
              <w:tc>
                <w:tcPr>
                  <w:tcW w:w="6837" w:type="dxa"/>
                  <w:vAlign w:val="center"/>
                </w:tcPr>
                <w:p w14:paraId="7847412B">
                  <w:pPr>
                    <w:numPr>
                      <w:ilvl w:val="0"/>
                      <w:numId w:val="0"/>
                    </w:numPr>
                    <w:ind w:left="0" w:leftChars="0" w:firstLine="0" w:firstLineChars="0"/>
                    <w:rPr>
                      <w:rFonts w:hint="default"/>
                      <w:b/>
                      <w:bCs/>
                      <w:color w:val="FF0000"/>
                      <w:highlight w:val="none"/>
                      <w:vertAlign w:val="baseline"/>
                      <w:lang w:val="en-US" w:eastAsia="zh-CN"/>
                    </w:rPr>
                  </w:pPr>
                  <w:r>
                    <w:rPr>
                      <w:rFonts w:hint="eastAsia"/>
                      <w:b/>
                      <w:bCs/>
                      <w:color w:val="FF0000"/>
                      <w:highlight w:val="none"/>
                      <w:vertAlign w:val="baseline"/>
                      <w:lang w:val="en-US" w:eastAsia="zh-CN"/>
                    </w:rPr>
                    <w:t>设备入网时，该字段在批复环节填写分配。申请环节该字段不可编辑。</w:t>
                  </w:r>
                </w:p>
                <w:p w14:paraId="71409E18">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在批复环节选择相应空闲IP进行批复。</w:t>
                  </w:r>
                  <w:r>
                    <w:rPr>
                      <w:rFonts w:hint="eastAsia"/>
                      <w:highlight w:val="yellow"/>
                      <w:vertAlign w:val="baseline"/>
                      <w:lang w:val="en-US" w:eastAsia="zh-CN"/>
                    </w:rPr>
                    <w:t>IP不允许被重复分配</w:t>
                  </w:r>
                  <w:r>
                    <w:rPr>
                      <w:rFonts w:hint="eastAsia"/>
                      <w:highlight w:val="none"/>
                      <w:vertAlign w:val="baseline"/>
                      <w:lang w:val="en-US" w:eastAsia="zh-CN"/>
                    </w:rPr>
                    <w:t>。</w:t>
                  </w:r>
                </w:p>
                <w:p w14:paraId="58EDDBE5">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IP选择逻辑：</w:t>
                  </w:r>
                </w:p>
                <w:p w14:paraId="748A4817">
                  <w:pPr>
                    <w:numPr>
                      <w:ilvl w:val="0"/>
                      <w:numId w:val="0"/>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A、动环监控系统类别为“局房动环”，南宁和其余地市区分。</w:t>
                  </w:r>
                </w:p>
                <w:p w14:paraId="5A63EAFC">
                  <w:pPr>
                    <w:numPr>
                      <w:ilvl w:val="0"/>
                      <w:numId w:val="14"/>
                    </w:numPr>
                    <w:ind w:left="420" w:leftChars="0" w:hanging="420" w:firstLineChars="0"/>
                    <w:rPr>
                      <w:rFonts w:hint="eastAsia"/>
                      <w:highlight w:val="none"/>
                      <w:vertAlign w:val="baseline"/>
                      <w:lang w:val="en-US" w:eastAsia="zh-CN"/>
                    </w:rPr>
                  </w:pPr>
                  <w:r>
                    <w:rPr>
                      <w:rFonts w:hint="eastAsia"/>
                      <w:highlight w:val="none"/>
                      <w:vertAlign w:val="baseline"/>
                      <w:lang w:val="en-US" w:eastAsia="zh-CN"/>
                    </w:rPr>
                    <w:t>南宁：弹窗显示南宁市、局房动环IP库，支持局房名称筛选，显示筛选条件下的所有空闲IP，选择IP填入</w:t>
                  </w:r>
                </w:p>
                <w:p w14:paraId="48C5CC2E">
                  <w:pPr>
                    <w:numPr>
                      <w:ilvl w:val="0"/>
                      <w:numId w:val="14"/>
                    </w:numPr>
                    <w:ind w:left="420" w:leftChars="0" w:hanging="420" w:firstLineChars="0"/>
                    <w:rPr>
                      <w:rFonts w:hint="default"/>
                      <w:highlight w:val="none"/>
                      <w:vertAlign w:val="baseline"/>
                      <w:lang w:val="en-US" w:eastAsia="zh-CN"/>
                    </w:rPr>
                  </w:pPr>
                  <w:r>
                    <w:rPr>
                      <w:rFonts w:hint="eastAsia"/>
                      <w:highlight w:val="none"/>
                      <w:vertAlign w:val="baseline"/>
                      <w:lang w:val="en-US" w:eastAsia="zh-CN"/>
                    </w:rPr>
                    <w:t>其余地市：弹窗显示对应地市局房动环IP库，显示该地市所有空闲IP，选择IP填入</w:t>
                  </w:r>
                </w:p>
                <w:p w14:paraId="27A59C72">
                  <w:pPr>
                    <w:numPr>
                      <w:ilvl w:val="0"/>
                      <w:numId w:val="28"/>
                    </w:numPr>
                    <w:ind w:left="0" w:leftChars="0" w:firstLine="0" w:firstLineChars="0"/>
                    <w:rPr>
                      <w:rFonts w:hint="default"/>
                      <w:highlight w:val="none"/>
                      <w:vertAlign w:val="baseline"/>
                      <w:lang w:val="en-US" w:eastAsia="zh-CN"/>
                    </w:rPr>
                  </w:pPr>
                  <w:r>
                    <w:rPr>
                      <w:rFonts w:hint="eastAsia"/>
                      <w:highlight w:val="none"/>
                      <w:vertAlign w:val="baseline"/>
                      <w:lang w:val="en-US" w:eastAsia="zh-CN"/>
                    </w:rPr>
                    <w:t>动环监控类别为“基站动环”，弹窗显示对应地市，基站动环IP库，显示该地市所有空闲IP，选择IP填入</w:t>
                  </w:r>
                </w:p>
              </w:tc>
            </w:tr>
            <w:tr w14:paraId="66E0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5480F51A">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6837" w:type="dxa"/>
                  <w:vAlign w:val="center"/>
                </w:tcPr>
                <w:p w14:paraId="712C5CDC">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r w14:paraId="2271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72523A1D">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6837" w:type="dxa"/>
                  <w:vAlign w:val="center"/>
                </w:tcPr>
                <w:p w14:paraId="30AE7475">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r w14:paraId="759E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715FC8E9">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6837" w:type="dxa"/>
                  <w:vAlign w:val="center"/>
                </w:tcPr>
                <w:p w14:paraId="651FA2DC">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bl>
          <w:p w14:paraId="31422E0E">
            <w:pPr>
              <w:widowControl w:val="0"/>
              <w:numPr>
                <w:ilvl w:val="0"/>
                <w:numId w:val="0"/>
              </w:numPr>
              <w:jc w:val="both"/>
              <w:rPr>
                <w:rFonts w:hint="default"/>
                <w:lang w:val="en-US" w:eastAsia="zh-CN"/>
              </w:rPr>
            </w:pPr>
            <w:r>
              <w:rPr>
                <w:rFonts w:hint="eastAsia"/>
                <w:lang w:val="en-US" w:eastAsia="zh-CN"/>
              </w:rPr>
              <w:t>入网设备支持批量导入，导入模板如下。批量导入信息需对字段内容进行校验，校验通过的呈现在工单设备列表，若列表已有新增，则导入信息显示在已有信息之后。校验不通过不导入。可查看导入日志。</w:t>
            </w:r>
          </w:p>
          <w:p w14:paraId="756DFA45">
            <w:pPr>
              <w:widowControl w:val="0"/>
              <w:numPr>
                <w:ilvl w:val="0"/>
                <w:numId w:val="0"/>
              </w:numPr>
              <w:jc w:val="both"/>
              <w:rPr>
                <w:rFonts w:hint="eastAsia"/>
                <w:lang w:val="en-US" w:eastAsia="zh-CN"/>
              </w:rPr>
            </w:pPr>
            <w:r>
              <w:rPr>
                <w:rFonts w:hint="eastAsia"/>
                <w:lang w:val="en-US" w:eastAsia="zh-CN"/>
              </w:rPr>
              <w:t>校验内容：</w:t>
            </w:r>
          </w:p>
          <w:p w14:paraId="2306279C">
            <w:pPr>
              <w:widowControl w:val="0"/>
              <w:numPr>
                <w:ilvl w:val="0"/>
                <w:numId w:val="29"/>
              </w:numPr>
              <w:jc w:val="both"/>
              <w:rPr>
                <w:rFonts w:hint="eastAsia"/>
                <w:lang w:val="en-US" w:eastAsia="zh-CN"/>
              </w:rPr>
            </w:pPr>
            <w:r>
              <w:rPr>
                <w:rFonts w:hint="eastAsia"/>
                <w:lang w:val="en-US" w:eastAsia="zh-CN"/>
              </w:rPr>
              <w:t>校验必填字段是否填写；</w:t>
            </w:r>
          </w:p>
          <w:p w14:paraId="2E708064">
            <w:pPr>
              <w:widowControl w:val="0"/>
              <w:numPr>
                <w:ilvl w:val="0"/>
                <w:numId w:val="29"/>
              </w:numPr>
              <w:jc w:val="both"/>
              <w:rPr>
                <w:rFonts w:hint="default"/>
                <w:lang w:val="en-US" w:eastAsia="zh-CN"/>
              </w:rPr>
            </w:pPr>
            <w:r>
              <w:rPr>
                <w:rFonts w:hint="eastAsia"/>
                <w:lang w:val="en-US" w:eastAsia="zh-CN"/>
              </w:rPr>
              <w:t>校验地市、区县、站点名称、站点类型、站点级别、机房名称、设备类型、</w:t>
            </w:r>
            <w:r>
              <w:rPr>
                <w:rFonts w:hint="eastAsia"/>
                <w:vertAlign w:val="baseline"/>
                <w:lang w:val="en-US" w:eastAsia="zh-CN"/>
              </w:rPr>
              <w:t>接入动环监控系统类别</w:t>
            </w:r>
            <w:r>
              <w:rPr>
                <w:rFonts w:hint="eastAsia"/>
                <w:lang w:val="en-US" w:eastAsia="zh-CN"/>
              </w:rPr>
              <w:t>是否填写正确；</w:t>
            </w:r>
          </w:p>
          <w:p w14:paraId="56705116">
            <w:pPr>
              <w:widowControl w:val="0"/>
              <w:numPr>
                <w:ilvl w:val="0"/>
                <w:numId w:val="29"/>
              </w:numPr>
              <w:jc w:val="both"/>
              <w:rPr>
                <w:rFonts w:hint="default"/>
                <w:lang w:val="en-US" w:eastAsia="zh-CN"/>
              </w:rPr>
            </w:pPr>
            <w:r>
              <w:rPr>
                <w:rFonts w:hint="eastAsia"/>
                <w:lang w:val="en-US" w:eastAsia="zh-CN"/>
              </w:rPr>
              <w:t>当设备类型为“交换机”或“FSU”，校验设备名称在对应机房是否存在。</w:t>
            </w:r>
          </w:p>
          <w:p w14:paraId="77908E3C">
            <w:pPr>
              <w:widowControl w:val="0"/>
              <w:numPr>
                <w:ilvl w:val="0"/>
                <w:numId w:val="0"/>
              </w:numPr>
              <w:jc w:val="both"/>
              <w:rPr>
                <w:rFonts w:hint="eastAsia"/>
                <w:lang w:val="en-US" w:eastAsia="zh-CN"/>
              </w:rPr>
            </w:pPr>
            <w:ins w:id="484" w:author="zhoujiansheng" w:date="2025-09-11T16:32:40Z"/>
            <w:ins w:id="485" w:author="zhoujiansheng" w:date="2025-09-11T16:32:40Z"/>
            <w:ins w:id="486" w:author="zhoujiansheng" w:date="2025-09-11T16:32:40Z"/>
            <w:ins w:id="487" w:author="zhoujiansheng" w:date="2025-09-11T16:32:40Z">
              <w:r>
                <w:rPr>
                  <w:rFonts w:hint="eastAsia"/>
                  <w:lang w:val="en-US" w:eastAsia="zh-CN"/>
                </w:rPr>
                <w:object>
                  <v:shape id="_x0000_i1029" o:spt="75" type="#_x0000_t75" style="height:65.4pt;width:72.6pt;" o:ole="t" filled="f" o:preferrelative="t" stroked="f" coordsize="21600,21600">
                    <v:path/>
                    <v:fill on="f" focussize="0,0"/>
                    <v:stroke on="f"/>
                    <v:imagedata r:id="rId22" o:title=""/>
                    <o:lock v:ext="edit" aspectratio="t"/>
                    <w10:wrap type="none"/>
                    <w10:anchorlock/>
                  </v:shape>
                  <o:OLEObject Type="Embed" ProgID="Excel.Sheet.12" ShapeID="_x0000_i1029" DrawAspect="Icon" ObjectID="_1468075729" r:id="rId21">
                    <o:LockedField>false</o:LockedField>
                  </o:OLEObject>
                </w:object>
              </w:r>
            </w:ins>
            <w:ins w:id="489" w:author="zhoujiansheng" w:date="2025-09-11T16:32:40Z"/>
          </w:p>
          <w:p w14:paraId="1D80E3FF">
            <w:pPr>
              <w:widowControl w:val="0"/>
              <w:numPr>
                <w:ilvl w:val="0"/>
                <w:numId w:val="0"/>
              </w:numPr>
              <w:jc w:val="both"/>
              <w:rPr>
                <w:rFonts w:hint="eastAsia"/>
                <w:lang w:val="en-US" w:eastAsia="zh-CN"/>
              </w:rPr>
            </w:pPr>
          </w:p>
          <w:p w14:paraId="77DF881F">
            <w:pPr>
              <w:widowControl w:val="0"/>
              <w:numPr>
                <w:ilvl w:val="0"/>
                <w:numId w:val="0"/>
              </w:numPr>
              <w:jc w:val="both"/>
              <w:rPr>
                <w:rFonts w:hint="eastAsia"/>
                <w:b/>
                <w:bCs/>
                <w:lang w:val="en-US" w:eastAsia="zh-CN"/>
              </w:rPr>
            </w:pPr>
            <w:r>
              <w:rPr>
                <w:rFonts w:hint="eastAsia"/>
                <w:b/>
                <w:bCs/>
                <w:lang w:val="en-US" w:eastAsia="zh-CN"/>
              </w:rPr>
              <w:t>2.1.1退网设备信息填写</w:t>
            </w:r>
          </w:p>
          <w:p w14:paraId="041D5C92">
            <w:pPr>
              <w:widowControl w:val="0"/>
              <w:numPr>
                <w:ilvl w:val="0"/>
                <w:numId w:val="0"/>
              </w:numPr>
              <w:jc w:val="both"/>
              <w:rPr>
                <w:rFonts w:hint="default"/>
                <w:b w:val="0"/>
                <w:bCs w:val="0"/>
                <w:lang w:val="en-US" w:eastAsia="zh-CN"/>
              </w:rPr>
            </w:pPr>
            <w:r>
              <w:rPr>
                <w:rFonts w:hint="eastAsia"/>
                <w:b w:val="0"/>
                <w:bCs w:val="0"/>
                <w:lang w:val="en-US" w:eastAsia="zh-CN"/>
              </w:rPr>
              <w:t>通过IP库选择需要退网的IP信息。</w:t>
            </w:r>
          </w:p>
          <w:tbl>
            <w:tblPr>
              <w:tblStyle w:val="33"/>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7"/>
              <w:gridCol w:w="6837"/>
            </w:tblGrid>
            <w:tr w14:paraId="0316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shd w:val="clear" w:color="auto" w:fill="BEBEBE" w:themeFill="background1" w:themeFillShade="BF"/>
                </w:tcPr>
                <w:p w14:paraId="1A3A66D1">
                  <w:pPr>
                    <w:widowControl w:val="0"/>
                    <w:numPr>
                      <w:ilvl w:val="0"/>
                      <w:numId w:val="0"/>
                    </w:numPr>
                    <w:jc w:val="center"/>
                    <w:rPr>
                      <w:rFonts w:hint="default"/>
                      <w:b/>
                      <w:bCs/>
                      <w:vertAlign w:val="baseline"/>
                      <w:lang w:val="en-US" w:eastAsia="zh-CN"/>
                    </w:rPr>
                  </w:pPr>
                  <w:r>
                    <w:rPr>
                      <w:rFonts w:hint="eastAsia"/>
                      <w:b/>
                      <w:bCs/>
                      <w:vertAlign w:val="baseline"/>
                      <w:lang w:val="en-US" w:eastAsia="zh-CN"/>
                    </w:rPr>
                    <w:t>字段</w:t>
                  </w:r>
                </w:p>
              </w:tc>
              <w:tc>
                <w:tcPr>
                  <w:tcW w:w="6837" w:type="dxa"/>
                  <w:shd w:val="clear" w:color="auto" w:fill="BEBEBE" w:themeFill="background1" w:themeFillShade="BF"/>
                </w:tcPr>
                <w:p w14:paraId="4B14FB25">
                  <w:pPr>
                    <w:widowControl w:val="0"/>
                    <w:numPr>
                      <w:ilvl w:val="0"/>
                      <w:numId w:val="0"/>
                    </w:numPr>
                    <w:jc w:val="center"/>
                    <w:rPr>
                      <w:rFonts w:hint="default"/>
                      <w:b/>
                      <w:bCs/>
                      <w:vertAlign w:val="baseline"/>
                      <w:lang w:val="en-US" w:eastAsia="zh-CN"/>
                    </w:rPr>
                  </w:pPr>
                  <w:r>
                    <w:rPr>
                      <w:rFonts w:hint="eastAsia"/>
                      <w:b/>
                      <w:bCs/>
                      <w:vertAlign w:val="baseline"/>
                      <w:lang w:val="en-US" w:eastAsia="zh-CN"/>
                    </w:rPr>
                    <w:t>说明</w:t>
                  </w:r>
                </w:p>
              </w:tc>
            </w:tr>
            <w:tr w14:paraId="0FC7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center"/>
                </w:tcPr>
                <w:p w14:paraId="4102C5EE">
                  <w:pPr>
                    <w:numPr>
                      <w:ilvl w:val="0"/>
                      <w:numId w:val="0"/>
                    </w:numPr>
                    <w:ind w:left="0" w:leftChars="0" w:firstLine="0" w:firstLineChars="0"/>
                    <w:rPr>
                      <w:rFonts w:hint="default" w:ascii="Calibri" w:hAnsi="Calibri" w:eastAsia="宋体" w:cs="Times New Roman"/>
                      <w:kern w:val="2"/>
                      <w:sz w:val="22"/>
                      <w:szCs w:val="22"/>
                      <w:vertAlign w:val="baseline"/>
                      <w:lang w:val="en-US" w:eastAsia="zh-CN" w:bidi="ar-SA"/>
                    </w:rPr>
                  </w:pPr>
                  <w:r>
                    <w:rPr>
                      <w:rFonts w:hint="eastAsia"/>
                      <w:vertAlign w:val="baseline"/>
                      <w:lang w:val="en-US" w:eastAsia="zh-CN"/>
                    </w:rPr>
                    <w:t>IP</w:t>
                  </w:r>
                  <w:r>
                    <w:rPr>
                      <w:rFonts w:hint="eastAsia"/>
                      <w:color w:val="FF0000"/>
                      <w:vertAlign w:val="baseline"/>
                      <w:lang w:val="en-US" w:eastAsia="zh-CN"/>
                    </w:rPr>
                    <w:t>*</w:t>
                  </w:r>
                </w:p>
              </w:tc>
              <w:tc>
                <w:tcPr>
                  <w:tcW w:w="6837" w:type="dxa"/>
                  <w:vAlign w:val="center"/>
                </w:tcPr>
                <w:p w14:paraId="6FC0CF5B">
                  <w:pPr>
                    <w:numPr>
                      <w:ilvl w:val="0"/>
                      <w:numId w:val="0"/>
                    </w:numPr>
                    <w:ind w:left="0" w:leftChars="0" w:firstLine="0" w:firstLineChars="0"/>
                    <w:rPr>
                      <w:rFonts w:hint="default" w:cs="Times New Roman"/>
                      <w:kern w:val="2"/>
                      <w:sz w:val="22"/>
                      <w:szCs w:val="22"/>
                      <w:highlight w:val="none"/>
                      <w:vertAlign w:val="baseline"/>
                      <w:lang w:val="en-US" w:eastAsia="zh-CN" w:bidi="ar-SA"/>
                    </w:rPr>
                  </w:pPr>
                  <w:r>
                    <w:rPr>
                      <w:rFonts w:hint="eastAsia" w:cs="Times New Roman"/>
                      <w:kern w:val="2"/>
                      <w:sz w:val="22"/>
                      <w:szCs w:val="22"/>
                      <w:highlight w:val="none"/>
                      <w:vertAlign w:val="baseline"/>
                      <w:lang w:val="en-US" w:eastAsia="zh-CN" w:bidi="ar-SA"/>
                    </w:rPr>
                    <w:t>必填项，选择填充。点击展开IP库相关信息，呈现所有“离线”和“在线”状态的IP信息。</w:t>
                  </w:r>
                  <w:r>
                    <w:rPr>
                      <w:rFonts w:hint="eastAsia" w:cs="Times New Roman"/>
                      <w:kern w:val="2"/>
                      <w:sz w:val="22"/>
                      <w:szCs w:val="22"/>
                      <w:highlight w:val="yellow"/>
                      <w:vertAlign w:val="baseline"/>
                      <w:lang w:val="en-US" w:eastAsia="zh-CN" w:bidi="ar-SA"/>
                    </w:rPr>
                    <w:t>IP不允许被重复添加</w:t>
                  </w:r>
                </w:p>
                <w:p w14:paraId="25DD6A84">
                  <w:pPr>
                    <w:numPr>
                      <w:ilvl w:val="0"/>
                      <w:numId w:val="0"/>
                    </w:numPr>
                    <w:ind w:left="0" w:leftChars="0" w:firstLine="0" w:firstLineChars="0"/>
                    <w:rPr>
                      <w:rFonts w:hint="eastAsia" w:cs="Times New Roman"/>
                      <w:kern w:val="2"/>
                      <w:sz w:val="22"/>
                      <w:szCs w:val="22"/>
                      <w:highlight w:val="none"/>
                      <w:vertAlign w:val="baseline"/>
                      <w:lang w:val="en-US" w:eastAsia="zh-CN" w:bidi="ar-SA"/>
                    </w:rPr>
                  </w:pPr>
                  <w:r>
                    <w:rPr>
                      <w:rFonts w:hint="eastAsia" w:cs="Times New Roman"/>
                      <w:kern w:val="2"/>
                      <w:sz w:val="22"/>
                      <w:szCs w:val="22"/>
                      <w:highlight w:val="none"/>
                      <w:vertAlign w:val="baseline"/>
                      <w:lang w:val="en-US" w:eastAsia="zh-CN" w:bidi="ar-SA"/>
                    </w:rPr>
                    <w:t>提供筛选项：地市、动环监控系统类别、站点类型、站点名称、机房名、设备类型、IP。</w:t>
                  </w:r>
                </w:p>
                <w:p w14:paraId="0E8B4A24">
                  <w:pPr>
                    <w:numPr>
                      <w:ilvl w:val="0"/>
                      <w:numId w:val="0"/>
                    </w:numPr>
                    <w:ind w:left="0" w:leftChars="0" w:firstLine="0" w:firstLineChars="0"/>
                    <w:rPr>
                      <w:rFonts w:hint="default" w:cs="Times New Roman"/>
                      <w:kern w:val="2"/>
                      <w:sz w:val="22"/>
                      <w:szCs w:val="22"/>
                      <w:highlight w:val="none"/>
                      <w:vertAlign w:val="baseline"/>
                      <w:lang w:val="en-US" w:eastAsia="zh-CN" w:bidi="ar-SA"/>
                    </w:rPr>
                  </w:pPr>
                  <w:r>
                    <w:rPr>
                      <w:rFonts w:hint="eastAsia" w:cs="Times New Roman"/>
                      <w:kern w:val="2"/>
                      <w:sz w:val="22"/>
                      <w:szCs w:val="22"/>
                      <w:highlight w:val="none"/>
                      <w:vertAlign w:val="baseline"/>
                      <w:lang w:val="en-US" w:eastAsia="zh-CN" w:bidi="ar-SA"/>
                    </w:rPr>
                    <w:t>展开后的IP库信息，支持多选。确认后在表单中自动新增行填充。</w:t>
                  </w:r>
                </w:p>
              </w:tc>
            </w:tr>
            <w:tr w14:paraId="02A7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3858CFDB">
                  <w:pPr>
                    <w:numPr>
                      <w:ilvl w:val="0"/>
                      <w:numId w:val="0"/>
                    </w:numPr>
                    <w:ind w:left="0" w:leftChars="0" w:firstLine="0" w:firstLineChars="0"/>
                    <w:rPr>
                      <w:rFonts w:hint="default" w:ascii="Calibri" w:hAnsi="Calibri" w:eastAsia="宋体" w:cs="Times New Roman"/>
                      <w:kern w:val="2"/>
                      <w:sz w:val="22"/>
                      <w:szCs w:val="22"/>
                      <w:vertAlign w:val="baseline"/>
                      <w:lang w:val="en-US" w:eastAsia="zh-CN" w:bidi="ar-SA"/>
                    </w:rPr>
                  </w:pPr>
                  <w:r>
                    <w:rPr>
                      <w:rFonts w:hint="eastAsia"/>
                      <w:vertAlign w:val="baseline"/>
                      <w:lang w:val="en-US" w:eastAsia="zh-CN"/>
                    </w:rPr>
                    <w:t>子网掩码</w:t>
                  </w:r>
                </w:p>
              </w:tc>
              <w:tc>
                <w:tcPr>
                  <w:tcW w:w="6837" w:type="dxa"/>
                  <w:vAlign w:val="center"/>
                </w:tcPr>
                <w:p w14:paraId="73A26822">
                  <w:pPr>
                    <w:numPr>
                      <w:ilvl w:val="0"/>
                      <w:numId w:val="0"/>
                    </w:numPr>
                    <w:ind w:left="0" w:leftChars="0" w:firstLine="0" w:firstLineChars="0"/>
                    <w:rPr>
                      <w:rFonts w:hint="default"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不可编辑，输入IP后，自动带出</w:t>
                  </w:r>
                </w:p>
              </w:tc>
            </w:tr>
            <w:tr w14:paraId="587C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22AA8D9A">
                  <w:pPr>
                    <w:numPr>
                      <w:ilvl w:val="0"/>
                      <w:numId w:val="0"/>
                    </w:numPr>
                    <w:ind w:left="0" w:leftChars="0" w:firstLine="0" w:firstLineChars="0"/>
                    <w:rPr>
                      <w:rFonts w:hint="default" w:ascii="Calibri" w:hAnsi="Calibri" w:eastAsia="宋体" w:cs="Times New Roman"/>
                      <w:kern w:val="2"/>
                      <w:sz w:val="22"/>
                      <w:szCs w:val="22"/>
                      <w:vertAlign w:val="baseline"/>
                      <w:lang w:val="en-US" w:eastAsia="zh-CN" w:bidi="ar-SA"/>
                    </w:rPr>
                  </w:pPr>
                  <w:r>
                    <w:rPr>
                      <w:rFonts w:hint="eastAsia"/>
                      <w:vertAlign w:val="baseline"/>
                      <w:lang w:val="en-US" w:eastAsia="zh-CN"/>
                    </w:rPr>
                    <w:t>网关</w:t>
                  </w:r>
                </w:p>
              </w:tc>
              <w:tc>
                <w:tcPr>
                  <w:tcW w:w="6837" w:type="dxa"/>
                  <w:vAlign w:val="center"/>
                </w:tcPr>
                <w:p w14:paraId="3B8C2592">
                  <w:pPr>
                    <w:numPr>
                      <w:ilvl w:val="0"/>
                      <w:numId w:val="0"/>
                    </w:numPr>
                    <w:ind w:left="0" w:leftChars="0" w:firstLine="0" w:firstLineChars="0"/>
                    <w:rPr>
                      <w:rFonts w:hint="default"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不可编辑，输入IP后，自动带出</w:t>
                  </w:r>
                </w:p>
              </w:tc>
            </w:tr>
            <w:tr w14:paraId="624C2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2459C5A3">
                  <w:pPr>
                    <w:numPr>
                      <w:ilvl w:val="0"/>
                      <w:numId w:val="0"/>
                    </w:numPr>
                    <w:ind w:left="0" w:leftChars="0" w:firstLine="0" w:firstLineChars="0"/>
                    <w:rPr>
                      <w:rFonts w:hint="default" w:ascii="Calibri" w:hAnsi="Calibri" w:eastAsia="宋体" w:cs="Times New Roman"/>
                      <w:kern w:val="2"/>
                      <w:sz w:val="22"/>
                      <w:szCs w:val="22"/>
                      <w:vertAlign w:val="baseline"/>
                      <w:lang w:val="en-US" w:eastAsia="zh-CN" w:bidi="ar-SA"/>
                    </w:rPr>
                  </w:pPr>
                  <w:r>
                    <w:rPr>
                      <w:rFonts w:hint="eastAsia"/>
                      <w:vertAlign w:val="baseline"/>
                      <w:lang w:val="en-US" w:eastAsia="zh-CN"/>
                    </w:rPr>
                    <w:t>VLAN</w:t>
                  </w:r>
                </w:p>
              </w:tc>
              <w:tc>
                <w:tcPr>
                  <w:tcW w:w="6837" w:type="dxa"/>
                  <w:vAlign w:val="center"/>
                </w:tcPr>
                <w:p w14:paraId="7F694C26">
                  <w:pPr>
                    <w:numPr>
                      <w:ilvl w:val="0"/>
                      <w:numId w:val="0"/>
                    </w:numPr>
                    <w:ind w:left="0" w:leftChars="0" w:firstLine="0" w:firstLineChars="0"/>
                    <w:rPr>
                      <w:rFonts w:hint="default"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不可编辑，输入IP后，自动带出</w:t>
                  </w:r>
                </w:p>
              </w:tc>
            </w:tr>
            <w:tr w14:paraId="782C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90" w:author="zhoujiansheng" w:date="2025-07-17T11:00:36Z"/>
              </w:trPr>
              <w:tc>
                <w:tcPr>
                  <w:tcW w:w="1787" w:type="dxa"/>
                  <w:vAlign w:val="top"/>
                </w:tcPr>
                <w:p w14:paraId="3436F4A9">
                  <w:pPr>
                    <w:numPr>
                      <w:ilvl w:val="0"/>
                      <w:numId w:val="0"/>
                    </w:numPr>
                    <w:ind w:left="0" w:leftChars="0" w:firstLine="0" w:firstLineChars="0"/>
                    <w:rPr>
                      <w:ins w:id="491" w:author="zhoujiansheng" w:date="2025-07-17T11:00:36Z"/>
                      <w:rFonts w:hint="default"/>
                      <w:vertAlign w:val="baseline"/>
                      <w:lang w:val="en-US" w:eastAsia="zh-CN"/>
                    </w:rPr>
                  </w:pPr>
                  <w:ins w:id="492" w:author="zhoujiansheng" w:date="2025-07-17T11:00:42Z">
                    <w:r>
                      <w:rPr>
                        <w:rFonts w:hint="eastAsia"/>
                        <w:vertAlign w:val="baseline"/>
                        <w:lang w:val="en-US" w:eastAsia="zh-CN"/>
                      </w:rPr>
                      <w:t>IP</w:t>
                    </w:r>
                  </w:ins>
                  <w:ins w:id="493" w:author="zhoujiansheng" w:date="2025-07-17T11:00:45Z">
                    <w:r>
                      <w:rPr>
                        <w:rFonts w:hint="eastAsia"/>
                        <w:vertAlign w:val="baseline"/>
                        <w:lang w:val="en-US" w:eastAsia="zh-CN"/>
                      </w:rPr>
                      <w:t>占用</w:t>
                    </w:r>
                  </w:ins>
                  <w:ins w:id="494" w:author="zhoujiansheng" w:date="2025-07-17T11:00:46Z">
                    <w:r>
                      <w:rPr>
                        <w:rFonts w:hint="eastAsia"/>
                        <w:vertAlign w:val="baseline"/>
                        <w:lang w:val="en-US" w:eastAsia="zh-CN"/>
                      </w:rPr>
                      <w:t>情况</w:t>
                    </w:r>
                  </w:ins>
                </w:p>
              </w:tc>
              <w:tc>
                <w:tcPr>
                  <w:tcW w:w="6837" w:type="dxa"/>
                  <w:vAlign w:val="center"/>
                </w:tcPr>
                <w:p w14:paraId="7F9B6ED5">
                  <w:pPr>
                    <w:numPr>
                      <w:ilvl w:val="0"/>
                      <w:numId w:val="0"/>
                    </w:numPr>
                    <w:ind w:left="0" w:leftChars="0" w:firstLine="0" w:firstLineChars="0"/>
                    <w:rPr>
                      <w:ins w:id="495" w:author="zhoujiansheng" w:date="2025-07-17T11:00:36Z"/>
                      <w:rFonts w:hint="default"/>
                      <w:highlight w:val="none"/>
                      <w:vertAlign w:val="baseline"/>
                      <w:lang w:val="en-US" w:eastAsia="zh-CN"/>
                    </w:rPr>
                  </w:pPr>
                  <w:ins w:id="496" w:author="zhoujiansheng" w:date="2025-07-17T11:00:54Z">
                    <w:r>
                      <w:rPr>
                        <w:rFonts w:hint="eastAsia"/>
                        <w:highlight w:val="none"/>
                        <w:vertAlign w:val="baseline"/>
                        <w:lang w:val="en-US" w:eastAsia="zh-CN"/>
                      </w:rPr>
                      <w:t>不可</w:t>
                    </w:r>
                  </w:ins>
                  <w:ins w:id="497" w:author="zhoujiansheng" w:date="2025-07-17T11:00:55Z">
                    <w:r>
                      <w:rPr>
                        <w:rFonts w:hint="eastAsia"/>
                        <w:highlight w:val="none"/>
                        <w:vertAlign w:val="baseline"/>
                        <w:lang w:val="en-US" w:eastAsia="zh-CN"/>
                      </w:rPr>
                      <w:t>编辑，</w:t>
                    </w:r>
                  </w:ins>
                  <w:ins w:id="498" w:author="zhoujiansheng" w:date="2025-07-17T11:00:56Z">
                    <w:r>
                      <w:rPr>
                        <w:rFonts w:hint="eastAsia"/>
                        <w:highlight w:val="none"/>
                        <w:vertAlign w:val="baseline"/>
                        <w:lang w:val="en-US" w:eastAsia="zh-CN"/>
                      </w:rPr>
                      <w:t>输入</w:t>
                    </w:r>
                  </w:ins>
                  <w:ins w:id="499" w:author="zhoujiansheng" w:date="2025-07-17T11:00:57Z">
                    <w:r>
                      <w:rPr>
                        <w:rFonts w:hint="eastAsia"/>
                        <w:highlight w:val="none"/>
                        <w:vertAlign w:val="baseline"/>
                        <w:lang w:val="en-US" w:eastAsia="zh-CN"/>
                      </w:rPr>
                      <w:t>IP</w:t>
                    </w:r>
                  </w:ins>
                  <w:ins w:id="500" w:author="zhoujiansheng" w:date="2025-07-17T11:00:58Z">
                    <w:r>
                      <w:rPr>
                        <w:rFonts w:hint="eastAsia"/>
                        <w:highlight w:val="none"/>
                        <w:vertAlign w:val="baseline"/>
                        <w:lang w:val="en-US" w:eastAsia="zh-CN"/>
                      </w:rPr>
                      <w:t>后，</w:t>
                    </w:r>
                  </w:ins>
                  <w:ins w:id="501" w:author="zhoujiansheng" w:date="2025-07-17T11:00:59Z">
                    <w:r>
                      <w:rPr>
                        <w:rFonts w:hint="eastAsia"/>
                        <w:highlight w:val="none"/>
                        <w:vertAlign w:val="baseline"/>
                        <w:lang w:val="en-US" w:eastAsia="zh-CN"/>
                      </w:rPr>
                      <w:t>自动</w:t>
                    </w:r>
                  </w:ins>
                  <w:ins w:id="502" w:author="zhoujiansheng" w:date="2025-07-17T11:01:01Z">
                    <w:r>
                      <w:rPr>
                        <w:rFonts w:hint="eastAsia"/>
                        <w:highlight w:val="none"/>
                        <w:vertAlign w:val="baseline"/>
                        <w:lang w:val="en-US" w:eastAsia="zh-CN"/>
                      </w:rPr>
                      <w:t>带出</w:t>
                    </w:r>
                  </w:ins>
                </w:p>
              </w:tc>
            </w:tr>
            <w:tr w14:paraId="7A56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12068F4D">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设备建设工程</w:t>
                  </w:r>
                  <w:r>
                    <w:rPr>
                      <w:rFonts w:hint="eastAsia"/>
                      <w:color w:val="FF0000"/>
                      <w:vertAlign w:val="baseline"/>
                      <w:lang w:val="en-US" w:eastAsia="zh-CN"/>
                    </w:rPr>
                    <w:t>*</w:t>
                  </w:r>
                </w:p>
              </w:tc>
              <w:tc>
                <w:tcPr>
                  <w:tcW w:w="6837" w:type="dxa"/>
                  <w:vAlign w:val="top"/>
                </w:tcPr>
                <w:p w14:paraId="13532FFD">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必填项，输入。输入框提示“填写工程项目，如为维护成本整改的，则填维护整改”。如输入框提示显示不全，可在表头字段上增加释义。</w:t>
                  </w:r>
                </w:p>
              </w:tc>
            </w:tr>
            <w:tr w14:paraId="0070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2E5AFEC2">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地市</w:t>
                  </w:r>
                </w:p>
              </w:tc>
              <w:tc>
                <w:tcPr>
                  <w:tcW w:w="6837" w:type="dxa"/>
                  <w:vAlign w:val="top"/>
                </w:tcPr>
                <w:p w14:paraId="778D9B55">
                  <w:pPr>
                    <w:widowControl w:val="0"/>
                    <w:numPr>
                      <w:ilvl w:val="0"/>
                      <w:numId w:val="0"/>
                    </w:numPr>
                    <w:ind w:left="0" w:leftChars="0" w:firstLine="0" w:firstLineChars="0"/>
                    <w:jc w:val="both"/>
                    <w:rPr>
                      <w:rFonts w:hint="eastAsia"/>
                      <w:vertAlign w:val="baseline"/>
                      <w:lang w:val="en-US" w:eastAsia="zh-CN"/>
                    </w:rPr>
                  </w:pPr>
                  <w:r>
                    <w:rPr>
                      <w:rFonts w:hint="eastAsia"/>
                      <w:highlight w:val="none"/>
                      <w:vertAlign w:val="baseline"/>
                      <w:lang w:val="en-US" w:eastAsia="zh-CN"/>
                    </w:rPr>
                    <w:t>不可编辑，输入IP后，自动带出</w:t>
                  </w:r>
                </w:p>
              </w:tc>
            </w:tr>
            <w:tr w14:paraId="4A1C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7A7D7932">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站点类型</w:t>
                  </w:r>
                </w:p>
              </w:tc>
              <w:tc>
                <w:tcPr>
                  <w:tcW w:w="6837" w:type="dxa"/>
                  <w:vAlign w:val="top"/>
                </w:tcPr>
                <w:p w14:paraId="37A5A372">
                  <w:pPr>
                    <w:widowControl w:val="0"/>
                    <w:numPr>
                      <w:ilvl w:val="0"/>
                      <w:numId w:val="0"/>
                    </w:numPr>
                    <w:ind w:left="0" w:leftChars="0" w:firstLine="0" w:firstLineChars="0"/>
                    <w:jc w:val="both"/>
                    <w:rPr>
                      <w:rFonts w:hint="eastAsia"/>
                      <w:vertAlign w:val="baseline"/>
                      <w:lang w:val="en-US" w:eastAsia="zh-CN"/>
                    </w:rPr>
                  </w:pPr>
                  <w:r>
                    <w:rPr>
                      <w:rFonts w:hint="eastAsia"/>
                      <w:highlight w:val="none"/>
                      <w:vertAlign w:val="baseline"/>
                      <w:lang w:val="en-US" w:eastAsia="zh-CN"/>
                    </w:rPr>
                    <w:t>不可编辑，输入IP后，自动带出</w:t>
                  </w:r>
                </w:p>
              </w:tc>
            </w:tr>
            <w:tr w14:paraId="45913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6F564CDD">
                  <w:pPr>
                    <w:widowControl w:val="0"/>
                    <w:numPr>
                      <w:ilvl w:val="0"/>
                      <w:numId w:val="0"/>
                    </w:numPr>
                    <w:ind w:left="0" w:leftChars="0" w:firstLine="0" w:firstLineChars="0"/>
                    <w:jc w:val="both"/>
                    <w:rPr>
                      <w:rFonts w:hint="eastAsia"/>
                      <w:vertAlign w:val="baseline"/>
                      <w:lang w:val="en-US" w:eastAsia="zh-CN"/>
                    </w:rPr>
                  </w:pPr>
                  <w:r>
                    <w:rPr>
                      <w:rFonts w:hint="eastAsia"/>
                      <w:vertAlign w:val="baseline"/>
                      <w:lang w:val="en-US" w:eastAsia="zh-CN"/>
                    </w:rPr>
                    <w:t>站点名称</w:t>
                  </w:r>
                </w:p>
              </w:tc>
              <w:tc>
                <w:tcPr>
                  <w:tcW w:w="6837" w:type="dxa"/>
                  <w:vAlign w:val="top"/>
                </w:tcPr>
                <w:p w14:paraId="658985A2">
                  <w:pPr>
                    <w:widowControl w:val="0"/>
                    <w:numPr>
                      <w:ilvl w:val="0"/>
                      <w:numId w:val="0"/>
                    </w:numPr>
                    <w:ind w:left="0" w:leftChars="0" w:firstLine="0" w:firstLineChars="0"/>
                    <w:jc w:val="both"/>
                    <w:rPr>
                      <w:rFonts w:hint="eastAsia"/>
                      <w:vertAlign w:val="baseline"/>
                      <w:lang w:val="en-US" w:eastAsia="zh-CN"/>
                    </w:rPr>
                  </w:pPr>
                  <w:r>
                    <w:rPr>
                      <w:rFonts w:hint="eastAsia"/>
                      <w:highlight w:val="none"/>
                      <w:vertAlign w:val="baseline"/>
                      <w:lang w:val="en-US" w:eastAsia="zh-CN"/>
                    </w:rPr>
                    <w:t>不可编辑，输入IP后，自动带出</w:t>
                  </w:r>
                </w:p>
              </w:tc>
            </w:tr>
            <w:tr w14:paraId="11D69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14:paraId="687F8483">
                  <w:pPr>
                    <w:widowControl w:val="0"/>
                    <w:numPr>
                      <w:ilvl w:val="0"/>
                      <w:numId w:val="0"/>
                    </w:numPr>
                    <w:jc w:val="both"/>
                    <w:rPr>
                      <w:rFonts w:hint="default"/>
                      <w:vertAlign w:val="baseline"/>
                      <w:lang w:val="en-US" w:eastAsia="zh-CN"/>
                    </w:rPr>
                  </w:pPr>
                  <w:r>
                    <w:rPr>
                      <w:rFonts w:hint="eastAsia"/>
                      <w:vertAlign w:val="baseline"/>
                      <w:lang w:val="en-US" w:eastAsia="zh-CN"/>
                    </w:rPr>
                    <w:t>机房名称</w:t>
                  </w:r>
                </w:p>
              </w:tc>
              <w:tc>
                <w:tcPr>
                  <w:tcW w:w="6837" w:type="dxa"/>
                </w:tcPr>
                <w:p w14:paraId="2411BC76">
                  <w:pPr>
                    <w:widowControl w:val="0"/>
                    <w:numPr>
                      <w:ilvl w:val="0"/>
                      <w:numId w:val="0"/>
                    </w:numPr>
                    <w:ind w:firstLine="0" w:firstLineChars="0"/>
                    <w:jc w:val="both"/>
                    <w:rPr>
                      <w:rFonts w:hint="default"/>
                      <w:vertAlign w:val="baseline"/>
                      <w:lang w:val="en-US" w:eastAsia="zh-CN"/>
                    </w:rPr>
                  </w:pPr>
                  <w:r>
                    <w:rPr>
                      <w:rFonts w:hint="eastAsia"/>
                      <w:highlight w:val="none"/>
                      <w:vertAlign w:val="baseline"/>
                      <w:lang w:val="en-US" w:eastAsia="zh-CN"/>
                    </w:rPr>
                    <w:t>不可编辑，输入IP后，自动带出</w:t>
                  </w:r>
                </w:p>
              </w:tc>
            </w:tr>
            <w:tr w14:paraId="0E1B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tcPr>
                <w:p w14:paraId="6CD6D75C">
                  <w:pPr>
                    <w:widowControl w:val="0"/>
                    <w:numPr>
                      <w:ilvl w:val="0"/>
                      <w:numId w:val="0"/>
                    </w:numPr>
                    <w:jc w:val="both"/>
                    <w:rPr>
                      <w:rFonts w:hint="default"/>
                      <w:vertAlign w:val="baseline"/>
                      <w:lang w:val="en-US" w:eastAsia="zh-CN"/>
                    </w:rPr>
                  </w:pPr>
                  <w:r>
                    <w:rPr>
                      <w:rFonts w:hint="eastAsia"/>
                      <w:vertAlign w:val="baseline"/>
                      <w:lang w:val="en-US" w:eastAsia="zh-CN"/>
                    </w:rPr>
                    <w:t>设备类型</w:t>
                  </w:r>
                </w:p>
              </w:tc>
              <w:tc>
                <w:tcPr>
                  <w:tcW w:w="6837" w:type="dxa"/>
                </w:tcPr>
                <w:p w14:paraId="3A5785C4">
                  <w:pPr>
                    <w:widowControl w:val="0"/>
                    <w:numPr>
                      <w:ilvl w:val="0"/>
                      <w:numId w:val="0"/>
                    </w:numPr>
                    <w:ind w:firstLine="0" w:firstLineChars="0"/>
                    <w:jc w:val="both"/>
                    <w:rPr>
                      <w:rFonts w:hint="eastAsia"/>
                      <w:vertAlign w:val="baseline"/>
                      <w:lang w:val="en-US" w:eastAsia="zh-CN"/>
                    </w:rPr>
                  </w:pPr>
                  <w:r>
                    <w:rPr>
                      <w:rFonts w:hint="eastAsia"/>
                      <w:highlight w:val="none"/>
                      <w:vertAlign w:val="baseline"/>
                      <w:lang w:val="en-US" w:eastAsia="zh-CN"/>
                    </w:rPr>
                    <w:t>不可编辑，输入IP后，自动带出</w:t>
                  </w:r>
                </w:p>
              </w:tc>
            </w:tr>
            <w:tr w14:paraId="57AB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2AD910A6">
                  <w:pPr>
                    <w:numPr>
                      <w:ilvl w:val="0"/>
                      <w:numId w:val="0"/>
                    </w:numPr>
                    <w:ind w:left="0" w:leftChars="0" w:firstLine="0" w:firstLineChars="0"/>
                    <w:rPr>
                      <w:rFonts w:hint="eastAsia"/>
                      <w:vertAlign w:val="baseline"/>
                      <w:lang w:val="en-US" w:eastAsia="zh-CN"/>
                    </w:rPr>
                  </w:pPr>
                  <w:r>
                    <w:rPr>
                      <w:rFonts w:hint="eastAsia"/>
                      <w:lang w:val="en-US" w:eastAsia="zh-CN"/>
                    </w:rPr>
                    <w:t>设备名称</w:t>
                  </w:r>
                </w:p>
              </w:tc>
              <w:tc>
                <w:tcPr>
                  <w:tcW w:w="6837" w:type="dxa"/>
                  <w:vAlign w:val="center"/>
                </w:tcPr>
                <w:p w14:paraId="0E66315E">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r w14:paraId="3088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00D18E00">
                  <w:pPr>
                    <w:widowControl w:val="0"/>
                    <w:numPr>
                      <w:ilvl w:val="0"/>
                      <w:numId w:val="0"/>
                    </w:numPr>
                    <w:ind w:left="0" w:leftChars="0" w:firstLine="0" w:firstLineChars="0"/>
                    <w:jc w:val="both"/>
                    <w:rPr>
                      <w:rFonts w:hint="eastAsia"/>
                      <w:lang w:val="en-US" w:eastAsia="zh-CN"/>
                    </w:rPr>
                  </w:pPr>
                  <w:r>
                    <w:rPr>
                      <w:rFonts w:hint="eastAsia"/>
                      <w:vertAlign w:val="baseline"/>
                      <w:lang w:val="en-US" w:eastAsia="zh-CN"/>
                    </w:rPr>
                    <w:t>动环监控系统类别</w:t>
                  </w:r>
                </w:p>
              </w:tc>
              <w:tc>
                <w:tcPr>
                  <w:tcW w:w="6837" w:type="dxa"/>
                  <w:vAlign w:val="top"/>
                </w:tcPr>
                <w:p w14:paraId="2831D5F8">
                  <w:pPr>
                    <w:widowControl w:val="0"/>
                    <w:numPr>
                      <w:ilvl w:val="0"/>
                      <w:numId w:val="0"/>
                    </w:numPr>
                    <w:ind w:left="0" w:leftChars="0" w:firstLine="0" w:firstLineChars="0"/>
                    <w:jc w:val="both"/>
                    <w:rPr>
                      <w:rFonts w:hint="eastAsia"/>
                      <w:highlight w:val="none"/>
                      <w:vertAlign w:val="baseline"/>
                      <w:lang w:val="en-US" w:eastAsia="zh-CN"/>
                    </w:rPr>
                  </w:pPr>
                  <w:r>
                    <w:rPr>
                      <w:rFonts w:hint="eastAsia"/>
                      <w:highlight w:val="none"/>
                      <w:vertAlign w:val="baseline"/>
                      <w:lang w:val="en-US" w:eastAsia="zh-CN"/>
                    </w:rPr>
                    <w:t>不可编辑，输入IP后，自动带出</w:t>
                  </w:r>
                </w:p>
              </w:tc>
            </w:tr>
            <w:tr w14:paraId="3EC9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29DC7506">
                  <w:pPr>
                    <w:numPr>
                      <w:ilvl w:val="0"/>
                      <w:numId w:val="0"/>
                    </w:numPr>
                    <w:ind w:left="0" w:leftChars="0" w:firstLine="0" w:firstLineChars="0"/>
                    <w:rPr>
                      <w:rFonts w:hint="eastAsia"/>
                      <w:vertAlign w:val="baseline"/>
                      <w:lang w:val="en-US" w:eastAsia="zh-CN"/>
                    </w:rPr>
                  </w:pPr>
                  <w:r>
                    <w:rPr>
                      <w:rFonts w:hint="eastAsia"/>
                      <w:lang w:val="en-US" w:eastAsia="zh-CN"/>
                    </w:rPr>
                    <w:t>设备厂家</w:t>
                  </w:r>
                </w:p>
              </w:tc>
              <w:tc>
                <w:tcPr>
                  <w:tcW w:w="6837" w:type="dxa"/>
                  <w:vAlign w:val="center"/>
                </w:tcPr>
                <w:p w14:paraId="3CE75FF7">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r w14:paraId="1CD0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7" w:type="dxa"/>
                  <w:vAlign w:val="top"/>
                </w:tcPr>
                <w:p w14:paraId="5A1ED8AA">
                  <w:pPr>
                    <w:numPr>
                      <w:ilvl w:val="0"/>
                      <w:numId w:val="0"/>
                    </w:numPr>
                    <w:ind w:left="0" w:leftChars="0" w:firstLine="0" w:firstLineChars="0"/>
                    <w:rPr>
                      <w:rFonts w:hint="default"/>
                      <w:vertAlign w:val="baseline"/>
                      <w:lang w:val="en-US" w:eastAsia="zh-CN"/>
                    </w:rPr>
                  </w:pPr>
                  <w:r>
                    <w:rPr>
                      <w:rFonts w:hint="eastAsia"/>
                      <w:vertAlign w:val="baseline"/>
                      <w:lang w:val="en-US" w:eastAsia="zh-CN"/>
                    </w:rPr>
                    <w:t>局房名称</w:t>
                  </w:r>
                </w:p>
              </w:tc>
              <w:tc>
                <w:tcPr>
                  <w:tcW w:w="6837" w:type="dxa"/>
                  <w:vAlign w:val="center"/>
                </w:tcPr>
                <w:p w14:paraId="43562E84">
                  <w:pPr>
                    <w:numPr>
                      <w:ilvl w:val="0"/>
                      <w:numId w:val="0"/>
                    </w:numPr>
                    <w:ind w:left="0" w:leftChars="0" w:firstLine="0" w:firstLineChars="0"/>
                    <w:rPr>
                      <w:rFonts w:hint="eastAsia"/>
                      <w:highlight w:val="none"/>
                      <w:vertAlign w:val="baseline"/>
                      <w:lang w:val="en-US" w:eastAsia="zh-CN"/>
                    </w:rPr>
                  </w:pPr>
                  <w:r>
                    <w:rPr>
                      <w:rFonts w:hint="eastAsia"/>
                      <w:highlight w:val="none"/>
                      <w:vertAlign w:val="baseline"/>
                      <w:lang w:val="en-US" w:eastAsia="zh-CN"/>
                    </w:rPr>
                    <w:t>不可编辑，输入IP后，自动带出</w:t>
                  </w:r>
                </w:p>
              </w:tc>
            </w:tr>
          </w:tbl>
          <w:p w14:paraId="4EC507FB">
            <w:pPr>
              <w:widowControl w:val="0"/>
              <w:numPr>
                <w:ilvl w:val="0"/>
                <w:numId w:val="0"/>
              </w:numPr>
              <w:jc w:val="both"/>
              <w:rPr>
                <w:rFonts w:hint="eastAsia"/>
                <w:lang w:val="en-US" w:eastAsia="zh-CN"/>
              </w:rPr>
            </w:pPr>
          </w:p>
          <w:p w14:paraId="1B2100AB">
            <w:pPr>
              <w:widowControl w:val="0"/>
              <w:numPr>
                <w:ilvl w:val="0"/>
                <w:numId w:val="0"/>
              </w:numPr>
              <w:jc w:val="both"/>
              <w:rPr>
                <w:rFonts w:hint="eastAsia"/>
                <w:lang w:val="en-US" w:eastAsia="zh-CN"/>
              </w:rPr>
            </w:pPr>
            <w:r>
              <w:rPr>
                <w:rFonts w:hint="eastAsia"/>
                <w:lang w:val="en-US" w:eastAsia="zh-CN"/>
              </w:rPr>
              <w:t>2.2表单填写后，需选择工单批复人。</w:t>
            </w:r>
          </w:p>
          <w:p w14:paraId="3DEEC671">
            <w:pPr>
              <w:widowControl w:val="0"/>
              <w:numPr>
                <w:ilvl w:val="0"/>
                <w:numId w:val="0"/>
              </w:numPr>
              <w:jc w:val="both"/>
              <w:rPr>
                <w:rFonts w:hint="default"/>
                <w:lang w:val="en-US" w:eastAsia="zh-CN"/>
              </w:rPr>
            </w:pPr>
          </w:p>
          <w:p w14:paraId="46FEFCDE">
            <w:pPr>
              <w:widowControl w:val="0"/>
              <w:numPr>
                <w:ilvl w:val="0"/>
                <w:numId w:val="0"/>
              </w:numPr>
              <w:jc w:val="both"/>
              <w:rPr>
                <w:rFonts w:hint="eastAsia"/>
                <w:lang w:val="en-US" w:eastAsia="zh-CN"/>
              </w:rPr>
            </w:pPr>
            <w:r>
              <w:rPr>
                <w:rFonts w:hint="eastAsia"/>
                <w:lang w:val="en-US" w:eastAsia="zh-CN"/>
              </w:rPr>
              <w:t>表单提交后流转到对应批复人员，申请人可通过我发起的列表页查看已提交工单信息及审批状态。</w:t>
            </w:r>
          </w:p>
          <w:p w14:paraId="168093CF">
            <w:pPr>
              <w:widowControl w:val="0"/>
              <w:numPr>
                <w:ilvl w:val="0"/>
                <w:numId w:val="0"/>
              </w:numPr>
              <w:jc w:val="both"/>
              <w:rPr>
                <w:rFonts w:hint="default"/>
                <w:lang w:val="en-US" w:eastAsia="zh-CN"/>
              </w:rPr>
            </w:pPr>
            <w:r>
              <w:rPr>
                <w:rFonts w:hint="eastAsia"/>
                <w:lang w:val="en-US" w:eastAsia="zh-CN"/>
              </w:rPr>
              <w:t>工单批复不通过，驳回时需填写不通过的原因。</w:t>
            </w:r>
          </w:p>
          <w:p w14:paraId="3708AC73">
            <w:pPr>
              <w:widowControl w:val="0"/>
              <w:numPr>
                <w:ilvl w:val="0"/>
                <w:numId w:val="0"/>
              </w:numPr>
              <w:jc w:val="both"/>
              <w:rPr>
                <w:rFonts w:hint="default"/>
                <w:lang w:val="en-US" w:eastAsia="zh-CN"/>
              </w:rPr>
            </w:pPr>
            <w:r>
              <w:rPr>
                <w:rFonts w:hint="eastAsia"/>
                <w:lang w:val="en-US" w:eastAsia="zh-CN"/>
              </w:rPr>
              <w:t>工单审批通过后，更新IP库中对应IP的相关信息。</w:t>
            </w:r>
          </w:p>
          <w:tbl>
            <w:tblPr>
              <w:tblStyle w:val="33"/>
              <w:tblW w:w="85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1"/>
              <w:gridCol w:w="3469"/>
              <w:gridCol w:w="2952"/>
            </w:tblGrid>
            <w:tr w14:paraId="084F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shd w:val="clear" w:color="auto" w:fill="BEBEBE" w:themeFill="background1" w:themeFillShade="BF"/>
                </w:tcPr>
                <w:p w14:paraId="7687C0E8">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字段</w:t>
                  </w:r>
                </w:p>
              </w:tc>
              <w:tc>
                <w:tcPr>
                  <w:tcW w:w="3469" w:type="dxa"/>
                  <w:shd w:val="clear" w:color="auto" w:fill="BEBEBE" w:themeFill="background1" w:themeFillShade="BF"/>
                </w:tcPr>
                <w:p w14:paraId="54FDC6B4">
                  <w:pPr>
                    <w:numPr>
                      <w:ilvl w:val="0"/>
                      <w:numId w:val="0"/>
                    </w:numPr>
                    <w:jc w:val="center"/>
                    <w:rPr>
                      <w:rFonts w:hint="default"/>
                      <w:b w:val="0"/>
                      <w:bCs w:val="0"/>
                      <w:vertAlign w:val="baseline"/>
                      <w:lang w:val="en-US" w:eastAsia="zh-CN"/>
                    </w:rPr>
                  </w:pPr>
                  <w:r>
                    <w:rPr>
                      <w:rFonts w:hint="eastAsia"/>
                      <w:b w:val="0"/>
                      <w:bCs w:val="0"/>
                      <w:vertAlign w:val="baseline"/>
                      <w:lang w:val="en-US" w:eastAsia="zh-CN"/>
                    </w:rPr>
                    <w:t>入网</w:t>
                  </w:r>
                </w:p>
              </w:tc>
              <w:tc>
                <w:tcPr>
                  <w:tcW w:w="2952" w:type="dxa"/>
                  <w:shd w:val="clear" w:color="auto" w:fill="BEBEBE" w:themeFill="background1" w:themeFillShade="BF"/>
                </w:tcPr>
                <w:p w14:paraId="5D004BAC">
                  <w:pPr>
                    <w:numPr>
                      <w:ilvl w:val="0"/>
                      <w:numId w:val="0"/>
                    </w:numPr>
                    <w:jc w:val="center"/>
                    <w:rPr>
                      <w:rFonts w:hint="default"/>
                      <w:b w:val="0"/>
                      <w:bCs w:val="0"/>
                      <w:vertAlign w:val="baseline"/>
                      <w:lang w:val="en-US" w:eastAsia="zh-CN"/>
                    </w:rPr>
                  </w:pPr>
                  <w:r>
                    <w:rPr>
                      <w:rFonts w:hint="eastAsia"/>
                      <w:b w:val="0"/>
                      <w:bCs w:val="0"/>
                      <w:vertAlign w:val="baseline"/>
                      <w:lang w:val="en-US" w:eastAsia="zh-CN"/>
                    </w:rPr>
                    <w:t>退网</w:t>
                  </w:r>
                </w:p>
              </w:tc>
            </w:tr>
            <w:tr w14:paraId="35CD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center"/>
                </w:tcPr>
                <w:p w14:paraId="16F941F3">
                  <w:pPr>
                    <w:numPr>
                      <w:ilvl w:val="0"/>
                      <w:numId w:val="0"/>
                    </w:numPr>
                    <w:rPr>
                      <w:rFonts w:hint="default"/>
                      <w:highlight w:val="none"/>
                      <w:vertAlign w:val="baseline"/>
                      <w:lang w:val="en-US" w:eastAsia="zh-CN"/>
                    </w:rPr>
                  </w:pPr>
                  <w:r>
                    <w:rPr>
                      <w:rFonts w:hint="eastAsia"/>
                      <w:highlight w:val="none"/>
                      <w:vertAlign w:val="baseline"/>
                      <w:lang w:val="en-US" w:eastAsia="zh-CN"/>
                    </w:rPr>
                    <w:t>地市</w:t>
                  </w:r>
                </w:p>
              </w:tc>
              <w:tc>
                <w:tcPr>
                  <w:tcW w:w="3469" w:type="dxa"/>
                </w:tcPr>
                <w:p w14:paraId="4D451360">
                  <w:pPr>
                    <w:numPr>
                      <w:ilvl w:val="0"/>
                      <w:numId w:val="0"/>
                    </w:numPr>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14:paraId="28E9DED5">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14:paraId="01537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14:paraId="50F28B11">
                  <w:pPr>
                    <w:numPr>
                      <w:ilvl w:val="0"/>
                      <w:numId w:val="0"/>
                    </w:numPr>
                    <w:ind w:left="0" w:leftChars="0" w:firstLine="0" w:firstLineChars="0"/>
                    <w:rPr>
                      <w:rFonts w:hint="default"/>
                      <w:vertAlign w:val="baseline"/>
                      <w:lang w:val="en-US" w:eastAsia="zh-CN"/>
                    </w:rPr>
                  </w:pPr>
                  <w:r>
                    <w:rPr>
                      <w:rFonts w:hint="eastAsia"/>
                      <w:vertAlign w:val="baseline"/>
                      <w:lang w:val="en-US" w:eastAsia="zh-CN"/>
                    </w:rPr>
                    <w:t>IP</w:t>
                  </w:r>
                </w:p>
              </w:tc>
              <w:tc>
                <w:tcPr>
                  <w:tcW w:w="3469" w:type="dxa"/>
                  <w:vAlign w:val="top"/>
                </w:tcPr>
                <w:p w14:paraId="10C3EE95">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w:t>
                  </w:r>
                </w:p>
              </w:tc>
              <w:tc>
                <w:tcPr>
                  <w:tcW w:w="2952" w:type="dxa"/>
                  <w:vAlign w:val="top"/>
                </w:tcPr>
                <w:p w14:paraId="61D53AD5">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w:t>
                  </w:r>
                </w:p>
              </w:tc>
            </w:tr>
            <w:tr w14:paraId="22A2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06E6DD88">
                  <w:pPr>
                    <w:numPr>
                      <w:ilvl w:val="0"/>
                      <w:numId w:val="0"/>
                    </w:numPr>
                    <w:ind w:left="0" w:leftChars="0" w:firstLine="0" w:firstLineChars="0"/>
                    <w:rPr>
                      <w:rFonts w:hint="eastAsia"/>
                      <w:vertAlign w:val="baseline"/>
                      <w:lang w:val="en-US" w:eastAsia="zh-CN"/>
                    </w:rPr>
                  </w:pPr>
                  <w:r>
                    <w:rPr>
                      <w:rFonts w:hint="eastAsia"/>
                      <w:vertAlign w:val="baseline"/>
                      <w:lang w:val="en-US" w:eastAsia="zh-CN"/>
                    </w:rPr>
                    <w:t>子网掩码</w:t>
                  </w:r>
                </w:p>
              </w:tc>
              <w:tc>
                <w:tcPr>
                  <w:tcW w:w="3469" w:type="dxa"/>
                  <w:vAlign w:val="top"/>
                </w:tcPr>
                <w:p w14:paraId="33F4124F">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14:paraId="01642581">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r>
            <w:tr w14:paraId="0C74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14:paraId="3BB51A87">
                  <w:pPr>
                    <w:numPr>
                      <w:ilvl w:val="0"/>
                      <w:numId w:val="0"/>
                    </w:numPr>
                    <w:ind w:left="0" w:leftChars="0" w:firstLine="0" w:firstLineChars="0"/>
                    <w:rPr>
                      <w:rFonts w:hint="eastAsia"/>
                      <w:vertAlign w:val="baseline"/>
                      <w:lang w:val="en-US" w:eastAsia="zh-CN"/>
                    </w:rPr>
                  </w:pPr>
                  <w:r>
                    <w:rPr>
                      <w:rFonts w:hint="eastAsia"/>
                      <w:vertAlign w:val="baseline"/>
                      <w:lang w:val="en-US" w:eastAsia="zh-CN"/>
                    </w:rPr>
                    <w:t>网关</w:t>
                  </w:r>
                </w:p>
              </w:tc>
              <w:tc>
                <w:tcPr>
                  <w:tcW w:w="3469" w:type="dxa"/>
                  <w:vAlign w:val="top"/>
                </w:tcPr>
                <w:p w14:paraId="63D9AD89">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14:paraId="0262EC1B">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w:t>
                  </w:r>
                </w:p>
              </w:tc>
            </w:tr>
            <w:tr w14:paraId="2AD9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1" w:type="dxa"/>
                  <w:vAlign w:val="top"/>
                </w:tcPr>
                <w:p w14:paraId="081D229F">
                  <w:pPr>
                    <w:numPr>
                      <w:ilvl w:val="0"/>
                      <w:numId w:val="0"/>
                    </w:numPr>
                    <w:ind w:left="0" w:leftChars="0" w:firstLine="0" w:firstLineChars="0"/>
                    <w:rPr>
                      <w:rFonts w:hint="eastAsia"/>
                      <w:vertAlign w:val="baseline"/>
                      <w:lang w:val="en-US" w:eastAsia="zh-CN"/>
                    </w:rPr>
                  </w:pPr>
                  <w:r>
                    <w:rPr>
                      <w:rFonts w:hint="eastAsia"/>
                      <w:vertAlign w:val="baseline"/>
                      <w:lang w:val="en-US" w:eastAsia="zh-CN"/>
                    </w:rPr>
                    <w:t>VLAN</w:t>
                  </w:r>
                </w:p>
              </w:tc>
              <w:tc>
                <w:tcPr>
                  <w:tcW w:w="3469" w:type="dxa"/>
                  <w:vAlign w:val="top"/>
                </w:tcPr>
                <w:p w14:paraId="6A698F77">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14:paraId="7C801BC8">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14:paraId="31CA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432A7093">
                  <w:pPr>
                    <w:numPr>
                      <w:ilvl w:val="0"/>
                      <w:numId w:val="0"/>
                    </w:numPr>
                    <w:ind w:left="0" w:leftChars="0" w:firstLine="0" w:firstLineChars="0"/>
                    <w:rPr>
                      <w:rFonts w:hint="default"/>
                      <w:highlight w:val="none"/>
                      <w:vertAlign w:val="baseline"/>
                      <w:lang w:val="en-US" w:eastAsia="zh-CN"/>
                    </w:rPr>
                  </w:pPr>
                  <w:r>
                    <w:rPr>
                      <w:rFonts w:hint="eastAsia"/>
                      <w:vertAlign w:val="baseline"/>
                      <w:lang w:val="en-US" w:eastAsia="zh-CN"/>
                    </w:rPr>
                    <w:t>站点名称</w:t>
                  </w:r>
                </w:p>
              </w:tc>
              <w:tc>
                <w:tcPr>
                  <w:tcW w:w="3469" w:type="dxa"/>
                  <w:vAlign w:val="top"/>
                </w:tcPr>
                <w:p w14:paraId="79CAE34B">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新增</w:t>
                  </w:r>
                </w:p>
              </w:tc>
              <w:tc>
                <w:tcPr>
                  <w:tcW w:w="2952" w:type="dxa"/>
                  <w:vAlign w:val="top"/>
                </w:tcPr>
                <w:p w14:paraId="433AD261">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14:paraId="647E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3ABDCD76">
                  <w:pPr>
                    <w:numPr>
                      <w:ilvl w:val="0"/>
                      <w:numId w:val="0"/>
                    </w:numPr>
                    <w:ind w:left="0" w:leftChars="0" w:firstLine="0" w:firstLineChars="0"/>
                    <w:rPr>
                      <w:rFonts w:hint="default"/>
                      <w:vertAlign w:val="baseline"/>
                      <w:lang w:val="en-US" w:eastAsia="zh-CN"/>
                    </w:rPr>
                  </w:pPr>
                  <w:r>
                    <w:rPr>
                      <w:rFonts w:hint="eastAsia"/>
                      <w:vertAlign w:val="baseline"/>
                      <w:lang w:val="en-US" w:eastAsia="zh-CN"/>
                    </w:rPr>
                    <w:t>站点类型</w:t>
                  </w:r>
                </w:p>
              </w:tc>
              <w:tc>
                <w:tcPr>
                  <w:tcW w:w="3469" w:type="dxa"/>
                  <w:vAlign w:val="top"/>
                </w:tcPr>
                <w:p w14:paraId="1D871ED8">
                  <w:pPr>
                    <w:numPr>
                      <w:ilvl w:val="0"/>
                      <w:numId w:val="0"/>
                    </w:numPr>
                    <w:ind w:left="0" w:leftChars="0" w:firstLine="0" w:firstLineChars="0"/>
                    <w:jc w:val="center"/>
                    <w:rPr>
                      <w:rFonts w:hint="eastAsia"/>
                      <w:highlight w:val="none"/>
                      <w:vertAlign w:val="baseline"/>
                      <w:lang w:val="en-US" w:eastAsia="zh-CN"/>
                    </w:rPr>
                  </w:pPr>
                  <w:r>
                    <w:rPr>
                      <w:rFonts w:hint="eastAsia"/>
                      <w:highlight w:val="none"/>
                      <w:vertAlign w:val="baseline"/>
                      <w:lang w:val="en-US" w:eastAsia="zh-CN"/>
                    </w:rPr>
                    <w:t>新增</w:t>
                  </w:r>
                </w:p>
              </w:tc>
              <w:tc>
                <w:tcPr>
                  <w:tcW w:w="2952" w:type="dxa"/>
                  <w:vAlign w:val="top"/>
                </w:tcPr>
                <w:p w14:paraId="62F431AF">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14:paraId="1676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1C7B082C">
                  <w:pPr>
                    <w:numPr>
                      <w:ilvl w:val="0"/>
                      <w:numId w:val="0"/>
                    </w:numPr>
                    <w:ind w:left="0" w:leftChars="0" w:firstLine="0" w:firstLineChars="0"/>
                    <w:rPr>
                      <w:rFonts w:hint="default"/>
                      <w:vertAlign w:val="baseline"/>
                      <w:lang w:val="en-US" w:eastAsia="zh-CN"/>
                    </w:rPr>
                  </w:pPr>
                  <w:r>
                    <w:rPr>
                      <w:rFonts w:hint="eastAsia"/>
                      <w:vertAlign w:val="baseline"/>
                      <w:lang w:val="en-US" w:eastAsia="zh-CN"/>
                    </w:rPr>
                    <w:t>机房名称</w:t>
                  </w:r>
                </w:p>
              </w:tc>
              <w:tc>
                <w:tcPr>
                  <w:tcW w:w="3469" w:type="dxa"/>
                  <w:vAlign w:val="top"/>
                </w:tcPr>
                <w:p w14:paraId="59C04273">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新增</w:t>
                  </w:r>
                </w:p>
              </w:tc>
              <w:tc>
                <w:tcPr>
                  <w:tcW w:w="2952" w:type="dxa"/>
                  <w:vAlign w:val="top"/>
                </w:tcPr>
                <w:p w14:paraId="19E1838B">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14:paraId="23213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5CAAAA6F">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设备类型</w:t>
                  </w:r>
                </w:p>
              </w:tc>
              <w:tc>
                <w:tcPr>
                  <w:tcW w:w="3469" w:type="dxa"/>
                  <w:vAlign w:val="top"/>
                </w:tcPr>
                <w:p w14:paraId="7950E330">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新增</w:t>
                  </w:r>
                </w:p>
              </w:tc>
              <w:tc>
                <w:tcPr>
                  <w:tcW w:w="2952" w:type="dxa"/>
                  <w:vAlign w:val="top"/>
                </w:tcPr>
                <w:p w14:paraId="46B22543">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14:paraId="77E5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755DCF37">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设备名称</w:t>
                  </w:r>
                </w:p>
              </w:tc>
              <w:tc>
                <w:tcPr>
                  <w:tcW w:w="3469" w:type="dxa"/>
                  <w:vAlign w:val="top"/>
                </w:tcPr>
                <w:p w14:paraId="1F026894">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新增</w:t>
                  </w:r>
                </w:p>
              </w:tc>
              <w:tc>
                <w:tcPr>
                  <w:tcW w:w="2952" w:type="dxa"/>
                  <w:vAlign w:val="top"/>
                </w:tcPr>
                <w:p w14:paraId="4913FB28">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14:paraId="5A0B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7D8679F2">
                  <w:pPr>
                    <w:numPr>
                      <w:ilvl w:val="0"/>
                      <w:numId w:val="0"/>
                    </w:numPr>
                    <w:ind w:left="0" w:leftChars="0" w:firstLine="0" w:firstLineChars="0"/>
                    <w:rPr>
                      <w:rFonts w:hint="default"/>
                      <w:vertAlign w:val="baseline"/>
                      <w:lang w:val="en-US" w:eastAsia="zh-CN"/>
                    </w:rPr>
                  </w:pPr>
                  <w:r>
                    <w:rPr>
                      <w:rFonts w:hint="eastAsia"/>
                      <w:vertAlign w:val="baseline"/>
                      <w:lang w:val="en-US" w:eastAsia="zh-CN"/>
                    </w:rPr>
                    <w:t>IP占用情况</w:t>
                  </w:r>
                </w:p>
              </w:tc>
              <w:tc>
                <w:tcPr>
                  <w:tcW w:w="3469" w:type="dxa"/>
                  <w:vAlign w:val="top"/>
                </w:tcPr>
                <w:p w14:paraId="6CC19ED3">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字段值改为“在线”</w:t>
                  </w:r>
                </w:p>
              </w:tc>
              <w:tc>
                <w:tcPr>
                  <w:tcW w:w="2952" w:type="dxa"/>
                  <w:vAlign w:val="top"/>
                </w:tcPr>
                <w:p w14:paraId="23F2BCE4">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字段值改为“空闲”</w:t>
                  </w:r>
                </w:p>
              </w:tc>
            </w:tr>
            <w:tr w14:paraId="3436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26350CF1">
                  <w:pPr>
                    <w:numPr>
                      <w:ilvl w:val="0"/>
                      <w:numId w:val="0"/>
                    </w:numPr>
                    <w:ind w:left="0" w:leftChars="0" w:firstLine="0" w:firstLineChars="0"/>
                    <w:rPr>
                      <w:rFonts w:hint="default"/>
                      <w:vertAlign w:val="baseline"/>
                      <w:lang w:val="en-US" w:eastAsia="zh-CN"/>
                    </w:rPr>
                  </w:pPr>
                  <w:r>
                    <w:rPr>
                      <w:rFonts w:hint="eastAsia"/>
                      <w:vertAlign w:val="baseline"/>
                      <w:lang w:val="en-US" w:eastAsia="zh-CN"/>
                    </w:rPr>
                    <w:t>设备厂家</w:t>
                  </w:r>
                </w:p>
              </w:tc>
              <w:tc>
                <w:tcPr>
                  <w:tcW w:w="3469" w:type="dxa"/>
                  <w:vAlign w:val="top"/>
                </w:tcPr>
                <w:p w14:paraId="7B27336C">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新增</w:t>
                  </w:r>
                </w:p>
              </w:tc>
              <w:tc>
                <w:tcPr>
                  <w:tcW w:w="2952" w:type="dxa"/>
                  <w:vAlign w:val="top"/>
                </w:tcPr>
                <w:p w14:paraId="524CF668">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删除</w:t>
                  </w:r>
                </w:p>
              </w:tc>
            </w:tr>
            <w:tr w14:paraId="3A0D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3A371DE0">
                  <w:pPr>
                    <w:numPr>
                      <w:ilvl w:val="0"/>
                      <w:numId w:val="0"/>
                    </w:numPr>
                    <w:ind w:left="0" w:leftChars="0" w:firstLine="0" w:firstLineChars="0"/>
                    <w:rPr>
                      <w:rFonts w:hint="eastAsia"/>
                      <w:vertAlign w:val="baseline"/>
                      <w:lang w:val="en-US" w:eastAsia="zh-CN"/>
                    </w:rPr>
                  </w:pPr>
                  <w:r>
                    <w:rPr>
                      <w:rFonts w:hint="eastAsia"/>
                      <w:vertAlign w:val="baseline"/>
                      <w:lang w:val="en-US" w:eastAsia="zh-CN"/>
                    </w:rPr>
                    <w:t>动环监控系统类别</w:t>
                  </w:r>
                </w:p>
              </w:tc>
              <w:tc>
                <w:tcPr>
                  <w:tcW w:w="3469" w:type="dxa"/>
                  <w:vAlign w:val="top"/>
                </w:tcPr>
                <w:p w14:paraId="621C682C">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14:paraId="4197192D">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r w14:paraId="40B2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1" w:type="dxa"/>
                  <w:vAlign w:val="top"/>
                </w:tcPr>
                <w:p w14:paraId="46CFB24A">
                  <w:pPr>
                    <w:numPr>
                      <w:ilvl w:val="0"/>
                      <w:numId w:val="0"/>
                    </w:numPr>
                    <w:ind w:left="0" w:leftChars="0" w:firstLine="0" w:firstLineChars="0"/>
                    <w:rPr>
                      <w:rFonts w:hint="eastAsia"/>
                      <w:vertAlign w:val="baseline"/>
                      <w:lang w:val="en-US" w:eastAsia="zh-CN"/>
                    </w:rPr>
                  </w:pPr>
                  <w:r>
                    <w:rPr>
                      <w:rFonts w:hint="eastAsia"/>
                      <w:vertAlign w:val="baseline"/>
                      <w:lang w:val="en-US" w:eastAsia="zh-CN"/>
                    </w:rPr>
                    <w:t>局房名称</w:t>
                  </w:r>
                </w:p>
              </w:tc>
              <w:tc>
                <w:tcPr>
                  <w:tcW w:w="3469" w:type="dxa"/>
                  <w:vAlign w:val="top"/>
                </w:tcPr>
                <w:p w14:paraId="70C86CDD">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c>
                <w:tcPr>
                  <w:tcW w:w="2952" w:type="dxa"/>
                  <w:vAlign w:val="top"/>
                </w:tcPr>
                <w:p w14:paraId="60E5D05A">
                  <w:pPr>
                    <w:numPr>
                      <w:ilvl w:val="0"/>
                      <w:numId w:val="0"/>
                    </w:numPr>
                    <w:ind w:left="0" w:leftChars="0" w:firstLine="0" w:firstLineChars="0"/>
                    <w:jc w:val="center"/>
                    <w:rPr>
                      <w:rFonts w:hint="default"/>
                      <w:highlight w:val="none"/>
                      <w:vertAlign w:val="baseline"/>
                      <w:lang w:val="en-US" w:eastAsia="zh-CN"/>
                    </w:rPr>
                  </w:pPr>
                  <w:r>
                    <w:rPr>
                      <w:rFonts w:hint="eastAsia"/>
                      <w:highlight w:val="none"/>
                      <w:vertAlign w:val="baseline"/>
                      <w:lang w:val="en-US" w:eastAsia="zh-CN"/>
                    </w:rPr>
                    <w:t>/</w:t>
                  </w:r>
                </w:p>
              </w:tc>
            </w:tr>
          </w:tbl>
          <w:p w14:paraId="4984B5E5">
            <w:pPr>
              <w:widowControl w:val="0"/>
              <w:numPr>
                <w:ilvl w:val="0"/>
                <w:numId w:val="0"/>
              </w:numPr>
              <w:jc w:val="both"/>
            </w:pPr>
          </w:p>
          <w:p w14:paraId="7BB1C81C">
            <w:pPr>
              <w:widowControl w:val="0"/>
              <w:numPr>
                <w:ilvl w:val="0"/>
                <w:numId w:val="0"/>
              </w:numPr>
              <w:jc w:val="both"/>
              <w:rPr>
                <w:rFonts w:hint="default"/>
                <w:lang w:val="en-US" w:eastAsia="zh-CN"/>
              </w:rPr>
            </w:pPr>
          </w:p>
        </w:tc>
      </w:tr>
      <w:tr w14:paraId="101B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5D7BBD78">
            <w:pPr>
              <w:pStyle w:val="16"/>
              <w:rPr>
                <w:sz w:val="22"/>
                <w:szCs w:val="22"/>
              </w:rPr>
            </w:pPr>
            <w:r>
              <w:rPr>
                <w:rFonts w:hint="eastAsia"/>
                <w:sz w:val="22"/>
                <w:szCs w:val="22"/>
              </w:rPr>
              <w:t>优先级</w:t>
            </w:r>
          </w:p>
        </w:tc>
        <w:tc>
          <w:tcPr>
            <w:tcW w:w="1622" w:type="dxa"/>
            <w:gridSpan w:val="2"/>
            <w:shd w:val="clear" w:color="auto" w:fill="auto"/>
          </w:tcPr>
          <w:p w14:paraId="5B596F12">
            <w:pPr>
              <w:pStyle w:val="16"/>
              <w:rPr>
                <w:rFonts w:hint="eastAsia" w:eastAsia="宋体"/>
                <w:sz w:val="22"/>
                <w:szCs w:val="22"/>
                <w:lang w:eastAsia="zh-CN"/>
              </w:rPr>
            </w:pPr>
            <w:r>
              <w:rPr>
                <w:rFonts w:hint="eastAsia"/>
                <w:sz w:val="22"/>
                <w:szCs w:val="22"/>
                <w:lang w:val="en-US" w:eastAsia="zh-CN"/>
              </w:rPr>
              <w:t>中</w:t>
            </w:r>
          </w:p>
        </w:tc>
        <w:tc>
          <w:tcPr>
            <w:tcW w:w="1146" w:type="dxa"/>
            <w:shd w:val="clear" w:color="auto" w:fill="auto"/>
          </w:tcPr>
          <w:p w14:paraId="03B7352A">
            <w:pPr>
              <w:pStyle w:val="16"/>
              <w:rPr>
                <w:sz w:val="22"/>
                <w:szCs w:val="22"/>
              </w:rPr>
            </w:pPr>
            <w:r>
              <w:rPr>
                <w:rFonts w:hint="eastAsia"/>
                <w:sz w:val="22"/>
                <w:szCs w:val="22"/>
              </w:rPr>
              <w:t>使用频度</w:t>
            </w:r>
          </w:p>
        </w:tc>
        <w:tc>
          <w:tcPr>
            <w:tcW w:w="6072" w:type="dxa"/>
            <w:gridSpan w:val="3"/>
            <w:shd w:val="clear" w:color="auto" w:fill="auto"/>
          </w:tcPr>
          <w:p w14:paraId="7B24769F">
            <w:pPr>
              <w:pStyle w:val="16"/>
              <w:rPr>
                <w:rFonts w:hint="default" w:eastAsia="宋体"/>
                <w:sz w:val="22"/>
                <w:szCs w:val="22"/>
                <w:lang w:val="en-US" w:eastAsia="zh-CN"/>
              </w:rPr>
            </w:pPr>
            <w:r>
              <w:rPr>
                <w:rFonts w:hint="eastAsia"/>
                <w:sz w:val="22"/>
                <w:szCs w:val="22"/>
                <w:lang w:val="en-US" w:eastAsia="zh-CN"/>
              </w:rPr>
              <w:t>中</w:t>
            </w:r>
          </w:p>
        </w:tc>
      </w:tr>
      <w:tr w14:paraId="3B3F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7FF4041E">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14:paraId="6271D136">
            <w:pPr>
              <w:pStyle w:val="16"/>
              <w:rPr>
                <w:rFonts w:hint="default" w:ascii="宋体" w:hAnsi="宋体" w:eastAsia="宋体"/>
                <w:sz w:val="22"/>
                <w:szCs w:val="22"/>
                <w:lang w:val="en-US" w:eastAsia="zh-CN"/>
              </w:rPr>
            </w:pPr>
          </w:p>
        </w:tc>
      </w:tr>
      <w:tr w14:paraId="151E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6B88FF9B">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14:paraId="233E2B58">
            <w:pPr>
              <w:pStyle w:val="16"/>
              <w:rPr>
                <w:rFonts w:hint="default" w:ascii="宋体" w:hAnsi="宋体" w:eastAsia="宋体"/>
                <w:sz w:val="22"/>
                <w:szCs w:val="22"/>
                <w:lang w:val="en-US" w:eastAsia="zh-CN"/>
              </w:rPr>
            </w:pPr>
          </w:p>
        </w:tc>
      </w:tr>
      <w:tr w14:paraId="6E82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7A628B6F">
            <w:pPr>
              <w:pStyle w:val="16"/>
              <w:rPr>
                <w:rFonts w:hint="default" w:eastAsia="宋体"/>
                <w:sz w:val="22"/>
                <w:szCs w:val="22"/>
                <w:lang w:val="en-US" w:eastAsia="zh-CN"/>
              </w:rPr>
            </w:pPr>
            <w:r>
              <w:rPr>
                <w:rFonts w:hint="eastAsia"/>
                <w:sz w:val="22"/>
                <w:szCs w:val="22"/>
                <w:lang w:val="en-US" w:eastAsia="zh-CN"/>
              </w:rPr>
              <w:t>权限说明</w:t>
            </w:r>
          </w:p>
        </w:tc>
        <w:tc>
          <w:tcPr>
            <w:tcW w:w="8840" w:type="dxa"/>
            <w:gridSpan w:val="6"/>
            <w:shd w:val="clear" w:color="auto" w:fill="auto"/>
          </w:tcPr>
          <w:p w14:paraId="4FC05778">
            <w:pPr>
              <w:pStyle w:val="16"/>
              <w:rPr>
                <w:rFonts w:hint="default" w:ascii="宋体" w:hAnsi="宋体" w:eastAsia="宋体"/>
                <w:sz w:val="22"/>
                <w:szCs w:val="22"/>
                <w:lang w:val="en-US" w:eastAsia="zh-CN"/>
              </w:rPr>
            </w:pPr>
            <w:r>
              <w:rPr>
                <w:rFonts w:hint="eastAsia" w:ascii="宋体" w:hAnsi="宋体"/>
                <w:sz w:val="22"/>
                <w:szCs w:val="22"/>
                <w:lang w:val="en-US" w:eastAsia="zh-CN"/>
              </w:rPr>
              <w:t>该功能上线后，省级管理/普通用户，地市管理员/普通用户均有功能权限。数据权限根据对应配置生效。</w:t>
            </w:r>
          </w:p>
        </w:tc>
      </w:tr>
      <w:tr w14:paraId="2A61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14:paraId="39812D2C">
            <w:pPr>
              <w:pStyle w:val="16"/>
              <w:rPr>
                <w:sz w:val="22"/>
                <w:szCs w:val="22"/>
              </w:rPr>
            </w:pPr>
            <w:r>
              <w:rPr>
                <w:rFonts w:hint="eastAsia"/>
                <w:sz w:val="22"/>
                <w:szCs w:val="22"/>
              </w:rPr>
              <w:t>事件流</w:t>
            </w:r>
          </w:p>
        </w:tc>
        <w:tc>
          <w:tcPr>
            <w:tcW w:w="1179" w:type="dxa"/>
            <w:shd w:val="clear" w:color="auto" w:fill="auto"/>
          </w:tcPr>
          <w:p w14:paraId="5A9F2ACA">
            <w:pPr>
              <w:pStyle w:val="16"/>
              <w:rPr>
                <w:sz w:val="22"/>
                <w:szCs w:val="22"/>
              </w:rPr>
            </w:pPr>
            <w:r>
              <w:rPr>
                <w:rFonts w:hint="eastAsia"/>
                <w:sz w:val="22"/>
                <w:szCs w:val="22"/>
              </w:rPr>
              <w:t>正常过程</w:t>
            </w:r>
          </w:p>
        </w:tc>
        <w:tc>
          <w:tcPr>
            <w:tcW w:w="7661" w:type="dxa"/>
            <w:gridSpan w:val="5"/>
            <w:shd w:val="clear" w:color="auto" w:fill="auto"/>
          </w:tcPr>
          <w:p w14:paraId="34597EF8">
            <w:pPr>
              <w:pStyle w:val="16"/>
              <w:rPr>
                <w:sz w:val="22"/>
                <w:szCs w:val="22"/>
              </w:rPr>
            </w:pPr>
            <w:r>
              <w:rPr>
                <w:rFonts w:hint="eastAsia"/>
                <w:sz w:val="22"/>
                <w:szCs w:val="22"/>
              </w:rPr>
              <w:t>无</w:t>
            </w:r>
          </w:p>
        </w:tc>
      </w:tr>
      <w:tr w14:paraId="7705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4D2F7BF3">
            <w:pPr>
              <w:pStyle w:val="16"/>
              <w:rPr>
                <w:sz w:val="22"/>
                <w:szCs w:val="22"/>
              </w:rPr>
            </w:pPr>
          </w:p>
        </w:tc>
        <w:tc>
          <w:tcPr>
            <w:tcW w:w="1179" w:type="dxa"/>
            <w:shd w:val="clear" w:color="auto" w:fill="auto"/>
          </w:tcPr>
          <w:p w14:paraId="2C8DAF8F">
            <w:pPr>
              <w:pStyle w:val="16"/>
              <w:rPr>
                <w:sz w:val="22"/>
                <w:szCs w:val="22"/>
              </w:rPr>
            </w:pPr>
            <w:r>
              <w:rPr>
                <w:rFonts w:hint="eastAsia"/>
                <w:sz w:val="22"/>
                <w:szCs w:val="22"/>
              </w:rPr>
              <w:t>可选过程</w:t>
            </w:r>
          </w:p>
        </w:tc>
        <w:tc>
          <w:tcPr>
            <w:tcW w:w="7661" w:type="dxa"/>
            <w:gridSpan w:val="5"/>
            <w:shd w:val="clear" w:color="auto" w:fill="auto"/>
          </w:tcPr>
          <w:p w14:paraId="09D65A49">
            <w:pPr>
              <w:pStyle w:val="16"/>
              <w:rPr>
                <w:sz w:val="22"/>
                <w:szCs w:val="22"/>
              </w:rPr>
            </w:pPr>
            <w:r>
              <w:rPr>
                <w:rFonts w:hint="eastAsia"/>
                <w:sz w:val="22"/>
                <w:szCs w:val="22"/>
              </w:rPr>
              <w:t>无</w:t>
            </w:r>
          </w:p>
        </w:tc>
      </w:tr>
      <w:tr w14:paraId="45B3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1B657990">
            <w:pPr>
              <w:pStyle w:val="16"/>
              <w:rPr>
                <w:sz w:val="22"/>
                <w:szCs w:val="22"/>
              </w:rPr>
            </w:pPr>
          </w:p>
        </w:tc>
        <w:tc>
          <w:tcPr>
            <w:tcW w:w="1179" w:type="dxa"/>
            <w:shd w:val="clear" w:color="auto" w:fill="auto"/>
          </w:tcPr>
          <w:p w14:paraId="50C3BEB3">
            <w:pPr>
              <w:pStyle w:val="16"/>
              <w:rPr>
                <w:sz w:val="22"/>
                <w:szCs w:val="22"/>
              </w:rPr>
            </w:pPr>
            <w:r>
              <w:rPr>
                <w:rFonts w:hint="eastAsia"/>
                <w:sz w:val="22"/>
                <w:szCs w:val="22"/>
              </w:rPr>
              <w:t>异常过程</w:t>
            </w:r>
          </w:p>
        </w:tc>
        <w:tc>
          <w:tcPr>
            <w:tcW w:w="7661" w:type="dxa"/>
            <w:gridSpan w:val="5"/>
            <w:shd w:val="clear" w:color="auto" w:fill="auto"/>
          </w:tcPr>
          <w:p w14:paraId="505D2691">
            <w:pPr>
              <w:pStyle w:val="16"/>
              <w:rPr>
                <w:sz w:val="22"/>
                <w:szCs w:val="22"/>
              </w:rPr>
            </w:pPr>
            <w:r>
              <w:rPr>
                <w:rFonts w:hint="eastAsia" w:ascii="宋体" w:hAnsi="宋体"/>
                <w:sz w:val="22"/>
                <w:szCs w:val="22"/>
              </w:rPr>
              <w:t>无</w:t>
            </w:r>
          </w:p>
        </w:tc>
      </w:tr>
    </w:tbl>
    <w:p w14:paraId="1EE4F6C9">
      <w:pPr>
        <w:rPr>
          <w:rFonts w:hint="eastAsia"/>
          <w:lang w:val="en-US" w:eastAsia="zh-CN"/>
        </w:rPr>
      </w:pPr>
    </w:p>
    <w:p w14:paraId="42662448">
      <w:pPr>
        <w:rPr>
          <w:rFonts w:hint="eastAsia"/>
          <w:lang w:val="en-US" w:eastAsia="zh-CN"/>
        </w:rPr>
      </w:pPr>
    </w:p>
    <w:p w14:paraId="65BDBCED"/>
    <w:p w14:paraId="350E1070"/>
    <w:p w14:paraId="238B75E3">
      <w:pPr>
        <w:sectPr>
          <w:pgSz w:w="11906" w:h="16838"/>
          <w:pgMar w:top="1440" w:right="1080" w:bottom="1440" w:left="1080" w:header="680" w:footer="992" w:gutter="0"/>
          <w:cols w:space="425" w:num="1"/>
          <w:docGrid w:type="lines" w:linePitch="312" w:charSpace="0"/>
        </w:sectPr>
      </w:pPr>
    </w:p>
    <w:p w14:paraId="00A45421">
      <w:pPr>
        <w:pStyle w:val="4"/>
        <w:bidi w:val="0"/>
        <w:rPr>
          <w:rFonts w:hint="default"/>
          <w:lang w:val="en-US" w:eastAsia="zh-CN"/>
        </w:rPr>
      </w:pPr>
      <w:bookmarkStart w:id="17" w:name="_Toc17432"/>
      <w:r>
        <w:rPr>
          <w:rFonts w:hint="eastAsia"/>
          <w:lang w:val="en-US" w:eastAsia="zh-CN"/>
        </w:rPr>
        <w:t>流程管理</w:t>
      </w:r>
      <w:bookmarkEnd w:id="17"/>
    </w:p>
    <w:p w14:paraId="77FB311C">
      <w:pPr>
        <w:pStyle w:val="5"/>
      </w:pPr>
      <w:bookmarkStart w:id="18" w:name="_Toc29802"/>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001入网验收</w:t>
      </w:r>
      <w:bookmarkEnd w:id="18"/>
    </w:p>
    <w:p w14:paraId="2B7A5F5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：流程管理——验收——入网验收</w:t>
      </w:r>
    </w:p>
    <w:p w14:paraId="0B1051A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18"/>
          <w:szCs w:val="18"/>
          <w:lang w:val="en-US" w:eastAsia="zh-CN"/>
        </w:rPr>
      </w:pPr>
      <w:r>
        <w:rPr>
          <w:rFonts w:hint="eastAsia"/>
          <w:sz w:val="18"/>
          <w:szCs w:val="18"/>
          <w:lang w:val="en-US" w:eastAsia="zh-CN"/>
        </w:rPr>
        <w:t>（暂不开发与综资的实时接口，首版功能只完成验收过程的留痕）</w:t>
      </w:r>
    </w:p>
    <w:p w14:paraId="201158AB">
      <w:pPr>
        <w:jc w:val="left"/>
        <w:rPr>
          <w:rFonts w:hint="eastAsia"/>
          <w:lang w:val="en-US" w:eastAsia="zh-CN"/>
        </w:rPr>
      </w:pPr>
      <w:r>
        <w:rPr>
          <w:rFonts w:hint="eastAsia"/>
          <w:lang w:val="en-US" w:eastAsia="zh-CN"/>
        </w:rPr>
        <w:t>数据范围：综资同步到动环的全量动环设备</w:t>
      </w:r>
    </w:p>
    <w:p w14:paraId="0B5DA0BA">
      <w:pPr>
        <w:jc w:val="left"/>
        <w:rPr>
          <w:rFonts w:hint="eastAsia"/>
          <w:lang w:val="en-US" w:eastAsia="zh-CN"/>
        </w:rPr>
      </w:pPr>
      <w:r>
        <w:rPr>
          <w:rFonts w:hint="eastAsia"/>
          <w:lang w:val="en-US" w:eastAsia="zh-CN"/>
        </w:rPr>
        <w:t>可选择的设备：使用状态为“工程”的设备可选</w:t>
      </w:r>
    </w:p>
    <w:p w14:paraId="61F4969D">
      <w:pPr>
        <w:jc w:val="left"/>
        <w:rPr>
          <w:rFonts w:hint="default"/>
          <w:lang w:val="en-US" w:eastAsia="zh-CN"/>
        </w:rPr>
      </w:pPr>
    </w:p>
    <w:p w14:paraId="3A43FECF">
      <w:pPr>
        <w:numPr>
          <w:ilvl w:val="0"/>
          <w:numId w:val="30"/>
        </w:numPr>
        <w:jc w:val="left"/>
        <w:rPr>
          <w:rFonts w:hint="eastAsia"/>
          <w:lang w:val="en-US" w:eastAsia="zh-CN"/>
        </w:rPr>
      </w:pPr>
      <w:r>
        <w:rPr>
          <w:rFonts w:hint="eastAsia"/>
          <w:b/>
          <w:bCs/>
          <w:lang w:val="en-US" w:eastAsia="zh-CN"/>
        </w:rPr>
        <w:t>验收管理页面</w:t>
      </w:r>
      <w:r>
        <w:rPr>
          <w:rFonts w:hint="eastAsia"/>
          <w:lang w:val="en-US" w:eastAsia="zh-CN"/>
        </w:rPr>
        <w:t>（参考云南动环设备入网验收）：</w:t>
      </w:r>
    </w:p>
    <w:p w14:paraId="1A8356CA">
      <w:pPr>
        <w:numPr>
          <w:ilvl w:val="0"/>
          <w:numId w:val="0"/>
        </w:numPr>
        <w:jc w:val="left"/>
        <w:rPr>
          <w:rFonts w:hint="eastAsia"/>
          <w:lang w:val="en-US" w:eastAsia="zh-CN"/>
        </w:rPr>
      </w:pPr>
    </w:p>
    <w:p w14:paraId="7AFDD05E">
      <w:pPr>
        <w:jc w:val="left"/>
        <w:rPr>
          <w:rFonts w:hint="eastAsia"/>
          <w:lang w:val="en-US" w:eastAsia="zh-CN"/>
        </w:rPr>
      </w:pPr>
      <w:r>
        <w:rPr>
          <w:rFonts w:hint="eastAsia"/>
          <w:lang w:val="en-US" w:eastAsia="zh-CN"/>
        </w:rPr>
        <w:t>页面分为3个tab页：我发起的、待处理的、已处理的。</w:t>
      </w:r>
    </w:p>
    <w:p w14:paraId="04EDCEDB">
      <w:pPr>
        <w:numPr>
          <w:ilvl w:val="0"/>
          <w:numId w:val="31"/>
        </w:numPr>
        <w:ind w:left="420" w:leftChars="0" w:hanging="420" w:firstLineChars="0"/>
        <w:jc w:val="left"/>
        <w:rPr>
          <w:rFonts w:hint="eastAsia"/>
          <w:lang w:val="en-US" w:eastAsia="zh-CN"/>
        </w:rPr>
      </w:pPr>
      <w:r>
        <w:rPr>
          <w:rFonts w:hint="eastAsia"/>
          <w:lang w:val="en-US" w:eastAsia="zh-CN"/>
        </w:rPr>
        <w:t>我发起的：当前账号发起的入网验收工单均可查看</w:t>
      </w:r>
    </w:p>
    <w:p w14:paraId="22E8C584">
      <w:pPr>
        <w:numPr>
          <w:ilvl w:val="0"/>
          <w:numId w:val="31"/>
        </w:numPr>
        <w:ind w:left="420" w:leftChars="0" w:hanging="420" w:firstLineChars="0"/>
        <w:jc w:val="left"/>
        <w:rPr>
          <w:rFonts w:hint="eastAsia"/>
          <w:lang w:val="en-US" w:eastAsia="zh-CN"/>
        </w:rPr>
      </w:pPr>
      <w:r>
        <w:rPr>
          <w:rFonts w:hint="eastAsia"/>
          <w:lang w:val="en-US" w:eastAsia="zh-CN"/>
        </w:rPr>
        <w:t>待处理的：流程节点流转到当前用户的所有待处理工单，均可在该页面查看、编辑或审核</w:t>
      </w:r>
    </w:p>
    <w:p w14:paraId="6B139BD4">
      <w:pPr>
        <w:numPr>
          <w:ilvl w:val="0"/>
          <w:numId w:val="31"/>
        </w:numPr>
        <w:ind w:left="420" w:leftChars="0" w:hanging="420" w:firstLineChars="0"/>
        <w:jc w:val="left"/>
        <w:rPr>
          <w:rFonts w:hint="default"/>
          <w:lang w:val="en-US" w:eastAsia="zh-CN"/>
        </w:rPr>
      </w:pPr>
      <w:r>
        <w:rPr>
          <w:rFonts w:hint="eastAsia"/>
          <w:lang w:val="en-US" w:eastAsia="zh-CN"/>
        </w:rPr>
        <w:t>已处理的：当前用户处理过的所有工单均可在该页面查看</w:t>
      </w:r>
    </w:p>
    <w:p w14:paraId="31AA4446">
      <w:pPr>
        <w:jc w:val="left"/>
        <w:rPr>
          <w:rFonts w:hint="eastAsia"/>
          <w:lang w:val="en-US" w:eastAsia="zh-CN"/>
        </w:rPr>
      </w:pPr>
    </w:p>
    <w:p w14:paraId="581EEEB8">
      <w:pPr>
        <w:jc w:val="left"/>
        <w:rPr>
          <w:rFonts w:hint="eastAsia"/>
          <w:lang w:val="en-US" w:eastAsia="zh-CN"/>
        </w:rPr>
      </w:pPr>
      <w:r>
        <w:rPr>
          <w:rFonts w:hint="eastAsia"/>
          <w:lang w:val="en-US" w:eastAsia="zh-CN"/>
        </w:rPr>
        <w:t>页面分为字段筛选和工单列表两个部分。可筛选字段：验收工单号、所属地市、所属区县、所属站点。</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0FB6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tcPr>
          <w:p w14:paraId="018AA197">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tcPr>
          <w:p w14:paraId="002B5633">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属性</w:t>
            </w:r>
          </w:p>
        </w:tc>
      </w:tr>
      <w:tr w14:paraId="732F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7B767C3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none"/>
                <w:vertAlign w:val="baseline"/>
                <w:lang w:val="en-US" w:eastAsia="zh-CN"/>
              </w:rPr>
              <w:t>验收工单号</w:t>
            </w:r>
          </w:p>
        </w:tc>
        <w:tc>
          <w:tcPr>
            <w:tcW w:w="6633" w:type="dxa"/>
          </w:tcPr>
          <w:p w14:paraId="4D966E0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default"/>
                <w:sz w:val="21"/>
                <w:szCs w:val="21"/>
                <w:vertAlign w:val="baseline"/>
                <w:lang w:val="en-US" w:eastAsia="zh-CN"/>
              </w:rPr>
              <w:t>新增验收工单时自动生成，编码规则，创建工单日期+工单被创建顺序，共11位。例如202</w:t>
            </w:r>
            <w:r>
              <w:rPr>
                <w:rFonts w:hint="eastAsia"/>
                <w:sz w:val="21"/>
                <w:szCs w:val="21"/>
                <w:vertAlign w:val="baseline"/>
                <w:lang w:val="en-US" w:eastAsia="zh-CN"/>
              </w:rPr>
              <w:t>4</w:t>
            </w:r>
            <w:r>
              <w:rPr>
                <w:rFonts w:hint="default"/>
                <w:sz w:val="21"/>
                <w:szCs w:val="21"/>
                <w:vertAlign w:val="baseline"/>
                <w:lang w:val="en-US" w:eastAsia="zh-CN"/>
              </w:rPr>
              <w:t>年</w:t>
            </w:r>
            <w:r>
              <w:rPr>
                <w:rFonts w:hint="eastAsia"/>
                <w:sz w:val="21"/>
                <w:szCs w:val="21"/>
                <w:vertAlign w:val="baseline"/>
                <w:lang w:val="en-US" w:eastAsia="zh-CN"/>
              </w:rPr>
              <w:t>5</w:t>
            </w:r>
            <w:r>
              <w:rPr>
                <w:rFonts w:hint="default"/>
                <w:sz w:val="21"/>
                <w:szCs w:val="21"/>
                <w:vertAlign w:val="baseline"/>
                <w:lang w:val="en-US" w:eastAsia="zh-CN"/>
              </w:rPr>
              <w:t>月1日创建的第一个工单为：202</w:t>
            </w:r>
            <w:r>
              <w:rPr>
                <w:rFonts w:hint="eastAsia"/>
                <w:sz w:val="21"/>
                <w:szCs w:val="21"/>
                <w:vertAlign w:val="baseline"/>
                <w:lang w:val="en-US" w:eastAsia="zh-CN"/>
              </w:rPr>
              <w:t>4</w:t>
            </w:r>
            <w:r>
              <w:rPr>
                <w:rFonts w:hint="default"/>
                <w:sz w:val="21"/>
                <w:szCs w:val="21"/>
                <w:vertAlign w:val="baseline"/>
                <w:lang w:val="en-US" w:eastAsia="zh-CN"/>
              </w:rPr>
              <w:t>0</w:t>
            </w:r>
            <w:r>
              <w:rPr>
                <w:rFonts w:hint="eastAsia"/>
                <w:sz w:val="21"/>
                <w:szCs w:val="21"/>
                <w:vertAlign w:val="baseline"/>
                <w:lang w:val="en-US" w:eastAsia="zh-CN"/>
              </w:rPr>
              <w:t>5</w:t>
            </w:r>
            <w:r>
              <w:rPr>
                <w:rFonts w:hint="default"/>
                <w:sz w:val="21"/>
                <w:szCs w:val="21"/>
                <w:vertAlign w:val="baseline"/>
                <w:lang w:val="en-US" w:eastAsia="zh-CN"/>
              </w:rPr>
              <w:t>01001</w:t>
            </w:r>
            <w:r>
              <w:rPr>
                <w:rFonts w:hint="eastAsia"/>
                <w:sz w:val="21"/>
                <w:szCs w:val="21"/>
                <w:vertAlign w:val="baseline"/>
                <w:lang w:val="en-US" w:eastAsia="zh-CN"/>
              </w:rPr>
              <w:t>。全局唯一。</w:t>
            </w:r>
          </w:p>
        </w:tc>
      </w:tr>
      <w:tr w14:paraId="058A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66DC66A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所属地市</w:t>
            </w:r>
          </w:p>
        </w:tc>
        <w:tc>
          <w:tcPr>
            <w:tcW w:w="6633" w:type="dxa"/>
          </w:tcPr>
          <w:p w14:paraId="3A258BD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地市，系统关联</w:t>
            </w:r>
          </w:p>
        </w:tc>
      </w:tr>
      <w:tr w14:paraId="3B5CD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70BAF23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所属区县</w:t>
            </w:r>
          </w:p>
        </w:tc>
        <w:tc>
          <w:tcPr>
            <w:tcW w:w="6633" w:type="dxa"/>
          </w:tcPr>
          <w:p w14:paraId="654B4E6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区/县，系统关联</w:t>
            </w:r>
          </w:p>
        </w:tc>
      </w:tr>
      <w:tr w14:paraId="2389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76FA946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所属站点</w:t>
            </w:r>
          </w:p>
        </w:tc>
        <w:tc>
          <w:tcPr>
            <w:tcW w:w="6633" w:type="dxa"/>
          </w:tcPr>
          <w:p w14:paraId="2BFCF44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站点名称，系统关联</w:t>
            </w:r>
          </w:p>
        </w:tc>
      </w:tr>
      <w:tr w14:paraId="432B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6C7346F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站点类型</w:t>
            </w:r>
          </w:p>
        </w:tc>
        <w:tc>
          <w:tcPr>
            <w:tcW w:w="6633" w:type="dxa"/>
          </w:tcPr>
          <w:p w14:paraId="4528BB0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w:t>
            </w:r>
          </w:p>
        </w:tc>
      </w:tr>
      <w:tr w14:paraId="62A0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7C48C08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当前环节</w:t>
            </w:r>
          </w:p>
        </w:tc>
        <w:tc>
          <w:tcPr>
            <w:tcW w:w="6633" w:type="dxa"/>
          </w:tcPr>
          <w:p w14:paraId="7691C32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枚举：草稿、验收申请、审批转派、验收填报、结果审批、结果确认、验收归档、</w:t>
            </w:r>
            <w:ins w:id="503" w:author="zhoujiansheng" w:date="2024-05-23T20:01:07Z">
              <w:r>
                <w:rPr>
                  <w:rFonts w:hint="eastAsia"/>
                  <w:sz w:val="21"/>
                  <w:szCs w:val="21"/>
                  <w:vertAlign w:val="baseline"/>
                  <w:lang w:val="en-US" w:eastAsia="zh-CN"/>
                </w:rPr>
                <w:t>已归档、</w:t>
              </w:r>
            </w:ins>
            <w:ins w:id="504" w:author="zhoujiansheng" w:date="2024-05-23T20:01:10Z">
              <w:r>
                <w:rPr>
                  <w:rFonts w:hint="eastAsia"/>
                  <w:sz w:val="21"/>
                  <w:szCs w:val="21"/>
                  <w:vertAlign w:val="baseline"/>
                  <w:lang w:val="en-US" w:eastAsia="zh-CN"/>
                </w:rPr>
                <w:t>已废弃</w:t>
              </w:r>
            </w:ins>
          </w:p>
        </w:tc>
      </w:tr>
      <w:tr w14:paraId="3E718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333B7A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处理人</w:t>
            </w:r>
          </w:p>
        </w:tc>
        <w:tc>
          <w:tcPr>
            <w:tcW w:w="6633" w:type="dxa"/>
          </w:tcPr>
          <w:p w14:paraId="64B989A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显示当前工单所在节点的处理人员名称。归档后显示“--”</w:t>
            </w:r>
          </w:p>
        </w:tc>
      </w:tr>
      <w:tr w14:paraId="36F1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A3EAD6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当前更新时间</w:t>
            </w:r>
          </w:p>
        </w:tc>
        <w:tc>
          <w:tcPr>
            <w:tcW w:w="6633" w:type="dxa"/>
          </w:tcPr>
          <w:p w14:paraId="2FEE1EC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工单最近一次节点编辑或审批时间</w:t>
            </w:r>
          </w:p>
        </w:tc>
      </w:tr>
      <w:tr w14:paraId="003A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77904EA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操作</w:t>
            </w:r>
          </w:p>
        </w:tc>
        <w:tc>
          <w:tcPr>
            <w:tcW w:w="6633" w:type="dxa"/>
          </w:tcPr>
          <w:p w14:paraId="4C02DE7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查看/编辑/审核</w:t>
            </w:r>
            <w:ins w:id="505" w:author="zhoujiansheng" w:date="2024-05-23T20:01:30Z">
              <w:r>
                <w:rPr>
                  <w:rFonts w:hint="eastAsia"/>
                  <w:sz w:val="21"/>
                  <w:szCs w:val="21"/>
                  <w:vertAlign w:val="baseline"/>
                  <w:lang w:val="en-US" w:eastAsia="zh-CN"/>
                </w:rPr>
                <w:t>，</w:t>
              </w:r>
            </w:ins>
            <w:ins w:id="506" w:author="zhoujiansheng" w:date="2024-05-23T20:01:33Z">
              <w:r>
                <w:rPr>
                  <w:rFonts w:hint="eastAsia"/>
                  <w:sz w:val="21"/>
                  <w:szCs w:val="21"/>
                  <w:vertAlign w:val="baseline"/>
                  <w:lang w:val="en-US" w:eastAsia="zh-CN"/>
                </w:rPr>
                <w:t>未</w:t>
              </w:r>
            </w:ins>
            <w:ins w:id="507" w:author="zhoujiansheng" w:date="2024-05-23T20:01:34Z">
              <w:r>
                <w:rPr>
                  <w:rFonts w:hint="eastAsia"/>
                  <w:sz w:val="21"/>
                  <w:szCs w:val="21"/>
                  <w:vertAlign w:val="baseline"/>
                  <w:lang w:val="en-US" w:eastAsia="zh-CN"/>
                </w:rPr>
                <w:t>提交</w:t>
              </w:r>
            </w:ins>
            <w:ins w:id="508" w:author="zhoujiansheng" w:date="2024-05-23T20:04:55Z">
              <w:r>
                <w:rPr>
                  <w:rFonts w:hint="eastAsia"/>
                  <w:sz w:val="21"/>
                  <w:szCs w:val="21"/>
                  <w:vertAlign w:val="baseline"/>
                  <w:lang w:val="en-US" w:eastAsia="zh-CN"/>
                </w:rPr>
                <w:t>流程</w:t>
              </w:r>
            </w:ins>
            <w:ins w:id="509" w:author="zhoujiansheng" w:date="2024-05-23T20:01:34Z">
              <w:r>
                <w:rPr>
                  <w:rFonts w:hint="eastAsia"/>
                  <w:sz w:val="21"/>
                  <w:szCs w:val="21"/>
                  <w:vertAlign w:val="baseline"/>
                  <w:lang w:val="en-US" w:eastAsia="zh-CN"/>
                </w:rPr>
                <w:t>的</w:t>
              </w:r>
            </w:ins>
            <w:ins w:id="510" w:author="zhoujiansheng" w:date="2024-05-23T20:01:41Z">
              <w:r>
                <w:rPr>
                  <w:rFonts w:hint="eastAsia"/>
                  <w:sz w:val="21"/>
                  <w:szCs w:val="21"/>
                  <w:vertAlign w:val="baseline"/>
                  <w:lang w:val="en-US" w:eastAsia="zh-CN"/>
                </w:rPr>
                <w:t>草稿</w:t>
              </w:r>
            </w:ins>
            <w:ins w:id="511" w:author="zhoujiansheng" w:date="2024-05-23T20:01:43Z">
              <w:r>
                <w:rPr>
                  <w:rFonts w:hint="eastAsia"/>
                  <w:sz w:val="21"/>
                  <w:szCs w:val="21"/>
                  <w:vertAlign w:val="baseline"/>
                  <w:lang w:val="en-US" w:eastAsia="zh-CN"/>
                </w:rPr>
                <w:t>允许</w:t>
              </w:r>
            </w:ins>
            <w:ins w:id="512" w:author="zhoujiansheng" w:date="2024-05-23T20:01:45Z">
              <w:r>
                <w:rPr>
                  <w:rFonts w:hint="eastAsia"/>
                  <w:sz w:val="21"/>
                  <w:szCs w:val="21"/>
                  <w:vertAlign w:val="baseline"/>
                  <w:lang w:val="en-US" w:eastAsia="zh-CN"/>
                </w:rPr>
                <w:t>删除</w:t>
              </w:r>
            </w:ins>
            <w:ins w:id="513" w:author="zhoujiansheng" w:date="2024-05-23T20:01:46Z">
              <w:r>
                <w:rPr>
                  <w:rFonts w:hint="eastAsia"/>
                  <w:sz w:val="21"/>
                  <w:szCs w:val="21"/>
                  <w:vertAlign w:val="baseline"/>
                  <w:lang w:val="en-US" w:eastAsia="zh-CN"/>
                </w:rPr>
                <w:t>。</w:t>
              </w:r>
            </w:ins>
          </w:p>
        </w:tc>
      </w:tr>
    </w:tbl>
    <w:p w14:paraId="0A3EAFF8">
      <w:pPr>
        <w:jc w:val="left"/>
        <w:rPr>
          <w:rFonts w:hint="eastAsia"/>
          <w:lang w:val="en-US" w:eastAsia="zh-CN"/>
        </w:rPr>
      </w:pPr>
    </w:p>
    <w:p w14:paraId="32BA4F34">
      <w:pPr>
        <w:jc w:val="left"/>
        <w:rPr>
          <w:rFonts w:hint="eastAsia"/>
          <w:lang w:val="en-US" w:eastAsia="zh-CN"/>
        </w:rPr>
      </w:pPr>
      <w:r>
        <w:rPr>
          <w:rFonts w:hint="eastAsia"/>
          <w:lang w:val="en-US" w:eastAsia="zh-CN"/>
        </w:rPr>
        <w:t>入网验收流程如</w:t>
      </w:r>
      <w:r>
        <w:rPr>
          <w:rFonts w:hint="eastAsia"/>
          <w:lang w:val="en-US" w:eastAsia="zh-CN"/>
        </w:rPr>
        <w:fldChar w:fldCharType="begin"/>
      </w:r>
      <w:r>
        <w:rPr>
          <w:rFonts w:hint="eastAsia"/>
          <w:lang w:val="en-US" w:eastAsia="zh-CN"/>
        </w:rPr>
        <w:instrText xml:space="preserve"> REF _Ref14295 \h </w:instrText>
      </w:r>
      <w:r>
        <w:rPr>
          <w:rFonts w:hint="eastAsia"/>
          <w:lang w:val="en-US" w:eastAsia="zh-CN"/>
        </w:rPr>
        <w:fldChar w:fldCharType="separate"/>
      </w:r>
      <w:r>
        <w:t>图1</w:t>
      </w:r>
      <w:r>
        <w:rPr>
          <w:rFonts w:hint="eastAsia"/>
          <w:lang w:val="en-US" w:eastAsia="zh-CN"/>
        </w:rPr>
        <w:fldChar w:fldCharType="end"/>
      </w:r>
      <w:r>
        <w:rPr>
          <w:rFonts w:hint="eastAsia"/>
          <w:lang w:val="en-US" w:eastAsia="zh-CN"/>
        </w:rPr>
        <w:t>所示：</w:t>
      </w:r>
    </w:p>
    <w:p w14:paraId="01A28C51">
      <w:pPr>
        <w:numPr>
          <w:ilvl w:val="0"/>
          <w:numId w:val="32"/>
        </w:numPr>
        <w:jc w:val="left"/>
        <w:rPr>
          <w:rFonts w:hint="eastAsia"/>
          <w:b/>
          <w:bCs/>
          <w:lang w:val="en-US" w:eastAsia="zh-CN"/>
        </w:rPr>
      </w:pPr>
      <w:r>
        <w:rPr>
          <w:rFonts w:hint="eastAsia"/>
          <w:b/>
          <w:bCs/>
          <w:lang w:val="en-US" w:eastAsia="zh-CN"/>
        </w:rPr>
        <w:t>验收申请</w:t>
      </w:r>
    </w:p>
    <w:p w14:paraId="6D045DBD">
      <w:pPr>
        <w:widowControl w:val="0"/>
        <w:numPr>
          <w:ilvl w:val="0"/>
          <w:numId w:val="0"/>
        </w:numPr>
        <w:jc w:val="left"/>
        <w:rPr>
          <w:rFonts w:hint="eastAsia"/>
          <w:lang w:val="en-US" w:eastAsia="zh-CN"/>
        </w:rPr>
      </w:pPr>
      <w:r>
        <w:rPr>
          <w:rFonts w:hint="eastAsia"/>
          <w:lang w:val="en-US" w:eastAsia="zh-CN"/>
        </w:rPr>
        <w:t>验收申请支持两种不同资源类型的设备验收：资源设备验收和非资源设备验收。</w:t>
      </w:r>
    </w:p>
    <w:p w14:paraId="27324541">
      <w:pPr>
        <w:widowControl w:val="0"/>
        <w:numPr>
          <w:ilvl w:val="0"/>
          <w:numId w:val="33"/>
        </w:numPr>
        <w:ind w:left="420" w:leftChars="0" w:hanging="420" w:firstLineChars="0"/>
        <w:jc w:val="left"/>
        <w:rPr>
          <w:rFonts w:hint="eastAsia"/>
          <w:lang w:val="en-US" w:eastAsia="zh-CN"/>
        </w:rPr>
      </w:pPr>
      <w:r>
        <w:rPr>
          <w:rFonts w:hint="eastAsia"/>
          <w:lang w:val="en-US" w:eastAsia="zh-CN"/>
        </w:rPr>
        <w:t>资源设备：能录入到综资的动环设备，即待验收设备信息可从综资系统获取。</w:t>
      </w:r>
    </w:p>
    <w:p w14:paraId="7D81BAD6">
      <w:pPr>
        <w:widowControl w:val="0"/>
        <w:numPr>
          <w:ilvl w:val="0"/>
          <w:numId w:val="33"/>
        </w:numPr>
        <w:ind w:left="420" w:leftChars="0" w:hanging="420" w:firstLineChars="0"/>
        <w:jc w:val="left"/>
        <w:rPr>
          <w:rFonts w:hint="eastAsia"/>
          <w:lang w:val="en-US" w:eastAsia="zh-CN"/>
        </w:rPr>
      </w:pPr>
      <w:r>
        <w:rPr>
          <w:rFonts w:hint="eastAsia"/>
          <w:lang w:val="en-US" w:eastAsia="zh-CN"/>
        </w:rPr>
        <w:t>非资源设备：无法录入资源的动环设备，该类设备无综资分配的资源标识，且综资不可查。</w:t>
      </w:r>
    </w:p>
    <w:p w14:paraId="7812E744">
      <w:pPr>
        <w:widowControl w:val="0"/>
        <w:numPr>
          <w:ilvl w:val="0"/>
          <w:numId w:val="0"/>
        </w:numPr>
        <w:jc w:val="left"/>
        <w:rPr>
          <w:rFonts w:hint="eastAsia"/>
          <w:lang w:val="en-US" w:eastAsia="zh-CN"/>
        </w:rPr>
      </w:pPr>
    </w:p>
    <w:p w14:paraId="60D1C6E7">
      <w:pPr>
        <w:numPr>
          <w:ilvl w:val="0"/>
          <w:numId w:val="0"/>
        </w:numPr>
        <w:ind w:leftChars="0"/>
        <w:jc w:val="left"/>
        <w:rPr>
          <w:rFonts w:hint="default"/>
          <w:lang w:val="en-US" w:eastAsia="zh-CN"/>
        </w:rPr>
      </w:pPr>
      <w:r>
        <w:rPr>
          <w:rFonts w:hint="eastAsia"/>
          <w:lang w:val="en-US" w:eastAsia="zh-CN"/>
        </w:rPr>
        <w:t>点击发起验收申请，进入工单发起页面。首先通过选择所属地市、所属区县、所属站点锁定当前工单待验收的设备范围。若范围选定后，已经添加了待验收设备信息，再返回修改空间位置，需弹窗提示“修改站点信息，当前已添加设备将被删除”</w:t>
      </w:r>
    </w:p>
    <w:p w14:paraId="1037ABEC">
      <w:pPr>
        <w:numPr>
          <w:ilvl w:val="0"/>
          <w:numId w:val="34"/>
        </w:numPr>
        <w:ind w:left="425" w:leftChars="0" w:hanging="425" w:firstLineChars="0"/>
        <w:jc w:val="left"/>
        <w:rPr>
          <w:rFonts w:hint="eastAsia"/>
          <w:lang w:val="en-US" w:eastAsia="zh-CN"/>
        </w:rPr>
      </w:pPr>
      <w:r>
        <w:rPr>
          <w:rFonts w:hint="eastAsia"/>
          <w:lang w:val="en-US" w:eastAsia="zh-CN"/>
        </w:rPr>
        <w:t>添加工单待验收的资源设备</w:t>
      </w:r>
    </w:p>
    <w:p w14:paraId="59367B20">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同一个工单中的待验收设备必须属于同一个站点，但是支持跨机房。</w:t>
      </w:r>
    </w:p>
    <w:p w14:paraId="6FEE4EB9">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资源设备的选择通过表格弹窗进行多选。弹窗表格显示该站点下所有使用状态为“工程”的设备信息，包括以下综资字段：资源标识、所属地市、所属区县、所属站点、所属机房、设备类型、设备子类、设备名称、设备型号、使用状态。</w:t>
      </w:r>
    </w:p>
    <w:p w14:paraId="15D436FC">
      <w:pPr>
        <w:rPr>
          <w:rFonts w:hint="default"/>
          <w:lang w:val="en-US" w:eastAsia="zh-CN"/>
        </w:rPr>
      </w:pPr>
      <w:r>
        <w:rPr>
          <w:rFonts w:hint="eastAsia"/>
          <w:lang w:val="en-US" w:eastAsia="zh-CN"/>
        </w:rPr>
        <w:t>校验：1、同一条资源设备信息不允许重复添加。2、已通过入网验收或正在验收的设备不显示在可选列表中。</w:t>
      </w:r>
    </w:p>
    <w:p w14:paraId="1B9F6F0B">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p>
    <w:p w14:paraId="2B7D043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lang w:val="en-US" w:eastAsia="zh-CN"/>
        </w:rPr>
      </w:pPr>
      <w:r>
        <w:rPr>
          <w:rFonts w:hint="eastAsia"/>
          <w:b/>
          <w:bCs/>
          <w:lang w:val="en-US" w:eastAsia="zh-CN"/>
        </w:rPr>
        <w:t>20250507优化：</w:t>
      </w:r>
    </w:p>
    <w:p w14:paraId="431EFC08">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在</w:t>
      </w:r>
      <w:r>
        <w:rPr>
          <w:rFonts w:hint="default"/>
          <w:lang w:val="en-US" w:eastAsia="zh-CN"/>
        </w:rPr>
        <w:t>添加资源设备的弹窗中，增加机房和设备类型筛选条件。</w:t>
      </w:r>
    </w:p>
    <w:p w14:paraId="073109F5">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default"/>
          <w:lang w:val="en-US" w:eastAsia="zh-CN"/>
        </w:rPr>
        <w:t>1、机房：下拉选择，支持模糊查找，选项枚举当前站点下的全部机房，支持多选。默认选择全部。</w:t>
      </w:r>
    </w:p>
    <w:p w14:paraId="02F1F58E">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default"/>
          <w:lang w:val="en-US" w:eastAsia="zh-CN"/>
        </w:rPr>
        <w:t>2、设备类型：下拉选择，支持模糊查找，选项枚举已接入综资的全量设备类型</w:t>
      </w:r>
      <w:r>
        <w:rPr>
          <w:rFonts w:hint="eastAsia"/>
          <w:lang w:val="en-US" w:eastAsia="zh-CN"/>
        </w:rPr>
        <w:t>（见下表）</w:t>
      </w:r>
      <w:r>
        <w:rPr>
          <w:rFonts w:hint="default"/>
          <w:lang w:val="en-US" w:eastAsia="zh-CN"/>
        </w:rPr>
        <w:t>，支持多选。默认选择全部。</w:t>
      </w:r>
    </w:p>
    <w:p w14:paraId="113BA308">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default"/>
          <w:lang w:val="en-US" w:eastAsia="zh-CN"/>
        </w:rPr>
        <w:t>权限说明：不涉及数据权限变更。</w:t>
      </w:r>
    </w:p>
    <w:tbl>
      <w:tblPr>
        <w:tblStyle w:val="32"/>
        <w:tblW w:w="365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6"/>
        <w:gridCol w:w="2947"/>
      </w:tblGrid>
      <w:tr w14:paraId="38AD3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32CBC5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2947"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B66C685">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设备类型</w:t>
            </w:r>
            <w:r>
              <w:rPr>
                <w:rFonts w:hint="eastAsia" w:ascii="宋体" w:hAnsi="宋体" w:cs="宋体"/>
                <w:i w:val="0"/>
                <w:iCs w:val="0"/>
                <w:color w:val="000000"/>
                <w:kern w:val="0"/>
                <w:sz w:val="22"/>
                <w:szCs w:val="22"/>
                <w:u w:val="none"/>
                <w:lang w:val="en-US" w:eastAsia="zh-CN" w:bidi="ar"/>
              </w:rPr>
              <w:t>（资源设备）</w:t>
            </w:r>
          </w:p>
        </w:tc>
      </w:tr>
      <w:tr w14:paraId="5E7E0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895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2AB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r>
      <w:tr w14:paraId="52E05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6AA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F31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r>
      <w:tr w14:paraId="5861E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C70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7DD3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变换设备</w:t>
            </w:r>
          </w:p>
        </w:tc>
      </w:tr>
      <w:tr w14:paraId="1F82A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8DE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5D6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r>
      <w:tr w14:paraId="0A025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8AB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37F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r>
      <w:tr w14:paraId="30157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6DF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855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r>
      <w:tr w14:paraId="0C2A0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E37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5BD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电池恒温箱</w:t>
            </w:r>
          </w:p>
        </w:tc>
      </w:tr>
      <w:tr w14:paraId="7E22E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75A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F13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r>
      <w:tr w14:paraId="01442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F21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531D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r>
      <w:tr w14:paraId="1FB3B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C3C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FF1D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风光设备</w:t>
            </w:r>
          </w:p>
        </w:tc>
      </w:tr>
      <w:tr w14:paraId="766B6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0EE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D10C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r>
      <w:tr w14:paraId="31C9B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367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EF6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r>
      <w:tr w14:paraId="1A01E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069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3AB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r>
      <w:tr w14:paraId="0E43A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BCD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4E0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r>
      <w:tr w14:paraId="52D3B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AB6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046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极早期烟感</w:t>
            </w:r>
          </w:p>
        </w:tc>
      </w:tr>
      <w:tr w14:paraId="60EF2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431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1CEF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r>
      <w:tr w14:paraId="6F4D4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0A0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0D0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r>
      <w:tr w14:paraId="3EB43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D751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67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r>
      <w:tr w14:paraId="5BCC6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FE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CD3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r>
      <w:tr w14:paraId="61700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E4A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0EA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r>
      <w:tr w14:paraId="54180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2C0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EAE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智能门禁</w:t>
            </w:r>
          </w:p>
        </w:tc>
      </w:tr>
      <w:tr w14:paraId="30AAF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E05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34F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r>
      <w:tr w14:paraId="572EC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39B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4FD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r>
      <w:tr w14:paraId="5021A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8A0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5DC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r>
      <w:tr w14:paraId="14448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AE0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2947"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14:paraId="2B0E0B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高压直流配电</w:t>
            </w:r>
          </w:p>
        </w:tc>
      </w:tr>
    </w:tbl>
    <w:p w14:paraId="5ED15BA4">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p>
    <w:p w14:paraId="189925FF">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p>
    <w:p w14:paraId="7DB69708">
      <w:pPr>
        <w:keepNext w:val="0"/>
        <w:keepLines w:val="0"/>
        <w:pageBreakBefore w:val="0"/>
        <w:widowControl w:val="0"/>
        <w:kinsoku/>
        <w:wordWrap/>
        <w:overflowPunct/>
        <w:topLinePunct w:val="0"/>
        <w:autoSpaceDE/>
        <w:autoSpaceDN/>
        <w:bidi w:val="0"/>
        <w:adjustRightInd/>
        <w:snapToGrid/>
        <w:ind w:firstLine="440" w:firstLineChars="200"/>
        <w:jc w:val="left"/>
        <w:textAlignment w:val="auto"/>
        <w:rPr>
          <w:rFonts w:hint="eastAsia"/>
          <w:lang w:val="en-US" w:eastAsia="zh-CN"/>
        </w:rPr>
      </w:pPr>
    </w:p>
    <w:p w14:paraId="2918445B">
      <w:pPr>
        <w:keepNext w:val="0"/>
        <w:keepLines w:val="0"/>
        <w:pageBreakBefore w:val="0"/>
        <w:widowControl w:val="0"/>
        <w:numPr>
          <w:ilvl w:val="0"/>
          <w:numId w:val="34"/>
        </w:numPr>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lang w:val="en-US" w:eastAsia="zh-CN"/>
        </w:rPr>
        <w:t>添加工单待验收的非资源设备</w:t>
      </w:r>
    </w:p>
    <w:p w14:paraId="46994AD8">
      <w:pPr>
        <w:keepNext w:val="0"/>
        <w:keepLines w:val="0"/>
        <w:pageBreakBefore w:val="0"/>
        <w:widowControl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非资源的设备，需手动录入。录入信息包括：</w:t>
      </w:r>
    </w:p>
    <w:p w14:paraId="2062F33A">
      <w:pPr>
        <w:keepNext w:val="0"/>
        <w:keepLines w:val="0"/>
        <w:pageBreakBefore w:val="0"/>
        <w:widowControl w:val="0"/>
        <w:numPr>
          <w:ilvl w:val="0"/>
          <w:numId w:val="35"/>
        </w:numPr>
        <w:kinsoku/>
        <w:wordWrap/>
        <w:overflowPunct/>
        <w:topLinePunct w:val="0"/>
        <w:autoSpaceDE/>
        <w:autoSpaceDN/>
        <w:bidi w:val="0"/>
        <w:adjustRightInd/>
        <w:snapToGrid/>
        <w:ind w:left="420" w:leftChars="0" w:hanging="420" w:firstLineChars="0"/>
        <w:jc w:val="left"/>
        <w:textAlignment w:val="auto"/>
        <w:rPr>
          <w:rFonts w:hint="default"/>
          <w:lang w:val="en-US" w:eastAsia="zh-CN"/>
        </w:rPr>
      </w:pPr>
      <w:r>
        <w:rPr>
          <w:rFonts w:hint="eastAsia"/>
          <w:lang w:val="en-US" w:eastAsia="zh-CN"/>
        </w:rPr>
        <w:t>所属机房：下拉选择，当前站点下的所有机房可选</w:t>
      </w:r>
    </w:p>
    <w:p w14:paraId="029F1A7C">
      <w:pPr>
        <w:keepNext w:val="0"/>
        <w:keepLines w:val="0"/>
        <w:pageBreakBefore w:val="0"/>
        <w:widowControl w:val="0"/>
        <w:numPr>
          <w:ilvl w:val="0"/>
          <w:numId w:val="35"/>
        </w:numPr>
        <w:kinsoku/>
        <w:wordWrap/>
        <w:overflowPunct/>
        <w:topLinePunct w:val="0"/>
        <w:autoSpaceDE/>
        <w:autoSpaceDN/>
        <w:bidi w:val="0"/>
        <w:adjustRightInd/>
        <w:snapToGrid/>
        <w:ind w:left="420" w:leftChars="0" w:hanging="420" w:firstLineChars="0"/>
        <w:jc w:val="left"/>
        <w:textAlignment w:val="auto"/>
        <w:rPr>
          <w:rFonts w:hint="default"/>
          <w:lang w:val="en-US" w:eastAsia="zh-CN"/>
        </w:rPr>
      </w:pPr>
      <w:r>
        <w:rPr>
          <w:rFonts w:hint="eastAsia"/>
          <w:lang w:val="en-US" w:eastAsia="zh-CN"/>
        </w:rPr>
        <w:t>设备类型：关联验收规范表模板功能中的“设备类型”，下拉选择显示已创建模板的设备类型。</w:t>
      </w:r>
    </w:p>
    <w:p w14:paraId="06F99F97">
      <w:pPr>
        <w:keepNext w:val="0"/>
        <w:keepLines w:val="0"/>
        <w:pageBreakBefore w:val="0"/>
        <w:widowControl w:val="0"/>
        <w:numPr>
          <w:ilvl w:val="0"/>
          <w:numId w:val="35"/>
        </w:numPr>
        <w:kinsoku/>
        <w:wordWrap/>
        <w:overflowPunct/>
        <w:topLinePunct w:val="0"/>
        <w:autoSpaceDE/>
        <w:autoSpaceDN/>
        <w:bidi w:val="0"/>
        <w:adjustRightInd/>
        <w:snapToGrid/>
        <w:ind w:left="420" w:leftChars="0" w:hanging="420" w:firstLineChars="0"/>
        <w:jc w:val="left"/>
        <w:textAlignment w:val="auto"/>
        <w:rPr>
          <w:rFonts w:hint="default"/>
          <w:lang w:val="en-US" w:eastAsia="zh-CN"/>
        </w:rPr>
      </w:pPr>
      <w:r>
        <w:rPr>
          <w:rFonts w:hint="eastAsia"/>
          <w:lang w:val="en-US" w:eastAsia="zh-CN"/>
        </w:rPr>
        <w:t>设备名称：手动输入，同一机房下的设备名称不允许重复（包括该机房已通过入网验收和正在验收的非资源设备名称），长度不超过50个字。</w:t>
      </w:r>
    </w:p>
    <w:p w14:paraId="796CECA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新增行，不允许提交内容为空，提交时需对新增行的所属机房、设备类型、设备名称内容进行不为空校验。</w:t>
      </w:r>
    </w:p>
    <w:p w14:paraId="565B22B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lang w:val="en-US" w:eastAsia="zh-CN"/>
        </w:rPr>
      </w:pPr>
    </w:p>
    <w:p w14:paraId="53D7F9F5">
      <w:pPr>
        <w:keepNext w:val="0"/>
        <w:keepLines w:val="0"/>
        <w:pageBreakBefore w:val="0"/>
        <w:widowControl w:val="0"/>
        <w:numPr>
          <w:ilvl w:val="0"/>
          <w:numId w:val="34"/>
        </w:numPr>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lang w:val="en-US" w:eastAsia="zh-CN"/>
        </w:rPr>
        <w:t>审核人员填写</w:t>
      </w:r>
    </w:p>
    <w:p w14:paraId="471EFC3F">
      <w:pPr>
        <w:keepNext w:val="0"/>
        <w:keepLines w:val="0"/>
        <w:pageBreakBefore w:val="0"/>
        <w:widowControl w:val="0"/>
        <w:numPr>
          <w:ilvl w:val="0"/>
          <w:numId w:val="36"/>
        </w:numPr>
        <w:kinsoku/>
        <w:wordWrap/>
        <w:overflowPunct/>
        <w:topLinePunct w:val="0"/>
        <w:autoSpaceDE/>
        <w:autoSpaceDN/>
        <w:bidi w:val="0"/>
        <w:adjustRightInd/>
        <w:snapToGrid/>
        <w:ind w:left="420" w:leftChars="0" w:hanging="420" w:firstLineChars="0"/>
        <w:jc w:val="left"/>
        <w:textAlignment w:val="auto"/>
        <w:rPr>
          <w:rFonts w:hint="eastAsia"/>
          <w:lang w:val="en-US" w:eastAsia="zh-CN"/>
        </w:rPr>
      </w:pPr>
      <w:r>
        <w:rPr>
          <w:rFonts w:hint="eastAsia"/>
          <w:lang w:val="en-US" w:eastAsia="zh-CN"/>
        </w:rPr>
        <w:t>市公司动力班长</w:t>
      </w:r>
    </w:p>
    <w:p w14:paraId="5669A6B9">
      <w:pPr>
        <w:keepNext w:val="0"/>
        <w:keepLines w:val="0"/>
        <w:pageBreakBefore w:val="0"/>
        <w:widowControl w:val="0"/>
        <w:numPr>
          <w:ilvl w:val="0"/>
          <w:numId w:val="36"/>
        </w:numPr>
        <w:kinsoku/>
        <w:wordWrap/>
        <w:overflowPunct/>
        <w:topLinePunct w:val="0"/>
        <w:autoSpaceDE/>
        <w:autoSpaceDN/>
        <w:bidi w:val="0"/>
        <w:adjustRightInd/>
        <w:snapToGrid/>
        <w:ind w:left="420" w:leftChars="0" w:hanging="420" w:firstLineChars="0"/>
        <w:jc w:val="left"/>
        <w:textAlignment w:val="auto"/>
        <w:rPr>
          <w:rFonts w:hint="eastAsia"/>
          <w:lang w:val="en-US" w:eastAsia="zh-CN"/>
        </w:rPr>
      </w:pPr>
      <w:r>
        <w:rPr>
          <w:rFonts w:hint="eastAsia"/>
          <w:lang w:val="en-US" w:eastAsia="zh-CN"/>
        </w:rPr>
        <w:t>建设单位项目负责人</w:t>
      </w:r>
    </w:p>
    <w:p w14:paraId="5341FE08">
      <w:pPr>
        <w:keepNext w:val="0"/>
        <w:keepLines w:val="0"/>
        <w:pageBreakBefore w:val="0"/>
        <w:widowControl w:val="0"/>
        <w:numPr>
          <w:ilvl w:val="0"/>
          <w:numId w:val="36"/>
        </w:numPr>
        <w:kinsoku/>
        <w:wordWrap/>
        <w:overflowPunct/>
        <w:topLinePunct w:val="0"/>
        <w:autoSpaceDE/>
        <w:autoSpaceDN/>
        <w:bidi w:val="0"/>
        <w:adjustRightInd/>
        <w:snapToGrid/>
        <w:ind w:left="420" w:leftChars="0" w:hanging="420" w:firstLineChars="0"/>
        <w:jc w:val="left"/>
        <w:textAlignment w:val="auto"/>
        <w:rPr>
          <w:rFonts w:hint="default"/>
          <w:lang w:val="en-US" w:eastAsia="zh-CN"/>
        </w:rPr>
      </w:pPr>
      <w:r>
        <w:rPr>
          <w:rFonts w:hint="eastAsia"/>
          <w:lang w:val="en-US" w:eastAsia="zh-CN"/>
        </w:rPr>
        <w:t>施工单位项目负责人</w:t>
      </w:r>
    </w:p>
    <w:p w14:paraId="3703E928">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表单允许取消、保存草稿和提交。提交时，需校验必填信息是否缺失。未提交流程的草稿允许删除。</w:t>
      </w:r>
    </w:p>
    <w:p w14:paraId="2288B54A">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lang w:val="en-US" w:eastAsia="zh-CN"/>
        </w:rPr>
      </w:pPr>
    </w:p>
    <w:p w14:paraId="64F32370">
      <w:pPr>
        <w:numPr>
          <w:ilvl w:val="0"/>
          <w:numId w:val="0"/>
        </w:numPr>
        <w:ind w:leftChars="0"/>
        <w:jc w:val="left"/>
        <w:rPr>
          <w:rFonts w:hint="eastAsia"/>
          <w:lang w:val="en-US" w:eastAsia="zh-CN"/>
        </w:rPr>
      </w:pPr>
      <w:r>
        <w:rPr>
          <w:rFonts w:hint="eastAsia"/>
          <w:lang w:val="en-US" w:eastAsia="zh-CN"/>
        </w:rPr>
        <w:t>工单提交时，</w:t>
      </w:r>
      <w:del w:id="514" w:author="zhoujiansheng" w:date="2025-08-19T14:43:29Z">
        <w:r>
          <w:rPr>
            <w:rFonts w:hint="eastAsia"/>
            <w:lang w:val="en-US" w:eastAsia="zh-CN"/>
          </w:rPr>
          <w:delText>根据工单提交的待验收设备信息，按设备验收规范表进行分类，使用同一个验收规范表的设备归为一类</w:delText>
        </w:r>
      </w:del>
      <w:ins w:id="515" w:author="zhoujiansheng" w:date="2025-08-19T14:43:36Z">
        <w:r>
          <w:rPr>
            <w:rFonts w:hint="eastAsia"/>
            <w:lang w:val="en-US" w:eastAsia="zh-CN"/>
          </w:rPr>
          <w:t>根据</w:t>
        </w:r>
      </w:ins>
      <w:ins w:id="516" w:author="zhoujiansheng" w:date="2025-08-19T14:43:39Z">
        <w:r>
          <w:rPr>
            <w:rFonts w:hint="eastAsia"/>
            <w:lang w:val="en-US" w:eastAsia="zh-CN"/>
          </w:rPr>
          <w:t>待</w:t>
        </w:r>
      </w:ins>
      <w:ins w:id="517" w:author="zhoujiansheng" w:date="2025-08-19T14:43:40Z">
        <w:r>
          <w:rPr>
            <w:rFonts w:hint="eastAsia"/>
            <w:lang w:val="en-US" w:eastAsia="zh-CN"/>
          </w:rPr>
          <w:t>验收</w:t>
        </w:r>
      </w:ins>
      <w:ins w:id="518" w:author="zhoujiansheng" w:date="2025-08-19T14:43:41Z">
        <w:r>
          <w:rPr>
            <w:rFonts w:hint="eastAsia"/>
            <w:lang w:val="en-US" w:eastAsia="zh-CN"/>
          </w:rPr>
          <w:t>设备</w:t>
        </w:r>
      </w:ins>
      <w:ins w:id="519" w:author="zhoujiansheng" w:date="2025-08-19T14:43:43Z">
        <w:r>
          <w:rPr>
            <w:rFonts w:hint="eastAsia"/>
            <w:lang w:val="en-US" w:eastAsia="zh-CN"/>
          </w:rPr>
          <w:t>信息，</w:t>
        </w:r>
      </w:ins>
      <w:ins w:id="520" w:author="zhoujiansheng" w:date="2025-08-19T14:43:45Z">
        <w:r>
          <w:rPr>
            <w:rFonts w:hint="eastAsia"/>
            <w:lang w:val="en-US" w:eastAsia="zh-CN"/>
          </w:rPr>
          <w:t>自动</w:t>
        </w:r>
      </w:ins>
      <w:ins w:id="521" w:author="zhoujiansheng" w:date="2025-08-19T14:43:46Z">
        <w:r>
          <w:rPr>
            <w:rFonts w:hint="eastAsia"/>
            <w:lang w:val="en-US" w:eastAsia="zh-CN"/>
          </w:rPr>
          <w:t>关联</w:t>
        </w:r>
      </w:ins>
      <w:ins w:id="522" w:author="zhoujiansheng" w:date="2025-08-19T14:43:49Z">
        <w:r>
          <w:rPr>
            <w:rFonts w:hint="eastAsia"/>
            <w:lang w:val="en-US" w:eastAsia="zh-CN"/>
          </w:rPr>
          <w:t>验收</w:t>
        </w:r>
      </w:ins>
      <w:ins w:id="523" w:author="zhoujiansheng" w:date="2025-08-19T14:43:50Z">
        <w:r>
          <w:rPr>
            <w:rFonts w:hint="eastAsia"/>
            <w:lang w:val="en-US" w:eastAsia="zh-CN"/>
          </w:rPr>
          <w:t>规范</w:t>
        </w:r>
      </w:ins>
      <w:ins w:id="524" w:author="zhoujiansheng" w:date="2025-08-19T14:43:51Z">
        <w:r>
          <w:rPr>
            <w:rFonts w:hint="eastAsia"/>
            <w:lang w:val="en-US" w:eastAsia="zh-CN"/>
          </w:rPr>
          <w:t>表。</w:t>
        </w:r>
      </w:ins>
      <w:ins w:id="525" w:author="zhoujiansheng" w:date="2025-08-19T14:43:54Z">
        <w:r>
          <w:rPr>
            <w:rFonts w:hint="eastAsia"/>
            <w:lang w:val="en-US" w:eastAsia="zh-CN"/>
          </w:rPr>
          <w:t>每</w:t>
        </w:r>
      </w:ins>
      <w:ins w:id="526" w:author="zhoujiansheng" w:date="2025-08-19T14:43:56Z">
        <w:r>
          <w:rPr>
            <w:rFonts w:hint="eastAsia"/>
            <w:lang w:val="en-US" w:eastAsia="zh-CN"/>
          </w:rPr>
          <w:t>台</w:t>
        </w:r>
      </w:ins>
      <w:ins w:id="527" w:author="zhoujiansheng" w:date="2025-08-19T14:43:57Z">
        <w:r>
          <w:rPr>
            <w:rFonts w:hint="eastAsia"/>
            <w:lang w:val="en-US" w:eastAsia="zh-CN"/>
          </w:rPr>
          <w:t>设备</w:t>
        </w:r>
      </w:ins>
      <w:ins w:id="528" w:author="zhoujiansheng" w:date="2025-08-19T14:44:01Z">
        <w:r>
          <w:rPr>
            <w:rFonts w:hint="eastAsia"/>
            <w:lang w:val="en-US" w:eastAsia="zh-CN"/>
          </w:rPr>
          <w:t>关联</w:t>
        </w:r>
      </w:ins>
      <w:ins w:id="529" w:author="zhoujiansheng" w:date="2025-08-19T14:44:23Z">
        <w:r>
          <w:rPr>
            <w:rFonts w:hint="eastAsia"/>
            <w:lang w:val="en-US" w:eastAsia="zh-CN"/>
          </w:rPr>
          <w:t>一张</w:t>
        </w:r>
      </w:ins>
      <w:ins w:id="530" w:author="zhoujiansheng" w:date="2025-08-19T14:44:26Z">
        <w:r>
          <w:rPr>
            <w:rFonts w:hint="eastAsia"/>
            <w:lang w:val="en-US" w:eastAsia="zh-CN"/>
          </w:rPr>
          <w:t>验收</w:t>
        </w:r>
      </w:ins>
      <w:ins w:id="531" w:author="zhoujiansheng" w:date="2025-08-19T14:44:29Z">
        <w:r>
          <w:rPr>
            <w:rFonts w:hint="eastAsia"/>
            <w:lang w:val="en-US" w:eastAsia="zh-CN"/>
          </w:rPr>
          <w:t>规范</w:t>
        </w:r>
      </w:ins>
      <w:ins w:id="532" w:author="zhoujiansheng" w:date="2025-08-19T14:44:31Z">
        <w:r>
          <w:rPr>
            <w:rFonts w:hint="eastAsia"/>
            <w:lang w:val="en-US" w:eastAsia="zh-CN"/>
          </w:rPr>
          <w:t>表</w:t>
        </w:r>
      </w:ins>
      <w:r>
        <w:rPr>
          <w:rFonts w:hint="eastAsia"/>
          <w:lang w:val="en-US" w:eastAsia="zh-CN"/>
        </w:rPr>
        <w:t>。</w:t>
      </w:r>
    </w:p>
    <w:p w14:paraId="61172071">
      <w:pPr>
        <w:numPr>
          <w:ilvl w:val="0"/>
          <w:numId w:val="0"/>
        </w:numPr>
        <w:ind w:leftChars="0"/>
        <w:jc w:val="left"/>
        <w:rPr>
          <w:rFonts w:hint="eastAsia"/>
          <w:lang w:val="en-US" w:eastAsia="zh-CN"/>
        </w:rPr>
      </w:pPr>
      <w:r>
        <w:rPr>
          <w:rFonts w:hint="eastAsia"/>
          <w:lang w:val="en-US" w:eastAsia="zh-CN"/>
        </w:rPr>
        <w:t>资源设备：根据“设备子类”信息自动关联已录入的验收规范表模板。</w:t>
      </w:r>
    </w:p>
    <w:p w14:paraId="0269B657">
      <w:pPr>
        <w:numPr>
          <w:ilvl w:val="0"/>
          <w:numId w:val="0"/>
        </w:numPr>
        <w:ind w:leftChars="0"/>
        <w:jc w:val="left"/>
        <w:rPr>
          <w:rFonts w:hint="eastAsia"/>
          <w:lang w:val="en-US" w:eastAsia="zh-CN"/>
        </w:rPr>
      </w:pPr>
      <w:r>
        <w:rPr>
          <w:rFonts w:hint="eastAsia"/>
          <w:lang w:val="en-US" w:eastAsia="zh-CN"/>
        </w:rPr>
        <w:t>非资源设备：根据“设备类型”信息自动关联已录入的验收规范表模板。若存在同设备类型，取第一个创建的模板。</w:t>
      </w:r>
    </w:p>
    <w:p w14:paraId="588ECF0B">
      <w:pPr>
        <w:numPr>
          <w:ilvl w:val="0"/>
          <w:numId w:val="0"/>
        </w:numPr>
        <w:ind w:leftChars="0"/>
        <w:jc w:val="left"/>
        <w:rPr>
          <w:rFonts w:hint="eastAsia"/>
          <w:lang w:val="en-US" w:eastAsia="zh-CN"/>
        </w:rPr>
      </w:pPr>
    </w:p>
    <w:p w14:paraId="31599BDC">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在选择资源设备或录入非资源设备时，校验设备是否可关联到已配置验收模板。若存在设备无法关联匹配到对应的模板，提示哪类设备关联失败，工单存在关联失败设备，不允许提交</w:t>
      </w:r>
    </w:p>
    <w:p w14:paraId="5803A73C">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提交工单时，需判断资源设备和非资源设备是否同时为空（未添加任何设备），若同时为空，不允许提交工单，弹窗提示“请至少添加一类设备”。</w:t>
      </w:r>
    </w:p>
    <w:p w14:paraId="2D773E7C">
      <w:pPr>
        <w:jc w:val="center"/>
      </w:pPr>
      <w:r>
        <w:drawing>
          <wp:inline distT="0" distB="0" distL="114300" distR="114300">
            <wp:extent cx="3295650" cy="3797300"/>
            <wp:effectExtent l="0" t="0" r="1143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stretch>
                      <a:fillRect/>
                    </a:stretch>
                  </pic:blipFill>
                  <pic:spPr>
                    <a:xfrm>
                      <a:off x="0" y="0"/>
                      <a:ext cx="3295650" cy="3797300"/>
                    </a:xfrm>
                    <a:prstGeom prst="rect">
                      <a:avLst/>
                    </a:prstGeom>
                    <a:noFill/>
                    <a:ln>
                      <a:noFill/>
                    </a:ln>
                  </pic:spPr>
                </pic:pic>
              </a:graphicData>
            </a:graphic>
          </wp:inline>
        </w:drawing>
      </w:r>
    </w:p>
    <w:p w14:paraId="02EB8D0F">
      <w:pPr>
        <w:pStyle w:val="14"/>
        <w:jc w:val="center"/>
        <w:rPr>
          <w:rFonts w:hint="default" w:eastAsia="宋体"/>
          <w:lang w:val="en-US" w:eastAsia="zh-CN"/>
        </w:rPr>
      </w:pPr>
      <w:bookmarkStart w:id="19" w:name="_Ref14295"/>
      <w:bookmarkStart w:id="20" w:name="_Ref14265"/>
      <w:r>
        <w:t>图</w:t>
      </w:r>
      <w:r>
        <w:fldChar w:fldCharType="begin"/>
      </w:r>
      <w:r>
        <w:instrText xml:space="preserve"> SEQ 图 \* ARABIC </w:instrText>
      </w:r>
      <w:r>
        <w:fldChar w:fldCharType="separate"/>
      </w:r>
      <w:r>
        <w:t>1</w:t>
      </w:r>
      <w:r>
        <w:fldChar w:fldCharType="end"/>
      </w:r>
      <w:bookmarkEnd w:id="19"/>
      <w:r>
        <w:rPr>
          <w:rFonts w:hint="eastAsia"/>
          <w:lang w:val="en-US" w:eastAsia="zh-CN"/>
        </w:rPr>
        <w:t>入网验收流程图</w:t>
      </w:r>
      <w:bookmarkEnd w:id="20"/>
    </w:p>
    <w:p w14:paraId="0F50C5EE">
      <w:pPr>
        <w:numPr>
          <w:ilvl w:val="0"/>
          <w:numId w:val="32"/>
        </w:numPr>
        <w:ind w:left="0" w:leftChars="0" w:firstLine="0" w:firstLineChars="0"/>
        <w:jc w:val="left"/>
        <w:rPr>
          <w:rFonts w:hint="eastAsia"/>
          <w:b/>
          <w:bCs/>
          <w:lang w:val="en-US" w:eastAsia="zh-CN"/>
        </w:rPr>
      </w:pPr>
      <w:r>
        <w:rPr>
          <w:rFonts w:hint="eastAsia"/>
          <w:b/>
          <w:bCs/>
          <w:lang w:val="en-US" w:eastAsia="zh-CN"/>
        </w:rPr>
        <w:t>审批转派</w:t>
      </w:r>
    </w:p>
    <w:p w14:paraId="70D87F8D">
      <w:pPr>
        <w:jc w:val="left"/>
        <w:rPr>
          <w:rFonts w:hint="default"/>
          <w:lang w:val="en-US" w:eastAsia="zh-CN"/>
        </w:rPr>
      </w:pPr>
      <w:r>
        <w:rPr>
          <w:rFonts w:hint="eastAsia"/>
          <w:lang w:val="en-US" w:eastAsia="zh-CN"/>
        </w:rPr>
        <w:t>工单成功提交后，流转到市公司动力班长，由动力班长对工单进行审核及转派。</w:t>
      </w:r>
    </w:p>
    <w:p w14:paraId="6CB7A2A8">
      <w:pPr>
        <w:jc w:val="left"/>
        <w:rPr>
          <w:rFonts w:hint="eastAsia"/>
          <w:lang w:val="en-US" w:eastAsia="zh-CN"/>
        </w:rPr>
      </w:pPr>
      <w:r>
        <w:rPr>
          <w:rFonts w:hint="eastAsia"/>
          <w:lang w:val="en-US" w:eastAsia="zh-CN"/>
        </w:rPr>
        <w:t>审核通过，则需指定负责“验收填报”环节的市公司动力维护人员，选择完成后可提交工单只下一步。</w:t>
      </w:r>
    </w:p>
    <w:p w14:paraId="4653E49D">
      <w:pPr>
        <w:jc w:val="left"/>
        <w:rPr>
          <w:rFonts w:hint="default"/>
          <w:lang w:val="en-US" w:eastAsia="zh-CN"/>
        </w:rPr>
      </w:pPr>
      <w:r>
        <w:rPr>
          <w:rFonts w:hint="eastAsia"/>
          <w:lang w:val="en-US" w:eastAsia="zh-CN"/>
        </w:rPr>
        <w:t>审核不通过，工单驳回至申请人。驳回后的工单可以修改或废弃。</w:t>
      </w:r>
    </w:p>
    <w:p w14:paraId="33704CC8">
      <w:pPr>
        <w:numPr>
          <w:ilvl w:val="0"/>
          <w:numId w:val="32"/>
        </w:numPr>
        <w:ind w:left="0" w:leftChars="0" w:firstLine="0" w:firstLineChars="0"/>
        <w:jc w:val="left"/>
        <w:rPr>
          <w:rFonts w:hint="default"/>
          <w:b/>
          <w:bCs/>
          <w:lang w:val="en-US" w:eastAsia="zh-CN"/>
        </w:rPr>
      </w:pPr>
      <w:r>
        <w:rPr>
          <w:rFonts w:hint="eastAsia"/>
          <w:b/>
          <w:bCs/>
          <w:lang w:val="en-US" w:eastAsia="zh-CN"/>
        </w:rPr>
        <w:t>验收填报</w:t>
      </w:r>
    </w:p>
    <w:p w14:paraId="0ADD7560">
      <w:pPr>
        <w:jc w:val="left"/>
        <w:rPr>
          <w:rFonts w:hint="eastAsia"/>
          <w:lang w:val="en-US" w:eastAsia="zh-CN"/>
        </w:rPr>
      </w:pPr>
      <w:r>
        <w:rPr>
          <w:rFonts w:hint="eastAsia"/>
          <w:lang w:val="en-US" w:eastAsia="zh-CN"/>
        </w:rPr>
        <w:t>（参考云南动环入网验收——现场验收环节的验收检查表样式）</w:t>
      </w:r>
    </w:p>
    <w:p w14:paraId="567F9CAE">
      <w:pPr>
        <w:jc w:val="left"/>
        <w:rPr>
          <w:rFonts w:hint="default"/>
          <w:lang w:val="en-US" w:eastAsia="zh-CN"/>
        </w:rPr>
      </w:pPr>
      <w:r>
        <w:rPr>
          <w:rFonts w:hint="eastAsia"/>
          <w:lang w:val="en-US" w:eastAsia="zh-CN"/>
        </w:rPr>
        <w:t>页面显示设备验收规范表，验收结果和备注可编辑填写。验收结果支持全选操作。</w:t>
      </w:r>
    </w:p>
    <w:tbl>
      <w:tblPr>
        <w:tblStyle w:val="32"/>
        <w:tblW w:w="971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28"/>
        <w:gridCol w:w="1884"/>
        <w:gridCol w:w="3142"/>
        <w:gridCol w:w="1514"/>
        <w:gridCol w:w="1320"/>
        <w:gridCol w:w="1129"/>
      </w:tblGrid>
      <w:tr w14:paraId="6EC8F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8" w:type="dxa"/>
            <w:tcBorders>
              <w:top w:val="single" w:color="000000" w:sz="4" w:space="0"/>
              <w:left w:val="single" w:color="000000" w:sz="4" w:space="0"/>
              <w:bottom w:val="single" w:color="000000" w:sz="4" w:space="0"/>
              <w:right w:val="single" w:color="000000" w:sz="4" w:space="0"/>
            </w:tcBorders>
            <w:shd w:val="clear" w:color="auto" w:fill="BFBFBF"/>
            <w:noWrap/>
            <w:vAlign w:val="bottom"/>
          </w:tcPr>
          <w:p w14:paraId="34495C95">
            <w:pPr>
              <w:jc w:val="center"/>
              <w:rPr>
                <w:rFonts w:hint="default"/>
                <w:lang w:val="en-US" w:eastAsia="zh-CN"/>
              </w:rPr>
            </w:pPr>
            <w:r>
              <w:rPr>
                <w:rFonts w:hint="default"/>
                <w:lang w:val="en-US" w:eastAsia="zh-CN"/>
              </w:rPr>
              <w:t>序号</w:t>
            </w:r>
          </w:p>
        </w:tc>
        <w:tc>
          <w:tcPr>
            <w:tcW w:w="1884" w:type="dxa"/>
            <w:tcBorders>
              <w:top w:val="single" w:color="000000" w:sz="4" w:space="0"/>
              <w:left w:val="single" w:color="000000" w:sz="4" w:space="0"/>
              <w:bottom w:val="single" w:color="000000" w:sz="4" w:space="0"/>
              <w:right w:val="single" w:color="000000" w:sz="4" w:space="0"/>
            </w:tcBorders>
            <w:shd w:val="clear" w:color="auto" w:fill="BFBFBF"/>
            <w:noWrap/>
            <w:vAlign w:val="bottom"/>
          </w:tcPr>
          <w:p w14:paraId="66AEF610">
            <w:pPr>
              <w:jc w:val="center"/>
              <w:rPr>
                <w:rFonts w:hint="default"/>
                <w:lang w:val="en-US" w:eastAsia="zh-CN"/>
              </w:rPr>
            </w:pPr>
            <w:r>
              <w:rPr>
                <w:rFonts w:hint="default"/>
                <w:lang w:val="en-US" w:eastAsia="zh-CN"/>
              </w:rPr>
              <w:t>验收内容</w:t>
            </w:r>
          </w:p>
        </w:tc>
        <w:tc>
          <w:tcPr>
            <w:tcW w:w="3142" w:type="dxa"/>
            <w:tcBorders>
              <w:top w:val="single" w:color="000000" w:sz="4" w:space="0"/>
              <w:left w:val="single" w:color="000000" w:sz="4" w:space="0"/>
              <w:bottom w:val="single" w:color="000000" w:sz="4" w:space="0"/>
              <w:right w:val="single" w:color="000000" w:sz="4" w:space="0"/>
            </w:tcBorders>
            <w:shd w:val="clear" w:color="auto" w:fill="BFBFBF"/>
            <w:noWrap/>
            <w:vAlign w:val="bottom"/>
          </w:tcPr>
          <w:p w14:paraId="48C53DF0">
            <w:pPr>
              <w:jc w:val="center"/>
              <w:rPr>
                <w:rFonts w:hint="default"/>
                <w:lang w:val="en-US" w:eastAsia="zh-CN"/>
              </w:rPr>
            </w:pPr>
            <w:r>
              <w:rPr>
                <w:rFonts w:hint="default"/>
                <w:lang w:val="en-US" w:eastAsia="zh-CN"/>
              </w:rPr>
              <w:t>检测规范</w:t>
            </w:r>
          </w:p>
        </w:tc>
        <w:tc>
          <w:tcPr>
            <w:tcW w:w="1514" w:type="dxa"/>
            <w:tcBorders>
              <w:top w:val="single" w:color="000000" w:sz="4" w:space="0"/>
              <w:left w:val="single" w:color="000000" w:sz="4" w:space="0"/>
              <w:bottom w:val="single" w:color="000000" w:sz="4" w:space="0"/>
              <w:right w:val="single" w:color="000000" w:sz="4" w:space="0"/>
            </w:tcBorders>
            <w:shd w:val="clear" w:color="auto" w:fill="BFBFBF"/>
            <w:noWrap/>
            <w:vAlign w:val="bottom"/>
          </w:tcPr>
          <w:p w14:paraId="274D37BD">
            <w:pPr>
              <w:jc w:val="center"/>
              <w:rPr>
                <w:rFonts w:hint="default"/>
                <w:lang w:val="en-US" w:eastAsia="zh-CN"/>
              </w:rPr>
            </w:pPr>
            <w:r>
              <w:rPr>
                <w:rFonts w:hint="default"/>
                <w:lang w:val="en-US" w:eastAsia="zh-CN"/>
              </w:rPr>
              <w:t>补充说明</w:t>
            </w:r>
          </w:p>
        </w:tc>
        <w:tc>
          <w:tcPr>
            <w:tcW w:w="1320" w:type="dxa"/>
            <w:tcBorders>
              <w:top w:val="single" w:color="000000" w:sz="4" w:space="0"/>
              <w:left w:val="single" w:color="000000" w:sz="4" w:space="0"/>
              <w:bottom w:val="single" w:color="000000" w:sz="4" w:space="0"/>
              <w:right w:val="single" w:color="000000" w:sz="4" w:space="0"/>
            </w:tcBorders>
            <w:shd w:val="clear" w:color="auto" w:fill="92D050"/>
            <w:noWrap/>
            <w:vAlign w:val="bottom"/>
          </w:tcPr>
          <w:p w14:paraId="1ECC6113">
            <w:pPr>
              <w:jc w:val="center"/>
              <w:rPr>
                <w:rFonts w:hint="default"/>
                <w:lang w:val="en-US" w:eastAsia="zh-CN"/>
              </w:rPr>
            </w:pPr>
            <w:r>
              <w:rPr>
                <w:rFonts w:hint="default"/>
                <w:lang w:val="en-US" w:eastAsia="zh-CN"/>
              </w:rPr>
              <w:t>验收结果</w:t>
            </w:r>
          </w:p>
        </w:tc>
        <w:tc>
          <w:tcPr>
            <w:tcW w:w="1129" w:type="dxa"/>
            <w:tcBorders>
              <w:top w:val="single" w:color="000000" w:sz="4" w:space="0"/>
              <w:left w:val="single" w:color="000000" w:sz="4" w:space="0"/>
              <w:bottom w:val="single" w:color="000000" w:sz="4" w:space="0"/>
              <w:right w:val="single" w:color="000000" w:sz="4" w:space="0"/>
            </w:tcBorders>
            <w:shd w:val="clear" w:color="auto" w:fill="92D050"/>
            <w:vAlign w:val="bottom"/>
          </w:tcPr>
          <w:p w14:paraId="19820E73">
            <w:pPr>
              <w:jc w:val="center"/>
              <w:rPr>
                <w:rFonts w:hint="default"/>
                <w:lang w:val="en-US" w:eastAsia="zh-CN"/>
              </w:rPr>
            </w:pPr>
            <w:r>
              <w:rPr>
                <w:rFonts w:hint="default"/>
                <w:lang w:val="en-US" w:eastAsia="zh-CN"/>
              </w:rPr>
              <w:t>备注</w:t>
            </w:r>
          </w:p>
        </w:tc>
      </w:tr>
      <w:tr w14:paraId="1AEAD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FD2CB8">
            <w:pPr>
              <w:jc w:val="left"/>
              <w:rPr>
                <w:rFonts w:hint="default"/>
                <w:lang w:val="en-US" w:eastAsia="zh-CN"/>
              </w:rPr>
            </w:pP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D4B447">
            <w:pPr>
              <w:jc w:val="left"/>
              <w:rPr>
                <w:rFonts w:hint="default"/>
                <w:lang w:val="en-US" w:eastAsia="zh-CN"/>
              </w:rPr>
            </w:pPr>
          </w:p>
        </w:tc>
        <w:tc>
          <w:tcPr>
            <w:tcW w:w="31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69759F">
            <w:pPr>
              <w:jc w:val="left"/>
              <w:rPr>
                <w:rFonts w:hint="default"/>
                <w:lang w:val="en-US" w:eastAsia="zh-CN"/>
              </w:rPr>
            </w:pP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1DD08">
            <w:pPr>
              <w:jc w:val="left"/>
              <w:rPr>
                <w:rFonts w:hint="default"/>
                <w:lang w:val="en-US" w:eastAsia="zh-CN"/>
              </w:rPr>
            </w:pP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47BFB">
            <w:pPr>
              <w:jc w:val="left"/>
              <w:rPr>
                <w:rFonts w:hint="default"/>
                <w:lang w:val="en-US" w:eastAsia="zh-CN"/>
              </w:rPr>
            </w:pPr>
            <w:r>
              <w:rPr>
                <w:rFonts w:hint="eastAsia"/>
                <w:lang w:val="en-US" w:eastAsia="zh-CN"/>
              </w:rPr>
              <w:t>枚举：合格/不合格</w:t>
            </w:r>
          </w:p>
        </w:tc>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3B584A">
            <w:pPr>
              <w:jc w:val="left"/>
              <w:rPr>
                <w:rFonts w:hint="default"/>
                <w:lang w:val="en-US" w:eastAsia="zh-CN"/>
              </w:rPr>
            </w:pPr>
            <w:r>
              <w:rPr>
                <w:rFonts w:hint="eastAsia"/>
                <w:lang w:val="en-US" w:eastAsia="zh-CN"/>
              </w:rPr>
              <w:t>手动输入</w:t>
            </w:r>
          </w:p>
        </w:tc>
      </w:tr>
      <w:tr w14:paraId="20B13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2A59ED">
            <w:pPr>
              <w:jc w:val="left"/>
              <w:rPr>
                <w:rFonts w:hint="default"/>
                <w:lang w:val="en-US" w:eastAsia="zh-CN"/>
              </w:rPr>
            </w:pP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3E27A">
            <w:pPr>
              <w:jc w:val="left"/>
              <w:rPr>
                <w:rFonts w:hint="default"/>
                <w:lang w:val="en-US" w:eastAsia="zh-CN"/>
              </w:rPr>
            </w:pPr>
          </w:p>
        </w:tc>
        <w:tc>
          <w:tcPr>
            <w:tcW w:w="31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E3CED">
            <w:pPr>
              <w:jc w:val="left"/>
              <w:rPr>
                <w:rFonts w:hint="default"/>
                <w:lang w:val="en-US" w:eastAsia="zh-CN"/>
              </w:rPr>
            </w:pP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A7639">
            <w:pPr>
              <w:jc w:val="left"/>
              <w:rPr>
                <w:rFonts w:hint="default"/>
                <w:lang w:val="en-US" w:eastAsia="zh-CN"/>
              </w:rPr>
            </w:pP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FAB7A3">
            <w:pPr>
              <w:jc w:val="left"/>
              <w:rPr>
                <w:rFonts w:hint="default"/>
                <w:lang w:val="en-US" w:eastAsia="zh-CN"/>
              </w:rPr>
            </w:pPr>
          </w:p>
        </w:tc>
        <w:tc>
          <w:tcPr>
            <w:tcW w:w="112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C188F">
            <w:pPr>
              <w:jc w:val="left"/>
              <w:rPr>
                <w:rFonts w:hint="default"/>
                <w:lang w:val="en-US" w:eastAsia="zh-CN"/>
              </w:rPr>
            </w:pPr>
            <w:r>
              <w:rPr>
                <w:rFonts w:hint="eastAsia"/>
                <w:lang w:val="en-US" w:eastAsia="zh-CN"/>
              </w:rPr>
              <w:t>输入内容不超过500个字</w:t>
            </w:r>
          </w:p>
        </w:tc>
      </w:tr>
    </w:tbl>
    <w:p w14:paraId="181F54C5">
      <w:pPr>
        <w:jc w:val="left"/>
        <w:rPr>
          <w:rFonts w:hint="eastAsia"/>
          <w:lang w:val="en-US" w:eastAsia="zh-CN"/>
        </w:rPr>
      </w:pPr>
      <w:r>
        <w:rPr>
          <w:rFonts w:hint="eastAsia"/>
          <w:lang w:val="en-US" w:eastAsia="zh-CN"/>
        </w:rPr>
        <w:t>验收通过：工单流转回市公司动力班长处。</w:t>
      </w:r>
    </w:p>
    <w:p w14:paraId="27C5A26A">
      <w:pPr>
        <w:jc w:val="left"/>
        <w:rPr>
          <w:rFonts w:hint="default"/>
          <w:lang w:val="en-US" w:eastAsia="zh-CN"/>
        </w:rPr>
      </w:pPr>
      <w:r>
        <w:rPr>
          <w:rFonts w:hint="eastAsia"/>
          <w:lang w:val="en-US" w:eastAsia="zh-CN"/>
        </w:rPr>
        <w:t>验收不通过：工单驳回至申请人。驳回后的工单可以修改或废弃。</w:t>
      </w:r>
    </w:p>
    <w:p w14:paraId="4634EDFD">
      <w:pPr>
        <w:jc w:val="left"/>
        <w:rPr>
          <w:rFonts w:hint="default"/>
          <w:lang w:val="en-US" w:eastAsia="zh-CN"/>
        </w:rPr>
      </w:pPr>
    </w:p>
    <w:p w14:paraId="00BDCB97">
      <w:pPr>
        <w:numPr>
          <w:ilvl w:val="0"/>
          <w:numId w:val="32"/>
        </w:numPr>
        <w:ind w:left="0" w:leftChars="0" w:firstLine="0" w:firstLineChars="0"/>
        <w:jc w:val="left"/>
        <w:rPr>
          <w:rFonts w:hint="default"/>
          <w:b/>
          <w:bCs/>
          <w:lang w:val="en-US" w:eastAsia="zh-CN"/>
        </w:rPr>
      </w:pPr>
      <w:r>
        <w:rPr>
          <w:rFonts w:hint="eastAsia"/>
          <w:b/>
          <w:bCs/>
          <w:lang w:val="en-US" w:eastAsia="zh-CN"/>
        </w:rPr>
        <w:t>结果审批</w:t>
      </w:r>
    </w:p>
    <w:p w14:paraId="1160DE36">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市公司动力班长审批无误后工单自动流转至对应的建设单位项目负责人及施工单位项目负责人处理。验收结果审批不通过，驳回至验收填报环节。</w:t>
      </w:r>
    </w:p>
    <w:p w14:paraId="5C0AFF00">
      <w:pPr>
        <w:jc w:val="left"/>
        <w:rPr>
          <w:rFonts w:hint="eastAsia"/>
          <w:lang w:val="en-US" w:eastAsia="zh-CN"/>
        </w:rPr>
      </w:pPr>
    </w:p>
    <w:p w14:paraId="650E62B6">
      <w:pPr>
        <w:widowControl w:val="0"/>
        <w:numPr>
          <w:ilvl w:val="0"/>
          <w:numId w:val="32"/>
        </w:numPr>
        <w:ind w:left="0" w:leftChars="0" w:firstLine="0" w:firstLineChars="0"/>
        <w:jc w:val="left"/>
        <w:rPr>
          <w:rFonts w:hint="eastAsia"/>
          <w:b/>
          <w:bCs/>
          <w:lang w:val="en-US" w:eastAsia="zh-CN"/>
        </w:rPr>
      </w:pPr>
      <w:r>
        <w:rPr>
          <w:rFonts w:hint="eastAsia"/>
          <w:b/>
          <w:bCs/>
          <w:lang w:val="en-US" w:eastAsia="zh-CN"/>
        </w:rPr>
        <w:t>结果确认</w:t>
      </w:r>
    </w:p>
    <w:p w14:paraId="30B6B9F4">
      <w:pPr>
        <w:widowControl w:val="0"/>
        <w:numPr>
          <w:ilvl w:val="0"/>
          <w:numId w:val="0"/>
        </w:numPr>
        <w:jc w:val="left"/>
        <w:rPr>
          <w:rFonts w:hint="default"/>
          <w:lang w:val="en-US" w:eastAsia="zh-CN"/>
        </w:rPr>
      </w:pPr>
      <w:r>
        <w:rPr>
          <w:rFonts w:hint="eastAsia"/>
          <w:lang w:val="en-US" w:eastAsia="zh-CN"/>
        </w:rPr>
        <w:t>结果审批通过后，工单先后流转至建设单位项目负责人及施工单位项目负责人，两人都审批通过，工单流转至验收归档环节。其中一人不通过，工单驳回至验收填报环节。市动力维护人员整改后，需再次经过市公司动力班长进行结果审批。</w:t>
      </w:r>
    </w:p>
    <w:p w14:paraId="27147D98">
      <w:pPr>
        <w:widowControl w:val="0"/>
        <w:numPr>
          <w:ilvl w:val="0"/>
          <w:numId w:val="0"/>
        </w:numPr>
        <w:jc w:val="left"/>
        <w:rPr>
          <w:rFonts w:hint="default"/>
          <w:lang w:val="en-US" w:eastAsia="zh-CN"/>
        </w:rPr>
      </w:pPr>
    </w:p>
    <w:p w14:paraId="79CC3F37">
      <w:pPr>
        <w:widowControl w:val="0"/>
        <w:numPr>
          <w:ilvl w:val="0"/>
          <w:numId w:val="32"/>
        </w:numPr>
        <w:ind w:left="0" w:leftChars="0" w:firstLine="0" w:firstLineChars="0"/>
        <w:jc w:val="left"/>
        <w:rPr>
          <w:rFonts w:hint="default"/>
          <w:b/>
          <w:bCs/>
          <w:lang w:val="en-US" w:eastAsia="zh-CN"/>
        </w:rPr>
      </w:pPr>
      <w:r>
        <w:rPr>
          <w:rFonts w:hint="eastAsia"/>
          <w:b/>
          <w:bCs/>
          <w:lang w:val="en-US" w:eastAsia="zh-CN"/>
        </w:rPr>
        <w:t>验收归档</w:t>
      </w:r>
    </w:p>
    <w:p w14:paraId="34A97A80">
      <w:pPr>
        <w:jc w:val="left"/>
        <w:rPr>
          <w:rFonts w:hint="default"/>
          <w:lang w:val="en-US" w:eastAsia="zh-CN"/>
        </w:rPr>
      </w:pPr>
      <w:r>
        <w:rPr>
          <w:rFonts w:hint="eastAsia"/>
          <w:lang w:val="en-US" w:eastAsia="zh-CN"/>
        </w:rPr>
        <w:t>验收结果确认通过后，工单流转回申请人处，由申请人进行验收归档。验收工单归档后，验收规范表支持导出。</w:t>
      </w:r>
    </w:p>
    <w:p w14:paraId="0F4DC3E1">
      <w:pPr>
        <w:jc w:val="left"/>
        <w:rPr>
          <w:rFonts w:hint="default"/>
          <w:lang w:val="en-US" w:eastAsia="zh-CN"/>
        </w:rPr>
      </w:pPr>
      <w:r>
        <w:rPr>
          <w:rFonts w:hint="eastAsia"/>
          <w:lang w:val="en-US" w:eastAsia="zh-CN"/>
        </w:rPr>
        <w:t>（后期可能需要在验收归档环节，通过实时修改接口，对验收通过的资源设备，进行使用状态从“工程”修改为“在网”）</w:t>
      </w:r>
    </w:p>
    <w:p w14:paraId="24269EFD">
      <w:pPr>
        <w:jc w:val="left"/>
        <w:rPr>
          <w:rFonts w:hint="default"/>
          <w:lang w:val="en-US" w:eastAsia="zh-CN"/>
        </w:rPr>
      </w:pPr>
    </w:p>
    <w:p w14:paraId="1F5D8E91">
      <w:pPr>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4C694615">
      <w:pPr>
        <w:pStyle w:val="5"/>
      </w:pPr>
      <w:bookmarkStart w:id="21" w:name="_Toc18917"/>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002验收规范表模板</w:t>
      </w:r>
      <w:bookmarkEnd w:id="21"/>
    </w:p>
    <w:p w14:paraId="52E5EC6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：流程管理——验收——验收规范表模板</w:t>
      </w:r>
    </w:p>
    <w:p w14:paraId="76185C5C">
      <w:pPr>
        <w:jc w:val="left"/>
        <w:rPr>
          <w:rFonts w:hint="default"/>
          <w:lang w:val="en-US" w:eastAsia="zh-CN"/>
        </w:rPr>
      </w:pPr>
      <w:r>
        <w:rPr>
          <w:rFonts w:hint="eastAsia"/>
          <w:b/>
          <w:bCs/>
          <w:lang w:val="en-US" w:eastAsia="zh-CN"/>
        </w:rPr>
        <w:t>功能权限</w:t>
      </w:r>
      <w:r>
        <w:rPr>
          <w:rFonts w:hint="eastAsia"/>
          <w:lang w:val="en-US" w:eastAsia="zh-CN"/>
        </w:rPr>
        <w:t>：通过权限管理来配置可以访问该页面的用户，初始默认开放给省级管理员权限。</w:t>
      </w:r>
    </w:p>
    <w:p w14:paraId="4D10AC27">
      <w:pPr>
        <w:jc w:val="left"/>
        <w:rPr>
          <w:rFonts w:hint="default"/>
          <w:lang w:val="en-US" w:eastAsia="zh-CN"/>
        </w:rPr>
      </w:pPr>
    </w:p>
    <w:p w14:paraId="16228BDA">
      <w:pPr>
        <w:jc w:val="left"/>
        <w:rPr>
          <w:rFonts w:hint="default"/>
          <w:lang w:val="en-US" w:eastAsia="zh-CN"/>
        </w:rPr>
      </w:pPr>
      <w:r>
        <w:rPr>
          <w:rFonts w:hint="eastAsia"/>
          <w:lang w:val="en-US" w:eastAsia="zh-CN"/>
        </w:rPr>
        <w:t>模板列表支持查询，查询条件可重置。</w:t>
      </w:r>
    </w:p>
    <w:p w14:paraId="7D1ECAF8">
      <w:pPr>
        <w:jc w:val="left"/>
        <w:rPr>
          <w:rFonts w:hint="default"/>
          <w:lang w:val="en-US" w:eastAsia="zh-CN"/>
        </w:rPr>
      </w:pPr>
      <w:r>
        <w:rPr>
          <w:rFonts w:hint="eastAsia"/>
          <w:lang w:val="en-US" w:eastAsia="zh-CN"/>
        </w:rPr>
        <w:t>模板名称：支持模糊查询，下拉显示对应已创建模板的名称。默认全选</w:t>
      </w:r>
    </w:p>
    <w:p w14:paraId="06D6ADE7">
      <w:pPr>
        <w:jc w:val="left"/>
        <w:rPr>
          <w:rFonts w:hint="default"/>
          <w:lang w:val="en-US" w:eastAsia="zh-CN"/>
        </w:rPr>
      </w:pPr>
      <w:r>
        <w:rPr>
          <w:rFonts w:hint="eastAsia"/>
          <w:lang w:val="en-US" w:eastAsia="zh-CN"/>
        </w:rPr>
        <w:t>设备类型：枚举值，已创建的所有模板的设备类型名称。默认全选</w:t>
      </w:r>
    </w:p>
    <w:p w14:paraId="2E0F29E1">
      <w:pPr>
        <w:jc w:val="left"/>
        <w:rPr>
          <w:rFonts w:hint="default"/>
          <w:lang w:val="en-US" w:eastAsia="zh-CN"/>
        </w:rPr>
      </w:pPr>
      <w:r>
        <w:rPr>
          <w:rFonts w:hint="eastAsia"/>
          <w:lang w:val="en-US" w:eastAsia="zh-CN"/>
        </w:rPr>
        <w:t>资源分类：枚举值，资源设备/非资源设备。默认全选</w:t>
      </w:r>
    </w:p>
    <w:p w14:paraId="54724E26">
      <w:pPr>
        <w:jc w:val="left"/>
        <w:rPr>
          <w:rFonts w:hint="default"/>
          <w:lang w:val="en-US" w:eastAsia="zh-CN"/>
        </w:rPr>
      </w:pPr>
    </w:p>
    <w:p w14:paraId="037BA4FB">
      <w:pPr>
        <w:jc w:val="left"/>
        <w:rPr>
          <w:rFonts w:hint="eastAsia"/>
          <w:lang w:val="en-US" w:eastAsia="zh-CN"/>
        </w:rPr>
      </w:pPr>
      <w:r>
        <w:rPr>
          <w:rFonts w:hint="eastAsia"/>
          <w:lang w:val="en-US" w:eastAsia="zh-CN"/>
        </w:rPr>
        <w:t>查询结果：</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0851D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71" w:type="dxa"/>
            <w:shd w:val="clear" w:color="auto" w:fill="D7D7D7" w:themeFill="background1" w:themeFillShade="D8"/>
          </w:tcPr>
          <w:p w14:paraId="384C03FC">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14:paraId="12179C4F">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1257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55CF920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none"/>
                <w:vertAlign w:val="baseline"/>
                <w:lang w:val="en-US" w:eastAsia="zh-CN"/>
              </w:rPr>
              <w:t>模板名称</w:t>
            </w:r>
          </w:p>
        </w:tc>
        <w:tc>
          <w:tcPr>
            <w:tcW w:w="6633" w:type="dxa"/>
          </w:tcPr>
          <w:p w14:paraId="5C41D8B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关联“模板名称”查询条件。缺省显示全量模板</w:t>
            </w:r>
          </w:p>
        </w:tc>
      </w:tr>
      <w:tr w14:paraId="088E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1EDDCF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设备类型</w:t>
            </w:r>
          </w:p>
        </w:tc>
        <w:tc>
          <w:tcPr>
            <w:tcW w:w="6633" w:type="dxa"/>
          </w:tcPr>
          <w:p w14:paraId="32C38A4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p>
        </w:tc>
      </w:tr>
      <w:tr w14:paraId="0641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C0200C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资源分类</w:t>
            </w:r>
          </w:p>
        </w:tc>
        <w:tc>
          <w:tcPr>
            <w:tcW w:w="6633" w:type="dxa"/>
          </w:tcPr>
          <w:p w14:paraId="6DC8264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p>
        </w:tc>
      </w:tr>
      <w:tr w14:paraId="07A4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D2B8FE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设备子类</w:t>
            </w:r>
          </w:p>
        </w:tc>
        <w:tc>
          <w:tcPr>
            <w:tcW w:w="6633" w:type="dxa"/>
          </w:tcPr>
          <w:p w14:paraId="6310C13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关联当前模板适用的设备子类</w:t>
            </w:r>
          </w:p>
        </w:tc>
      </w:tr>
      <w:tr w14:paraId="4B3C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B56B46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制作人</w:t>
            </w:r>
          </w:p>
        </w:tc>
        <w:tc>
          <w:tcPr>
            <w:tcW w:w="6633" w:type="dxa"/>
          </w:tcPr>
          <w:p w14:paraId="0EF66E4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新建模板时账号人员名称</w:t>
            </w:r>
          </w:p>
        </w:tc>
      </w:tr>
      <w:tr w14:paraId="3ACB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6265F1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w:t>
            </w:r>
          </w:p>
        </w:tc>
        <w:tc>
          <w:tcPr>
            <w:tcW w:w="6633" w:type="dxa"/>
          </w:tcPr>
          <w:p w14:paraId="186B8FA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模板创建时间，格式yyyy-mm-ddhh:mm:ss</w:t>
            </w:r>
          </w:p>
        </w:tc>
      </w:tr>
      <w:tr w14:paraId="6EEB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55F9AE5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最近一次修改人</w:t>
            </w:r>
          </w:p>
        </w:tc>
        <w:tc>
          <w:tcPr>
            <w:tcW w:w="6633" w:type="dxa"/>
          </w:tcPr>
          <w:p w14:paraId="4911D97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模板创建后，最近一次修改此模板的账号人员名称，新建模板时为空</w:t>
            </w:r>
          </w:p>
        </w:tc>
      </w:tr>
      <w:tr w14:paraId="6AA5C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6307FCE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最近一次修改时间</w:t>
            </w:r>
          </w:p>
        </w:tc>
        <w:tc>
          <w:tcPr>
            <w:tcW w:w="6633" w:type="dxa"/>
          </w:tcPr>
          <w:p w14:paraId="131744C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模板创建后，最近一次修改此模板的时间，新建模板时为空</w:t>
            </w:r>
          </w:p>
        </w:tc>
      </w:tr>
      <w:tr w14:paraId="5877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F9F8F3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操作</w:t>
            </w:r>
          </w:p>
        </w:tc>
        <w:tc>
          <w:tcPr>
            <w:tcW w:w="6633" w:type="dxa"/>
          </w:tcPr>
          <w:p w14:paraId="0C9C228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预览/编辑/删除。单击预览可查看已上传模板，单击编辑，步骤与新建模板一致，已配置内容均可修改。</w:t>
            </w:r>
          </w:p>
        </w:tc>
      </w:tr>
    </w:tbl>
    <w:p w14:paraId="07188AFA">
      <w:pPr>
        <w:jc w:val="left"/>
        <w:rPr>
          <w:rFonts w:hint="eastAsia"/>
          <w:lang w:val="en-US" w:eastAsia="zh-CN"/>
        </w:rPr>
      </w:pPr>
    </w:p>
    <w:p w14:paraId="6806DD07">
      <w:pPr>
        <w:jc w:val="left"/>
        <w:rPr>
          <w:rFonts w:hint="default"/>
          <w:lang w:val="en-US" w:eastAsia="zh-CN"/>
        </w:rPr>
      </w:pPr>
    </w:p>
    <w:p w14:paraId="53B0652A">
      <w:pPr>
        <w:jc w:val="left"/>
        <w:rPr>
          <w:rFonts w:hint="default"/>
          <w:lang w:val="en-US" w:eastAsia="zh-CN"/>
        </w:rPr>
      </w:pPr>
      <w:r>
        <w:rPr>
          <w:rFonts w:hint="eastAsia"/>
          <w:lang w:val="en-US" w:eastAsia="zh-CN"/>
        </w:rPr>
        <w:t>可通过新建和编辑，对验收规范表模板进行维护。单类设备验收规范表的检测规范一般不超过30条。</w:t>
      </w:r>
    </w:p>
    <w:p w14:paraId="6FC49B44">
      <w:pPr>
        <w:shd w:val="clear" w:fill="D6E3BC" w:themeFill="accent3" w:themeFillTint="66"/>
        <w:jc w:val="left"/>
        <w:rPr>
          <w:rFonts w:hint="eastAsia"/>
          <w:b/>
          <w:bCs/>
          <w:lang w:val="en-US" w:eastAsia="zh-CN"/>
        </w:rPr>
      </w:pPr>
      <w:r>
        <w:rPr>
          <w:rFonts w:hint="eastAsia"/>
          <w:b/>
          <w:bCs/>
          <w:lang w:val="en-US" w:eastAsia="zh-CN"/>
        </w:rPr>
        <w:t>新建模板</w:t>
      </w:r>
    </w:p>
    <w:p w14:paraId="61936167">
      <w:pPr>
        <w:widowControl w:val="0"/>
        <w:numPr>
          <w:ilvl w:val="0"/>
          <w:numId w:val="0"/>
        </w:numPr>
        <w:jc w:val="left"/>
        <w:rPr>
          <w:rFonts w:hint="eastAsia"/>
          <w:lang w:val="en-US" w:eastAsia="zh-CN"/>
        </w:rPr>
      </w:pPr>
      <w:r>
        <w:rPr>
          <w:rFonts w:hint="eastAsia"/>
          <w:lang w:val="en-US" w:eastAsia="zh-CN"/>
        </w:rPr>
        <w:t>2024-11-25修订入网验收模板新增导入页面的交互和后台逻辑。</w:t>
      </w:r>
    </w:p>
    <w:p w14:paraId="34E17564">
      <w:pPr>
        <w:jc w:val="left"/>
        <w:rPr>
          <w:rFonts w:hint="default"/>
          <w:b/>
          <w:bCs/>
          <w:lang w:val="en-US" w:eastAsia="zh-CN"/>
        </w:rPr>
      </w:pPr>
      <w:r>
        <w:rPr>
          <w:rFonts w:hint="eastAsia"/>
          <w:b/>
          <w:bCs/>
          <w:lang w:val="en-US" w:eastAsia="zh-CN"/>
        </w:rPr>
        <w:t>1、输入模板信息</w:t>
      </w:r>
    </w:p>
    <w:p w14:paraId="6ADE1FFE">
      <w:pPr>
        <w:numPr>
          <w:ilvl w:val="0"/>
          <w:numId w:val="37"/>
        </w:numPr>
        <w:ind w:left="420" w:leftChars="0" w:hanging="420" w:firstLineChars="0"/>
        <w:jc w:val="left"/>
        <w:rPr>
          <w:rFonts w:hint="eastAsia"/>
          <w:lang w:val="en-US" w:eastAsia="zh-CN"/>
        </w:rPr>
      </w:pPr>
      <w:r>
        <w:rPr>
          <w:rFonts w:hint="eastAsia"/>
          <w:lang w:val="en-US" w:eastAsia="zh-CN"/>
        </w:rPr>
        <w:t>模板名称：必填项，输入内容不超过50个字。须校验模板名称是否与已创建的模板名称重复。若重复，无法提交，并提示：当前模板名称已存在。</w:t>
      </w:r>
    </w:p>
    <w:p w14:paraId="7D731A2B">
      <w:pPr>
        <w:numPr>
          <w:ilvl w:val="0"/>
          <w:numId w:val="37"/>
        </w:numPr>
        <w:ind w:left="420" w:leftChars="0" w:hanging="420" w:firstLineChars="0"/>
        <w:jc w:val="left"/>
        <w:rPr>
          <w:rFonts w:hint="eastAsia"/>
          <w:lang w:val="en-US" w:eastAsia="zh-CN"/>
        </w:rPr>
      </w:pPr>
      <w:r>
        <w:rPr>
          <w:rFonts w:hint="eastAsia"/>
          <w:lang w:val="en-US" w:eastAsia="zh-CN"/>
        </w:rPr>
        <w:t>资源分类：必填项，单项选择：资源设备/非资源设备。</w:t>
      </w:r>
    </w:p>
    <w:p w14:paraId="738A94EC">
      <w:pPr>
        <w:numPr>
          <w:ilvl w:val="0"/>
          <w:numId w:val="37"/>
        </w:numPr>
        <w:ind w:left="420" w:leftChars="0" w:hanging="420" w:firstLineChars="0"/>
        <w:jc w:val="left"/>
        <w:rPr>
          <w:rFonts w:hint="eastAsia"/>
          <w:highlight w:val="none"/>
          <w:lang w:val="en-US" w:eastAsia="zh-CN"/>
        </w:rPr>
      </w:pPr>
      <w:r>
        <w:rPr>
          <w:rFonts w:hint="eastAsia"/>
          <w:highlight w:val="none"/>
          <w:lang w:val="en-US" w:eastAsia="zh-CN"/>
        </w:rPr>
        <w:t>设备类型：必填项，下拉单选，支持模糊查询。可选范围见下表。资源分类选择的设备不同，可选设备类型选项不同。</w:t>
      </w:r>
    </w:p>
    <w:p w14:paraId="757A93EC">
      <w:pPr>
        <w:numPr>
          <w:ilvl w:val="0"/>
          <w:numId w:val="37"/>
        </w:numPr>
        <w:ind w:left="420" w:leftChars="0" w:hanging="420" w:firstLineChars="0"/>
        <w:jc w:val="left"/>
        <w:rPr>
          <w:rFonts w:hint="default"/>
          <w:highlight w:val="none"/>
          <w:lang w:val="en-US" w:eastAsia="zh-CN"/>
        </w:rPr>
      </w:pPr>
      <w:r>
        <w:rPr>
          <w:rFonts w:hint="eastAsia"/>
          <w:highlight w:val="none"/>
          <w:lang w:val="en-US" w:eastAsia="zh-CN"/>
        </w:rPr>
        <w:t>设备子类：必填项，若资源分类选择资源设备，支持搜索下拉选择，可多选，获取相应动环设备类型的设备子类。一个设备子类只允许关联一个模板，关联的模板删除后自动释放。</w:t>
      </w:r>
    </w:p>
    <w:p w14:paraId="0191C0A1">
      <w:pPr>
        <w:keepNext w:val="0"/>
        <w:keepLines w:val="0"/>
        <w:pageBreakBefore w:val="0"/>
        <w:widowControl w:val="0"/>
        <w:numPr>
          <w:ilvl w:val="0"/>
          <w:numId w:val="0"/>
        </w:numPr>
        <w:kinsoku/>
        <w:wordWrap/>
        <w:overflowPunct/>
        <w:topLinePunct w:val="0"/>
        <w:autoSpaceDE/>
        <w:autoSpaceDN/>
        <w:bidi w:val="0"/>
        <w:adjustRightInd/>
        <w:snapToGrid/>
        <w:ind w:leftChars="0" w:firstLine="440" w:firstLineChars="200"/>
        <w:jc w:val="left"/>
        <w:textAlignment w:val="auto"/>
        <w:rPr>
          <w:rFonts w:hint="default"/>
          <w:highlight w:val="none"/>
          <w:lang w:val="en-US" w:eastAsia="zh-CN"/>
        </w:rPr>
      </w:pPr>
      <w:r>
        <w:rPr>
          <w:rFonts w:hint="eastAsia"/>
          <w:highlight w:val="none"/>
          <w:lang w:val="en-US" w:eastAsia="zh-CN"/>
        </w:rPr>
        <w:t>若资源分类选择非资源设备，则手动输入，用“/”区分不同设备子类。</w:t>
      </w:r>
      <w:ins w:id="533" w:author="zhoujiansheng" w:date="2025-08-19T14:18:08Z">
        <w:r>
          <w:rPr>
            <w:rFonts w:hint="eastAsia"/>
            <w:highlight w:val="none"/>
            <w:lang w:val="en-US" w:eastAsia="zh-CN"/>
          </w:rPr>
          <w:t>在</w:t>
        </w:r>
      </w:ins>
      <w:ins w:id="534" w:author="zhoujiansheng" w:date="2025-08-19T14:18:09Z">
        <w:r>
          <w:rPr>
            <w:rFonts w:hint="eastAsia"/>
            <w:highlight w:val="none"/>
            <w:lang w:val="en-US" w:eastAsia="zh-CN"/>
          </w:rPr>
          <w:t>设备</w:t>
        </w:r>
      </w:ins>
      <w:ins w:id="535" w:author="zhoujiansheng" w:date="2025-08-19T14:18:10Z">
        <w:r>
          <w:rPr>
            <w:rFonts w:hint="eastAsia"/>
            <w:highlight w:val="none"/>
            <w:lang w:val="en-US" w:eastAsia="zh-CN"/>
          </w:rPr>
          <w:t>子类</w:t>
        </w:r>
      </w:ins>
      <w:ins w:id="536" w:author="zhoujiansheng" w:date="2025-08-19T14:18:14Z">
        <w:r>
          <w:rPr>
            <w:rFonts w:hint="eastAsia"/>
            <w:highlight w:val="none"/>
            <w:lang w:val="en-US" w:eastAsia="zh-CN"/>
          </w:rPr>
          <w:t>输入</w:t>
        </w:r>
      </w:ins>
      <w:ins w:id="537" w:author="zhoujiansheng" w:date="2025-08-19T14:18:15Z">
        <w:r>
          <w:rPr>
            <w:rFonts w:hint="eastAsia"/>
            <w:highlight w:val="none"/>
            <w:lang w:val="en-US" w:eastAsia="zh-CN"/>
          </w:rPr>
          <w:t>栏</w:t>
        </w:r>
      </w:ins>
      <w:ins w:id="538" w:author="zhoujiansheng" w:date="2025-08-19T14:18:16Z">
        <w:r>
          <w:rPr>
            <w:rFonts w:hint="eastAsia"/>
            <w:highlight w:val="none"/>
            <w:lang w:val="en-US" w:eastAsia="zh-CN"/>
          </w:rPr>
          <w:t>，</w:t>
        </w:r>
      </w:ins>
      <w:ins w:id="539" w:author="zhoujiansheng" w:date="2025-08-19T14:18:22Z">
        <w:r>
          <w:rPr>
            <w:rFonts w:hint="eastAsia"/>
            <w:highlight w:val="none"/>
            <w:lang w:val="en-US" w:eastAsia="zh-CN"/>
          </w:rPr>
          <w:t>补充</w:t>
        </w:r>
      </w:ins>
      <w:ins w:id="540" w:author="zhoujiansheng" w:date="2025-08-19T14:18:24Z">
        <w:r>
          <w:rPr>
            <w:rFonts w:hint="eastAsia"/>
            <w:highlight w:val="none"/>
            <w:lang w:val="en-US" w:eastAsia="zh-CN"/>
          </w:rPr>
          <w:t>提示</w:t>
        </w:r>
      </w:ins>
      <w:ins w:id="541" w:author="zhoujiansheng" w:date="2025-08-19T14:18:28Z">
        <w:r>
          <w:rPr>
            <w:rFonts w:hint="eastAsia"/>
            <w:highlight w:val="none"/>
            <w:lang w:val="en-US" w:eastAsia="zh-CN"/>
          </w:rPr>
          <w:t>语：</w:t>
        </w:r>
      </w:ins>
      <w:ins w:id="542" w:author="zhoujiansheng" w:date="2025-08-19T14:18:38Z">
        <w:r>
          <w:rPr>
            <w:rFonts w:hint="eastAsia"/>
            <w:highlight w:val="none"/>
            <w:lang w:val="en-US" w:eastAsia="zh-CN"/>
          </w:rPr>
          <w:t>请</w:t>
        </w:r>
      </w:ins>
      <w:ins w:id="543" w:author="zhoujiansheng" w:date="2025-08-19T14:18:40Z">
        <w:r>
          <w:rPr>
            <w:rFonts w:hint="eastAsia"/>
            <w:highlight w:val="none"/>
            <w:lang w:val="en-US" w:eastAsia="zh-CN"/>
          </w:rPr>
          <w:t>输入</w:t>
        </w:r>
      </w:ins>
      <w:ins w:id="544" w:author="zhoujiansheng" w:date="2025-08-19T14:18:41Z">
        <w:r>
          <w:rPr>
            <w:rFonts w:hint="eastAsia"/>
            <w:highlight w:val="none"/>
            <w:lang w:val="en-US" w:eastAsia="zh-CN"/>
          </w:rPr>
          <w:t>设备</w:t>
        </w:r>
      </w:ins>
      <w:ins w:id="545" w:author="zhoujiansheng" w:date="2025-08-19T14:18:42Z">
        <w:r>
          <w:rPr>
            <w:rFonts w:hint="eastAsia"/>
            <w:highlight w:val="none"/>
            <w:lang w:val="en-US" w:eastAsia="zh-CN"/>
          </w:rPr>
          <w:t>子类</w:t>
        </w:r>
      </w:ins>
      <w:ins w:id="546" w:author="zhoujiansheng" w:date="2025-08-19T14:18:44Z">
        <w:r>
          <w:rPr>
            <w:rFonts w:hint="eastAsia"/>
            <w:highlight w:val="none"/>
            <w:lang w:val="en-US" w:eastAsia="zh-CN"/>
          </w:rPr>
          <w:t>名称</w:t>
        </w:r>
      </w:ins>
      <w:ins w:id="547" w:author="zhoujiansheng" w:date="2025-08-19T14:18:46Z">
        <w:r>
          <w:rPr>
            <w:rFonts w:hint="eastAsia"/>
            <w:highlight w:val="none"/>
            <w:lang w:val="en-US" w:eastAsia="zh-CN"/>
          </w:rPr>
          <w:t>，</w:t>
        </w:r>
      </w:ins>
      <w:ins w:id="548" w:author="zhoujiansheng" w:date="2025-08-19T14:18:48Z">
        <w:r>
          <w:rPr>
            <w:rFonts w:hint="eastAsia"/>
            <w:highlight w:val="none"/>
            <w:lang w:val="en-US" w:eastAsia="zh-CN"/>
          </w:rPr>
          <w:t>若</w:t>
        </w:r>
      </w:ins>
      <w:ins w:id="549" w:author="zhoujiansheng" w:date="2025-08-19T14:18:49Z">
        <w:r>
          <w:rPr>
            <w:rFonts w:hint="eastAsia"/>
            <w:highlight w:val="none"/>
            <w:lang w:val="en-US" w:eastAsia="zh-CN"/>
          </w:rPr>
          <w:t>有</w:t>
        </w:r>
      </w:ins>
      <w:ins w:id="550" w:author="zhoujiansheng" w:date="2025-08-19T14:18:50Z">
        <w:r>
          <w:rPr>
            <w:rFonts w:hint="eastAsia"/>
            <w:highlight w:val="none"/>
            <w:lang w:val="en-US" w:eastAsia="zh-CN"/>
          </w:rPr>
          <w:t>多个，</w:t>
        </w:r>
      </w:ins>
      <w:ins w:id="551" w:author="zhoujiansheng" w:date="2025-08-19T14:18:51Z">
        <w:r>
          <w:rPr>
            <w:rFonts w:hint="eastAsia"/>
            <w:highlight w:val="none"/>
            <w:lang w:val="en-US" w:eastAsia="zh-CN"/>
          </w:rPr>
          <w:t>请</w:t>
        </w:r>
      </w:ins>
      <w:ins w:id="552" w:author="zhoujiansheng" w:date="2025-08-19T14:18:52Z">
        <w:r>
          <w:rPr>
            <w:rFonts w:hint="eastAsia"/>
            <w:highlight w:val="none"/>
            <w:lang w:val="en-US" w:eastAsia="zh-CN"/>
          </w:rPr>
          <w:t>用</w:t>
        </w:r>
      </w:ins>
      <w:ins w:id="553" w:author="zhoujiansheng" w:date="2025-08-19T14:19:05Z">
        <w:r>
          <w:rPr>
            <w:rFonts w:hint="eastAsia"/>
            <w:highlight w:val="none"/>
            <w:lang w:val="en-US" w:eastAsia="zh-CN"/>
          </w:rPr>
          <w:t>符号/</w:t>
        </w:r>
      </w:ins>
      <w:ins w:id="554" w:author="zhoujiansheng" w:date="2025-08-19T14:19:07Z">
        <w:r>
          <w:rPr>
            <w:rFonts w:hint="eastAsia"/>
            <w:highlight w:val="none"/>
            <w:lang w:val="en-US" w:eastAsia="zh-CN"/>
          </w:rPr>
          <w:t>进行</w:t>
        </w:r>
      </w:ins>
      <w:ins w:id="555" w:author="zhoujiansheng" w:date="2025-08-19T14:19:09Z">
        <w:r>
          <w:rPr>
            <w:rFonts w:hint="eastAsia"/>
            <w:highlight w:val="none"/>
            <w:lang w:val="en-US" w:eastAsia="zh-CN"/>
          </w:rPr>
          <w:t>区分</w:t>
        </w:r>
      </w:ins>
      <w:ins w:id="556" w:author="zhoujiansheng" w:date="2025-08-19T14:19:12Z">
        <w:r>
          <w:rPr>
            <w:rFonts w:hint="eastAsia"/>
            <w:highlight w:val="none"/>
            <w:lang w:val="en-US" w:eastAsia="zh-CN"/>
          </w:rPr>
          <w:t>。</w:t>
        </w:r>
      </w:ins>
    </w:p>
    <w:p w14:paraId="1821172E">
      <w:pPr>
        <w:widowControl w:val="0"/>
        <w:numPr>
          <w:ilvl w:val="0"/>
          <w:numId w:val="0"/>
        </w:numPr>
        <w:jc w:val="left"/>
        <w:rPr>
          <w:rFonts w:hint="default"/>
          <w:lang w:val="en-US" w:eastAsia="zh-CN"/>
        </w:rPr>
      </w:pPr>
      <w:r>
        <w:rPr>
          <w:rFonts w:hint="eastAsia"/>
          <w:lang w:val="en-US" w:eastAsia="zh-CN"/>
        </w:rPr>
        <w:t>上述信息输入完成后，点击下一步进入模板导入页面</w:t>
      </w:r>
    </w:p>
    <w:tbl>
      <w:tblPr>
        <w:tblStyle w:val="32"/>
        <w:tblW w:w="70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Change w:id="557" w:author="zhoujiansheng" w:date="2024-11-25T17:10:53Z">
          <w:tblPr>
            <w:tblStyle w:val="32"/>
            <w:tblW w:w="473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PrChange>
      </w:tblPr>
      <w:tblGrid>
        <w:gridCol w:w="706"/>
        <w:gridCol w:w="2947"/>
        <w:gridCol w:w="3444"/>
        <w:tblGridChange w:id="558">
          <w:tblGrid>
            <w:gridCol w:w="706"/>
            <w:gridCol w:w="2016"/>
            <w:gridCol w:w="2016"/>
          </w:tblGrid>
        </w:tblGridChange>
      </w:tblGrid>
      <w:tr w14:paraId="5B980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56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74" w:hRule="atLeast"/>
          <w:ins w:id="559" w:author="zhoujiansheng" w:date="2024-11-25T16:51:55Z"/>
          <w:trPrChange w:id="560" w:author="zhoujiansheng" w:date="2024-11-25T17:10:53Z">
            <w:trPr>
              <w:trHeight w:val="374"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Change w:id="56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
            </w:tcPrChange>
          </w:tcPr>
          <w:p w14:paraId="57C8CEF1">
            <w:pPr>
              <w:keepNext w:val="0"/>
              <w:keepLines w:val="0"/>
              <w:widowControl/>
              <w:suppressLineNumbers w:val="0"/>
              <w:jc w:val="center"/>
              <w:textAlignment w:val="center"/>
              <w:rPr>
                <w:ins w:id="562" w:author="zhoujiansheng" w:date="2024-11-25T16:51:55Z"/>
                <w:rFonts w:hint="eastAsia" w:ascii="宋体" w:hAnsi="宋体" w:eastAsia="宋体" w:cs="宋体"/>
                <w:i w:val="0"/>
                <w:iCs w:val="0"/>
                <w:color w:val="000000"/>
                <w:sz w:val="22"/>
                <w:szCs w:val="22"/>
                <w:u w:val="none"/>
              </w:rPr>
            </w:pPr>
            <w:ins w:id="563" w:author="zhoujiansheng" w:date="2024-11-25T16:51:55Z">
              <w:r>
                <w:rPr>
                  <w:rFonts w:hint="eastAsia" w:ascii="宋体" w:hAnsi="宋体" w:eastAsia="宋体" w:cs="宋体"/>
                  <w:i w:val="0"/>
                  <w:iCs w:val="0"/>
                  <w:color w:val="000000"/>
                  <w:kern w:val="0"/>
                  <w:sz w:val="22"/>
                  <w:szCs w:val="22"/>
                  <w:u w:val="none"/>
                  <w:lang w:val="en-US" w:eastAsia="zh-CN" w:bidi="ar"/>
                </w:rPr>
                <w:t>序号</w:t>
              </w:r>
            </w:ins>
          </w:p>
        </w:tc>
        <w:tc>
          <w:tcPr>
            <w:tcW w:w="2947" w:type="dxa"/>
            <w:tcBorders>
              <w:top w:val="single" w:color="000000" w:sz="4" w:space="0"/>
              <w:left w:val="single" w:color="000000" w:sz="4" w:space="0"/>
              <w:bottom w:val="single" w:color="000000" w:sz="4" w:space="0"/>
              <w:right w:val="single" w:color="000000" w:sz="4" w:space="0"/>
            </w:tcBorders>
            <w:shd w:val="clear" w:color="auto" w:fill="00B0F0"/>
            <w:noWrap/>
            <w:vAlign w:val="center"/>
            <w:tcPrChange w:id="56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tcPrChange>
          </w:tcPr>
          <w:p w14:paraId="37385B51">
            <w:pPr>
              <w:keepNext w:val="0"/>
              <w:keepLines w:val="0"/>
              <w:widowControl/>
              <w:suppressLineNumbers w:val="0"/>
              <w:jc w:val="center"/>
              <w:textAlignment w:val="center"/>
              <w:rPr>
                <w:ins w:id="565" w:author="zhoujiansheng" w:date="2024-11-25T16:51:55Z"/>
                <w:rFonts w:hint="default" w:ascii="宋体" w:hAnsi="宋体" w:eastAsia="宋体" w:cs="宋体"/>
                <w:i w:val="0"/>
                <w:iCs w:val="0"/>
                <w:color w:val="000000"/>
                <w:sz w:val="22"/>
                <w:szCs w:val="22"/>
                <w:u w:val="none"/>
                <w:lang w:val="en-US"/>
              </w:rPr>
            </w:pPr>
            <w:ins w:id="566" w:author="zhoujiansheng" w:date="2024-11-25T16:51:55Z">
              <w:r>
                <w:rPr>
                  <w:rFonts w:hint="eastAsia" w:ascii="宋体" w:hAnsi="宋体" w:eastAsia="宋体" w:cs="宋体"/>
                  <w:i w:val="0"/>
                  <w:iCs w:val="0"/>
                  <w:color w:val="000000"/>
                  <w:kern w:val="0"/>
                  <w:sz w:val="22"/>
                  <w:szCs w:val="22"/>
                  <w:u w:val="none"/>
                  <w:lang w:val="en-US" w:eastAsia="zh-CN" w:bidi="ar"/>
                </w:rPr>
                <w:t>综资设备类型</w:t>
              </w:r>
            </w:ins>
            <w:ins w:id="567" w:author="zhoujiansheng" w:date="2024-11-25T17:10:42Z">
              <w:r>
                <w:rPr>
                  <w:rFonts w:hint="eastAsia" w:ascii="宋体" w:hAnsi="宋体" w:cs="宋体"/>
                  <w:i w:val="0"/>
                  <w:iCs w:val="0"/>
                  <w:color w:val="000000"/>
                  <w:kern w:val="0"/>
                  <w:sz w:val="22"/>
                  <w:szCs w:val="22"/>
                  <w:u w:val="none"/>
                  <w:lang w:val="en-US" w:eastAsia="zh-CN" w:bidi="ar"/>
                </w:rPr>
                <w:t>（</w:t>
              </w:r>
            </w:ins>
            <w:ins w:id="568" w:author="zhoujiansheng" w:date="2024-11-25T17:10:44Z">
              <w:r>
                <w:rPr>
                  <w:rFonts w:hint="eastAsia" w:ascii="宋体" w:hAnsi="宋体" w:cs="宋体"/>
                  <w:i w:val="0"/>
                  <w:iCs w:val="0"/>
                  <w:color w:val="000000"/>
                  <w:kern w:val="0"/>
                  <w:sz w:val="22"/>
                  <w:szCs w:val="22"/>
                  <w:u w:val="none"/>
                  <w:lang w:val="en-US" w:eastAsia="zh-CN" w:bidi="ar"/>
                </w:rPr>
                <w:t>资源</w:t>
              </w:r>
            </w:ins>
            <w:ins w:id="569" w:author="zhoujiansheng" w:date="2024-11-25T17:10:46Z">
              <w:r>
                <w:rPr>
                  <w:rFonts w:hint="eastAsia" w:ascii="宋体" w:hAnsi="宋体" w:cs="宋体"/>
                  <w:i w:val="0"/>
                  <w:iCs w:val="0"/>
                  <w:color w:val="000000"/>
                  <w:kern w:val="0"/>
                  <w:sz w:val="22"/>
                  <w:szCs w:val="22"/>
                  <w:u w:val="none"/>
                  <w:lang w:val="en-US" w:eastAsia="zh-CN" w:bidi="ar"/>
                </w:rPr>
                <w:t>设备</w:t>
              </w:r>
            </w:ins>
            <w:ins w:id="570" w:author="zhoujiansheng" w:date="2024-11-25T17:10:47Z">
              <w:r>
                <w:rPr>
                  <w:rFonts w:hint="eastAsia" w:ascii="宋体" w:hAnsi="宋体" w:cs="宋体"/>
                  <w:i w:val="0"/>
                  <w:iCs w:val="0"/>
                  <w:color w:val="000000"/>
                  <w:kern w:val="0"/>
                  <w:sz w:val="22"/>
                  <w:szCs w:val="22"/>
                  <w:u w:val="none"/>
                  <w:lang w:val="en-US" w:eastAsia="zh-CN" w:bidi="ar"/>
                </w:rPr>
                <w:t>）</w:t>
              </w:r>
            </w:ins>
          </w:p>
        </w:tc>
        <w:tc>
          <w:tcPr>
            <w:tcW w:w="3444" w:type="dxa"/>
            <w:tcBorders>
              <w:top w:val="single" w:color="000000" w:sz="4" w:space="0"/>
              <w:left w:val="single" w:color="000000" w:sz="4" w:space="0"/>
              <w:bottom w:val="single" w:color="000000" w:sz="4" w:space="0"/>
              <w:right w:val="single" w:color="000000" w:sz="4" w:space="0"/>
            </w:tcBorders>
            <w:shd w:val="clear" w:color="auto" w:fill="00B0F0"/>
            <w:noWrap/>
            <w:vAlign w:val="center"/>
            <w:tcPrChange w:id="571"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tcPrChange>
          </w:tcPr>
          <w:p w14:paraId="5773BA28">
            <w:pPr>
              <w:keepNext w:val="0"/>
              <w:keepLines w:val="0"/>
              <w:widowControl/>
              <w:suppressLineNumbers w:val="0"/>
              <w:jc w:val="center"/>
              <w:textAlignment w:val="center"/>
              <w:rPr>
                <w:ins w:id="572" w:author="zhoujiansheng" w:date="2024-11-25T16:51:55Z"/>
                <w:rFonts w:hint="default" w:ascii="宋体" w:hAnsi="宋体" w:eastAsia="宋体" w:cs="宋体"/>
                <w:i w:val="0"/>
                <w:iCs w:val="0"/>
                <w:color w:val="000000"/>
                <w:kern w:val="0"/>
                <w:sz w:val="22"/>
                <w:szCs w:val="22"/>
                <w:u w:val="none"/>
                <w:lang w:val="en-US" w:eastAsia="zh-CN" w:bidi="ar"/>
              </w:rPr>
            </w:pPr>
            <w:ins w:id="573" w:author="zhoujiansheng" w:date="2024-11-25T17:10:59Z">
              <w:r>
                <w:rPr>
                  <w:rFonts w:hint="eastAsia" w:ascii="宋体" w:hAnsi="宋体" w:cs="宋体"/>
                  <w:i w:val="0"/>
                  <w:iCs w:val="0"/>
                  <w:color w:val="000000"/>
                  <w:kern w:val="0"/>
                  <w:sz w:val="22"/>
                  <w:szCs w:val="22"/>
                  <w:u w:val="none"/>
                  <w:lang w:val="en-US" w:eastAsia="zh-CN" w:bidi="ar"/>
                </w:rPr>
                <w:t>设备</w:t>
              </w:r>
            </w:ins>
            <w:ins w:id="574" w:author="zhoujiansheng" w:date="2024-11-25T17:11:00Z">
              <w:r>
                <w:rPr>
                  <w:rFonts w:hint="eastAsia" w:ascii="宋体" w:hAnsi="宋体" w:cs="宋体"/>
                  <w:i w:val="0"/>
                  <w:iCs w:val="0"/>
                  <w:color w:val="000000"/>
                  <w:kern w:val="0"/>
                  <w:sz w:val="22"/>
                  <w:szCs w:val="22"/>
                  <w:u w:val="none"/>
                  <w:lang w:val="en-US" w:eastAsia="zh-CN" w:bidi="ar"/>
                </w:rPr>
                <w:t>类型</w:t>
              </w:r>
            </w:ins>
            <w:ins w:id="575" w:author="zhoujiansheng" w:date="2024-11-25T17:11:01Z">
              <w:r>
                <w:rPr>
                  <w:rFonts w:hint="eastAsia" w:ascii="宋体" w:hAnsi="宋体" w:cs="宋体"/>
                  <w:i w:val="0"/>
                  <w:iCs w:val="0"/>
                  <w:color w:val="000000"/>
                  <w:kern w:val="0"/>
                  <w:sz w:val="22"/>
                  <w:szCs w:val="22"/>
                  <w:u w:val="none"/>
                  <w:lang w:val="en-US" w:eastAsia="zh-CN" w:bidi="ar"/>
                </w:rPr>
                <w:t>（</w:t>
              </w:r>
            </w:ins>
            <w:ins w:id="576" w:author="zhoujiansheng" w:date="2024-11-25T17:11:02Z">
              <w:r>
                <w:rPr>
                  <w:rFonts w:hint="eastAsia" w:ascii="宋体" w:hAnsi="宋体" w:cs="宋体"/>
                  <w:i w:val="0"/>
                  <w:iCs w:val="0"/>
                  <w:color w:val="000000"/>
                  <w:kern w:val="0"/>
                  <w:sz w:val="22"/>
                  <w:szCs w:val="22"/>
                  <w:u w:val="none"/>
                  <w:lang w:val="en-US" w:eastAsia="zh-CN" w:bidi="ar"/>
                </w:rPr>
                <w:t>非</w:t>
              </w:r>
            </w:ins>
            <w:ins w:id="577" w:author="zhoujiansheng" w:date="2024-11-25T17:11:04Z">
              <w:r>
                <w:rPr>
                  <w:rFonts w:hint="eastAsia" w:ascii="宋体" w:hAnsi="宋体" w:cs="宋体"/>
                  <w:i w:val="0"/>
                  <w:iCs w:val="0"/>
                  <w:color w:val="000000"/>
                  <w:kern w:val="0"/>
                  <w:sz w:val="22"/>
                  <w:szCs w:val="22"/>
                  <w:u w:val="none"/>
                  <w:lang w:val="en-US" w:eastAsia="zh-CN" w:bidi="ar"/>
                </w:rPr>
                <w:t>资源设备</w:t>
              </w:r>
            </w:ins>
            <w:ins w:id="578" w:author="zhoujiansheng" w:date="2024-11-25T17:11:05Z">
              <w:r>
                <w:rPr>
                  <w:rFonts w:hint="eastAsia" w:ascii="宋体" w:hAnsi="宋体" w:cs="宋体"/>
                  <w:i w:val="0"/>
                  <w:iCs w:val="0"/>
                  <w:color w:val="000000"/>
                  <w:kern w:val="0"/>
                  <w:sz w:val="22"/>
                  <w:szCs w:val="22"/>
                  <w:u w:val="none"/>
                  <w:lang w:val="en-US" w:eastAsia="zh-CN" w:bidi="ar"/>
                </w:rPr>
                <w:t>）</w:t>
              </w:r>
            </w:ins>
          </w:p>
        </w:tc>
      </w:tr>
      <w:tr w14:paraId="0191D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58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579" w:author="zhoujiansheng" w:date="2024-11-25T16:51:55Z"/>
          <w:trPrChange w:id="58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8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66A0AF8F">
            <w:pPr>
              <w:keepNext w:val="0"/>
              <w:keepLines w:val="0"/>
              <w:widowControl/>
              <w:suppressLineNumbers w:val="0"/>
              <w:jc w:val="center"/>
              <w:textAlignment w:val="center"/>
              <w:rPr>
                <w:ins w:id="582" w:author="zhoujiansheng" w:date="2024-11-25T16:51:55Z"/>
                <w:rFonts w:hint="eastAsia" w:ascii="宋体" w:hAnsi="宋体" w:eastAsia="宋体" w:cs="宋体"/>
                <w:i w:val="0"/>
                <w:iCs w:val="0"/>
                <w:color w:val="000000"/>
                <w:sz w:val="22"/>
                <w:szCs w:val="22"/>
                <w:u w:val="none"/>
              </w:rPr>
            </w:pPr>
            <w:ins w:id="583" w:author="zhoujiansheng" w:date="2024-11-25T16:51:55Z">
              <w:r>
                <w:rPr>
                  <w:rFonts w:hint="eastAsia" w:ascii="宋体" w:hAnsi="宋体" w:eastAsia="宋体" w:cs="宋体"/>
                  <w:i w:val="0"/>
                  <w:iCs w:val="0"/>
                  <w:color w:val="000000"/>
                  <w:kern w:val="0"/>
                  <w:sz w:val="22"/>
                  <w:szCs w:val="22"/>
                  <w:u w:val="none"/>
                  <w:lang w:val="en-US" w:eastAsia="zh-CN" w:bidi="ar"/>
                </w:rPr>
                <w:t>1</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8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266F91B">
            <w:pPr>
              <w:keepNext w:val="0"/>
              <w:keepLines w:val="0"/>
              <w:widowControl/>
              <w:suppressLineNumbers w:val="0"/>
              <w:jc w:val="center"/>
              <w:textAlignment w:val="center"/>
              <w:rPr>
                <w:ins w:id="585" w:author="zhoujiansheng" w:date="2024-11-25T16:51:55Z"/>
                <w:rFonts w:hint="eastAsia" w:ascii="宋体" w:hAnsi="宋体" w:eastAsia="宋体" w:cs="宋体"/>
                <w:i w:val="0"/>
                <w:iCs w:val="0"/>
                <w:color w:val="000000"/>
                <w:sz w:val="22"/>
                <w:szCs w:val="22"/>
                <w:u w:val="none"/>
              </w:rPr>
            </w:pPr>
            <w:ins w:id="586" w:author="zhoujiansheng" w:date="2024-11-25T16:51:55Z">
              <w:r>
                <w:rPr>
                  <w:rFonts w:hint="eastAsia" w:ascii="宋体" w:hAnsi="宋体" w:eastAsia="宋体" w:cs="宋体"/>
                  <w:i w:val="0"/>
                  <w:iCs w:val="0"/>
                  <w:color w:val="000000"/>
                  <w:kern w:val="0"/>
                  <w:sz w:val="22"/>
                  <w:szCs w:val="22"/>
                  <w:u w:val="none"/>
                  <w:lang w:val="en-US" w:eastAsia="zh-CN" w:bidi="ar"/>
                </w:rPr>
                <w:t>UPS配电</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8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D33F257">
            <w:pPr>
              <w:keepNext w:val="0"/>
              <w:keepLines w:val="0"/>
              <w:widowControl/>
              <w:suppressLineNumbers w:val="0"/>
              <w:ind w:firstLine="0" w:firstLineChars="0"/>
              <w:jc w:val="center"/>
              <w:textAlignment w:val="center"/>
              <w:rPr>
                <w:ins w:id="588" w:author="zhoujiansheng" w:date="2024-11-25T16:51:55Z"/>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消防系统</w:t>
            </w:r>
          </w:p>
        </w:tc>
      </w:tr>
      <w:tr w14:paraId="03D0C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59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589" w:author="zhoujiansheng" w:date="2024-11-25T16:51:55Z"/>
          <w:trPrChange w:id="59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9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21EC3749">
            <w:pPr>
              <w:keepNext w:val="0"/>
              <w:keepLines w:val="0"/>
              <w:widowControl/>
              <w:suppressLineNumbers w:val="0"/>
              <w:jc w:val="center"/>
              <w:textAlignment w:val="center"/>
              <w:rPr>
                <w:ins w:id="592" w:author="zhoujiansheng" w:date="2024-11-25T16:51:55Z"/>
                <w:rFonts w:hint="eastAsia" w:ascii="宋体" w:hAnsi="宋体" w:eastAsia="宋体" w:cs="宋体"/>
                <w:i w:val="0"/>
                <w:iCs w:val="0"/>
                <w:color w:val="000000"/>
                <w:sz w:val="22"/>
                <w:szCs w:val="22"/>
                <w:u w:val="none"/>
              </w:rPr>
            </w:pPr>
            <w:ins w:id="593" w:author="zhoujiansheng" w:date="2024-11-25T16:51:55Z">
              <w:r>
                <w:rPr>
                  <w:rFonts w:hint="eastAsia" w:ascii="宋体" w:hAnsi="宋体" w:eastAsia="宋体" w:cs="宋体"/>
                  <w:i w:val="0"/>
                  <w:iCs w:val="0"/>
                  <w:color w:val="000000"/>
                  <w:kern w:val="0"/>
                  <w:sz w:val="22"/>
                  <w:szCs w:val="22"/>
                  <w:u w:val="none"/>
                  <w:lang w:val="en-US" w:eastAsia="zh-CN" w:bidi="ar"/>
                </w:rPr>
                <w:t>2</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9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D640F54">
            <w:pPr>
              <w:keepNext w:val="0"/>
              <w:keepLines w:val="0"/>
              <w:widowControl/>
              <w:suppressLineNumbers w:val="0"/>
              <w:jc w:val="center"/>
              <w:textAlignment w:val="center"/>
              <w:rPr>
                <w:ins w:id="595" w:author="zhoujiansheng" w:date="2024-11-25T16:51:55Z"/>
                <w:rFonts w:hint="eastAsia" w:ascii="宋体" w:hAnsi="宋体" w:eastAsia="宋体" w:cs="宋体"/>
                <w:i w:val="0"/>
                <w:iCs w:val="0"/>
                <w:color w:val="000000"/>
                <w:sz w:val="22"/>
                <w:szCs w:val="22"/>
                <w:u w:val="none"/>
              </w:rPr>
            </w:pPr>
            <w:ins w:id="596" w:author="zhoujiansheng" w:date="2024-11-25T16:51:55Z">
              <w:r>
                <w:rPr>
                  <w:rFonts w:hint="eastAsia" w:ascii="宋体" w:hAnsi="宋体" w:eastAsia="宋体" w:cs="宋体"/>
                  <w:i w:val="0"/>
                  <w:iCs w:val="0"/>
                  <w:color w:val="000000"/>
                  <w:kern w:val="0"/>
                  <w:sz w:val="22"/>
                  <w:szCs w:val="22"/>
                  <w:u w:val="none"/>
                  <w:lang w:val="en-US" w:eastAsia="zh-CN" w:bidi="ar"/>
                </w:rPr>
                <w:t>UPS设备</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59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6410BD93">
            <w:pPr>
              <w:keepNext w:val="0"/>
              <w:keepLines w:val="0"/>
              <w:widowControl/>
              <w:suppressLineNumbers w:val="0"/>
              <w:ind w:firstLine="0" w:firstLineChars="0"/>
              <w:jc w:val="center"/>
              <w:textAlignment w:val="center"/>
              <w:rPr>
                <w:ins w:id="598" w:author="zhoujiansheng" w:date="2024-11-25T16:51:55Z"/>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户外小型一体化电源</w:t>
            </w:r>
          </w:p>
        </w:tc>
      </w:tr>
      <w:tr w14:paraId="1CD9F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0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599" w:author="zhoujiansheng" w:date="2024-11-25T16:51:55Z"/>
          <w:trPrChange w:id="60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0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5026BD0B">
            <w:pPr>
              <w:keepNext w:val="0"/>
              <w:keepLines w:val="0"/>
              <w:widowControl/>
              <w:suppressLineNumbers w:val="0"/>
              <w:jc w:val="center"/>
              <w:textAlignment w:val="center"/>
              <w:rPr>
                <w:ins w:id="602" w:author="zhoujiansheng" w:date="2024-11-25T16:51:55Z"/>
                <w:rFonts w:hint="eastAsia" w:ascii="宋体" w:hAnsi="宋体" w:eastAsia="宋体" w:cs="宋体"/>
                <w:i w:val="0"/>
                <w:iCs w:val="0"/>
                <w:color w:val="000000"/>
                <w:sz w:val="22"/>
                <w:szCs w:val="22"/>
                <w:u w:val="none"/>
              </w:rPr>
            </w:pPr>
            <w:ins w:id="603" w:author="zhoujiansheng" w:date="2024-11-25T16:51:55Z">
              <w:r>
                <w:rPr>
                  <w:rFonts w:hint="eastAsia" w:ascii="宋体" w:hAnsi="宋体" w:eastAsia="宋体" w:cs="宋体"/>
                  <w:i w:val="0"/>
                  <w:iCs w:val="0"/>
                  <w:color w:val="000000"/>
                  <w:kern w:val="0"/>
                  <w:sz w:val="22"/>
                  <w:szCs w:val="22"/>
                  <w:u w:val="none"/>
                  <w:lang w:val="en-US" w:eastAsia="zh-CN" w:bidi="ar"/>
                </w:rPr>
                <w:t>3</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0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102E26B7">
            <w:pPr>
              <w:keepNext w:val="0"/>
              <w:keepLines w:val="0"/>
              <w:widowControl/>
              <w:suppressLineNumbers w:val="0"/>
              <w:jc w:val="center"/>
              <w:textAlignment w:val="center"/>
              <w:rPr>
                <w:ins w:id="605" w:author="zhoujiansheng" w:date="2024-11-25T16:51:55Z"/>
                <w:rFonts w:hint="eastAsia" w:ascii="宋体" w:hAnsi="宋体" w:eastAsia="宋体" w:cs="宋体"/>
                <w:i w:val="0"/>
                <w:iCs w:val="0"/>
                <w:color w:val="000000"/>
                <w:sz w:val="22"/>
                <w:szCs w:val="22"/>
                <w:u w:val="none"/>
              </w:rPr>
            </w:pPr>
            <w:ins w:id="606" w:author="zhoujiansheng" w:date="2024-11-25T16:51:55Z">
              <w:r>
                <w:rPr>
                  <w:rFonts w:hint="eastAsia" w:ascii="宋体" w:hAnsi="宋体" w:eastAsia="宋体" w:cs="宋体"/>
                  <w:i w:val="0"/>
                  <w:iCs w:val="0"/>
                  <w:color w:val="000000"/>
                  <w:kern w:val="0"/>
                  <w:sz w:val="22"/>
                  <w:szCs w:val="22"/>
                  <w:u w:val="none"/>
                  <w:lang w:val="en-US" w:eastAsia="zh-CN" w:bidi="ar"/>
                </w:rPr>
                <w:t>变换设备</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0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5B0EA206">
            <w:pPr>
              <w:keepNext w:val="0"/>
              <w:keepLines w:val="0"/>
              <w:widowControl/>
              <w:suppressLineNumbers w:val="0"/>
              <w:ind w:firstLine="0" w:firstLineChars="0"/>
              <w:jc w:val="center"/>
              <w:textAlignment w:val="center"/>
              <w:rPr>
                <w:ins w:id="608" w:author="zhoujiansheng" w:date="2024-11-25T16:51:55Z"/>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交流母线配电</w:t>
            </w:r>
          </w:p>
        </w:tc>
      </w:tr>
      <w:tr w14:paraId="3F1EE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1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09" w:author="zhoujiansheng" w:date="2024-11-25T16:51:55Z"/>
          <w:trPrChange w:id="61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1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175EB68">
            <w:pPr>
              <w:keepNext w:val="0"/>
              <w:keepLines w:val="0"/>
              <w:widowControl/>
              <w:suppressLineNumbers w:val="0"/>
              <w:jc w:val="center"/>
              <w:textAlignment w:val="center"/>
              <w:rPr>
                <w:ins w:id="612" w:author="zhoujiansheng" w:date="2024-11-25T16:51:55Z"/>
                <w:rFonts w:hint="eastAsia" w:ascii="宋体" w:hAnsi="宋体" w:eastAsia="宋体" w:cs="宋体"/>
                <w:i w:val="0"/>
                <w:iCs w:val="0"/>
                <w:color w:val="000000"/>
                <w:sz w:val="22"/>
                <w:szCs w:val="22"/>
                <w:u w:val="none"/>
              </w:rPr>
            </w:pPr>
            <w:ins w:id="613" w:author="zhoujiansheng" w:date="2024-11-25T16:51:55Z">
              <w:r>
                <w:rPr>
                  <w:rFonts w:hint="eastAsia" w:ascii="宋体" w:hAnsi="宋体" w:eastAsia="宋体" w:cs="宋体"/>
                  <w:i w:val="0"/>
                  <w:iCs w:val="0"/>
                  <w:color w:val="000000"/>
                  <w:kern w:val="0"/>
                  <w:sz w:val="22"/>
                  <w:szCs w:val="22"/>
                  <w:u w:val="none"/>
                  <w:lang w:val="en-US" w:eastAsia="zh-CN" w:bidi="ar"/>
                </w:rPr>
                <w:t>4</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1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B6FC3D5">
            <w:pPr>
              <w:keepNext w:val="0"/>
              <w:keepLines w:val="0"/>
              <w:widowControl/>
              <w:suppressLineNumbers w:val="0"/>
              <w:jc w:val="center"/>
              <w:textAlignment w:val="center"/>
              <w:rPr>
                <w:ins w:id="615" w:author="zhoujiansheng" w:date="2024-11-25T16:51:55Z"/>
                <w:rFonts w:hint="eastAsia" w:ascii="宋体" w:hAnsi="宋体" w:eastAsia="宋体" w:cs="宋体"/>
                <w:i w:val="0"/>
                <w:iCs w:val="0"/>
                <w:color w:val="000000"/>
                <w:sz w:val="22"/>
                <w:szCs w:val="22"/>
                <w:u w:val="none"/>
              </w:rPr>
            </w:pPr>
            <w:ins w:id="616" w:author="zhoujiansheng" w:date="2024-11-25T16:51:55Z">
              <w:r>
                <w:rPr>
                  <w:rFonts w:hint="eastAsia" w:ascii="宋体" w:hAnsi="宋体" w:eastAsia="宋体" w:cs="宋体"/>
                  <w:i w:val="0"/>
                  <w:iCs w:val="0"/>
                  <w:color w:val="000000"/>
                  <w:kern w:val="0"/>
                  <w:sz w:val="22"/>
                  <w:szCs w:val="22"/>
                  <w:u w:val="none"/>
                  <w:lang w:val="en-US" w:eastAsia="zh-CN" w:bidi="ar"/>
                </w:rPr>
                <w:t>变压器</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1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5A6303E1">
            <w:pPr>
              <w:keepNext w:val="0"/>
              <w:keepLines w:val="0"/>
              <w:widowControl/>
              <w:suppressLineNumbers w:val="0"/>
              <w:ind w:firstLine="0" w:firstLineChars="0"/>
              <w:jc w:val="center"/>
              <w:textAlignment w:val="center"/>
              <w:rPr>
                <w:ins w:id="618" w:author="zhoujiansheng" w:date="2024-11-25T16:51:55Z"/>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一体化能源柜</w:t>
            </w:r>
          </w:p>
        </w:tc>
      </w:tr>
      <w:tr w14:paraId="695FC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2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19" w:author="zhoujiansheng" w:date="2024-11-25T16:51:55Z"/>
          <w:trPrChange w:id="62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2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BFBD2B4">
            <w:pPr>
              <w:keepNext w:val="0"/>
              <w:keepLines w:val="0"/>
              <w:widowControl/>
              <w:suppressLineNumbers w:val="0"/>
              <w:jc w:val="center"/>
              <w:textAlignment w:val="center"/>
              <w:rPr>
                <w:ins w:id="622" w:author="zhoujiansheng" w:date="2024-11-25T16:51:55Z"/>
                <w:rFonts w:hint="eastAsia" w:ascii="宋体" w:hAnsi="宋体" w:eastAsia="宋体" w:cs="宋体"/>
                <w:i w:val="0"/>
                <w:iCs w:val="0"/>
                <w:color w:val="000000"/>
                <w:sz w:val="22"/>
                <w:szCs w:val="22"/>
                <w:u w:val="none"/>
              </w:rPr>
            </w:pPr>
            <w:ins w:id="623" w:author="zhoujiansheng" w:date="2024-11-25T16:51:55Z">
              <w:r>
                <w:rPr>
                  <w:rFonts w:hint="eastAsia" w:ascii="宋体" w:hAnsi="宋体" w:eastAsia="宋体" w:cs="宋体"/>
                  <w:i w:val="0"/>
                  <w:iCs w:val="0"/>
                  <w:color w:val="000000"/>
                  <w:kern w:val="0"/>
                  <w:sz w:val="22"/>
                  <w:szCs w:val="22"/>
                  <w:u w:val="none"/>
                  <w:lang w:val="en-US" w:eastAsia="zh-CN" w:bidi="ar"/>
                </w:rPr>
                <w:t>5</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2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215D842C">
            <w:pPr>
              <w:keepNext w:val="0"/>
              <w:keepLines w:val="0"/>
              <w:widowControl/>
              <w:suppressLineNumbers w:val="0"/>
              <w:jc w:val="center"/>
              <w:textAlignment w:val="center"/>
              <w:rPr>
                <w:ins w:id="625" w:author="zhoujiansheng" w:date="2024-11-25T16:51:55Z"/>
                <w:rFonts w:hint="eastAsia" w:ascii="宋体" w:hAnsi="宋体" w:eastAsia="宋体" w:cs="宋体"/>
                <w:i w:val="0"/>
                <w:iCs w:val="0"/>
                <w:color w:val="000000"/>
                <w:sz w:val="22"/>
                <w:szCs w:val="22"/>
                <w:u w:val="none"/>
              </w:rPr>
            </w:pPr>
            <w:ins w:id="626" w:author="zhoujiansheng" w:date="2024-11-25T16:51:55Z">
              <w:r>
                <w:rPr>
                  <w:rFonts w:hint="eastAsia" w:ascii="宋体" w:hAnsi="宋体" w:eastAsia="宋体" w:cs="宋体"/>
                  <w:i w:val="0"/>
                  <w:iCs w:val="0"/>
                  <w:color w:val="000000"/>
                  <w:kern w:val="0"/>
                  <w:sz w:val="22"/>
                  <w:szCs w:val="22"/>
                  <w:u w:val="none"/>
                  <w:lang w:val="en-US" w:eastAsia="zh-CN" w:bidi="ar"/>
                </w:rPr>
                <w:t>低压交流配电</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2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252DDB4E">
            <w:pPr>
              <w:keepNext w:val="0"/>
              <w:keepLines w:val="0"/>
              <w:widowControl/>
              <w:suppressLineNumbers w:val="0"/>
              <w:jc w:val="center"/>
              <w:textAlignment w:val="center"/>
              <w:rPr>
                <w:ins w:id="628" w:author="zhoujiansheng" w:date="2024-11-25T16:51:55Z"/>
                <w:rFonts w:hint="eastAsia" w:ascii="宋体" w:hAnsi="宋体" w:eastAsia="宋体" w:cs="宋体"/>
                <w:i w:val="0"/>
                <w:iCs w:val="0"/>
                <w:color w:val="000000"/>
                <w:kern w:val="0"/>
                <w:sz w:val="22"/>
                <w:szCs w:val="22"/>
                <w:u w:val="none"/>
                <w:lang w:val="en-US" w:eastAsia="zh-CN" w:bidi="ar"/>
              </w:rPr>
            </w:pPr>
          </w:p>
        </w:tc>
      </w:tr>
      <w:tr w14:paraId="1E37B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3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29" w:author="zhoujiansheng" w:date="2024-11-25T16:51:55Z"/>
          <w:trPrChange w:id="63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3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6C8347AF">
            <w:pPr>
              <w:keepNext w:val="0"/>
              <w:keepLines w:val="0"/>
              <w:widowControl/>
              <w:suppressLineNumbers w:val="0"/>
              <w:jc w:val="center"/>
              <w:textAlignment w:val="center"/>
              <w:rPr>
                <w:ins w:id="632" w:author="zhoujiansheng" w:date="2024-11-25T16:51:55Z"/>
                <w:rFonts w:hint="eastAsia" w:ascii="宋体" w:hAnsi="宋体" w:eastAsia="宋体" w:cs="宋体"/>
                <w:i w:val="0"/>
                <w:iCs w:val="0"/>
                <w:color w:val="000000"/>
                <w:sz w:val="22"/>
                <w:szCs w:val="22"/>
                <w:u w:val="none"/>
              </w:rPr>
            </w:pPr>
            <w:ins w:id="633" w:author="zhoujiansheng" w:date="2024-11-25T16:51:55Z">
              <w:r>
                <w:rPr>
                  <w:rFonts w:hint="eastAsia" w:ascii="宋体" w:hAnsi="宋体" w:eastAsia="宋体" w:cs="宋体"/>
                  <w:i w:val="0"/>
                  <w:iCs w:val="0"/>
                  <w:color w:val="000000"/>
                  <w:kern w:val="0"/>
                  <w:sz w:val="22"/>
                  <w:szCs w:val="22"/>
                  <w:u w:val="none"/>
                  <w:lang w:val="en-US" w:eastAsia="zh-CN" w:bidi="ar"/>
                </w:rPr>
                <w:t>6</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3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6E2123A9">
            <w:pPr>
              <w:keepNext w:val="0"/>
              <w:keepLines w:val="0"/>
              <w:widowControl/>
              <w:suppressLineNumbers w:val="0"/>
              <w:jc w:val="center"/>
              <w:textAlignment w:val="center"/>
              <w:rPr>
                <w:ins w:id="635" w:author="zhoujiansheng" w:date="2024-11-25T16:51:55Z"/>
                <w:rFonts w:hint="eastAsia" w:ascii="宋体" w:hAnsi="宋体" w:eastAsia="宋体" w:cs="宋体"/>
                <w:i w:val="0"/>
                <w:iCs w:val="0"/>
                <w:color w:val="000000"/>
                <w:sz w:val="22"/>
                <w:szCs w:val="22"/>
                <w:u w:val="none"/>
              </w:rPr>
            </w:pPr>
            <w:ins w:id="636" w:author="zhoujiansheng" w:date="2024-11-25T16:51:55Z">
              <w:r>
                <w:rPr>
                  <w:rFonts w:hint="eastAsia" w:ascii="宋体" w:hAnsi="宋体" w:eastAsia="宋体" w:cs="宋体"/>
                  <w:i w:val="0"/>
                  <w:iCs w:val="0"/>
                  <w:color w:val="000000"/>
                  <w:kern w:val="0"/>
                  <w:sz w:val="22"/>
                  <w:szCs w:val="22"/>
                  <w:u w:val="none"/>
                  <w:lang w:val="en-US" w:eastAsia="zh-CN" w:bidi="ar"/>
                </w:rPr>
                <w:t>低压直流配电</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3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E770859">
            <w:pPr>
              <w:keepNext w:val="0"/>
              <w:keepLines w:val="0"/>
              <w:widowControl/>
              <w:suppressLineNumbers w:val="0"/>
              <w:jc w:val="center"/>
              <w:textAlignment w:val="center"/>
              <w:rPr>
                <w:ins w:id="638" w:author="zhoujiansheng" w:date="2024-11-25T16:51:55Z"/>
                <w:rFonts w:hint="eastAsia" w:ascii="宋体" w:hAnsi="宋体" w:eastAsia="宋体" w:cs="宋体"/>
                <w:i w:val="0"/>
                <w:iCs w:val="0"/>
                <w:color w:val="000000"/>
                <w:kern w:val="0"/>
                <w:sz w:val="22"/>
                <w:szCs w:val="22"/>
                <w:u w:val="none"/>
                <w:lang w:val="en-US" w:eastAsia="zh-CN" w:bidi="ar"/>
              </w:rPr>
            </w:pPr>
          </w:p>
        </w:tc>
      </w:tr>
      <w:tr w14:paraId="47C36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4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39" w:author="zhoujiansheng" w:date="2024-11-25T16:51:55Z"/>
          <w:trPrChange w:id="64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4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A1E8280">
            <w:pPr>
              <w:keepNext w:val="0"/>
              <w:keepLines w:val="0"/>
              <w:widowControl/>
              <w:suppressLineNumbers w:val="0"/>
              <w:jc w:val="center"/>
              <w:textAlignment w:val="center"/>
              <w:rPr>
                <w:ins w:id="642" w:author="zhoujiansheng" w:date="2024-11-25T16:51:55Z"/>
                <w:rFonts w:hint="eastAsia" w:ascii="宋体" w:hAnsi="宋体" w:eastAsia="宋体" w:cs="宋体"/>
                <w:i w:val="0"/>
                <w:iCs w:val="0"/>
                <w:color w:val="000000"/>
                <w:sz w:val="22"/>
                <w:szCs w:val="22"/>
                <w:u w:val="none"/>
              </w:rPr>
            </w:pPr>
            <w:ins w:id="643" w:author="zhoujiansheng" w:date="2024-11-25T16:51:55Z">
              <w:r>
                <w:rPr>
                  <w:rFonts w:hint="eastAsia" w:ascii="宋体" w:hAnsi="宋体" w:eastAsia="宋体" w:cs="宋体"/>
                  <w:i w:val="0"/>
                  <w:iCs w:val="0"/>
                  <w:color w:val="000000"/>
                  <w:kern w:val="0"/>
                  <w:sz w:val="22"/>
                  <w:szCs w:val="22"/>
                  <w:u w:val="none"/>
                  <w:lang w:val="en-US" w:eastAsia="zh-CN" w:bidi="ar"/>
                </w:rPr>
                <w:t>7</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4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6BDE03CD">
            <w:pPr>
              <w:keepNext w:val="0"/>
              <w:keepLines w:val="0"/>
              <w:widowControl/>
              <w:suppressLineNumbers w:val="0"/>
              <w:jc w:val="center"/>
              <w:textAlignment w:val="center"/>
              <w:rPr>
                <w:ins w:id="645" w:author="zhoujiansheng" w:date="2024-11-25T16:51:55Z"/>
                <w:rFonts w:hint="eastAsia" w:ascii="宋体" w:hAnsi="宋体" w:eastAsia="宋体" w:cs="宋体"/>
                <w:i w:val="0"/>
                <w:iCs w:val="0"/>
                <w:color w:val="000000"/>
                <w:sz w:val="22"/>
                <w:szCs w:val="22"/>
                <w:u w:val="none"/>
              </w:rPr>
            </w:pPr>
            <w:ins w:id="646" w:author="zhoujiansheng" w:date="2024-11-25T16:51:55Z">
              <w:r>
                <w:rPr>
                  <w:rFonts w:hint="eastAsia" w:ascii="宋体" w:hAnsi="宋体" w:eastAsia="宋体" w:cs="宋体"/>
                  <w:i w:val="0"/>
                  <w:iCs w:val="0"/>
                  <w:color w:val="000000"/>
                  <w:kern w:val="0"/>
                  <w:sz w:val="22"/>
                  <w:szCs w:val="22"/>
                  <w:u w:val="none"/>
                  <w:lang w:val="en-US" w:eastAsia="zh-CN" w:bidi="ar"/>
                </w:rPr>
                <w:t>电池恒温箱</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4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155886EB">
            <w:pPr>
              <w:keepNext w:val="0"/>
              <w:keepLines w:val="0"/>
              <w:widowControl/>
              <w:suppressLineNumbers w:val="0"/>
              <w:jc w:val="center"/>
              <w:textAlignment w:val="center"/>
              <w:rPr>
                <w:ins w:id="648" w:author="zhoujiansheng" w:date="2024-11-25T16:51:55Z"/>
                <w:rFonts w:hint="eastAsia" w:ascii="宋体" w:hAnsi="宋体" w:eastAsia="宋体" w:cs="宋体"/>
                <w:i w:val="0"/>
                <w:iCs w:val="0"/>
                <w:color w:val="000000"/>
                <w:kern w:val="0"/>
                <w:sz w:val="22"/>
                <w:szCs w:val="22"/>
                <w:u w:val="none"/>
                <w:lang w:val="en-US" w:eastAsia="zh-CN" w:bidi="ar"/>
              </w:rPr>
            </w:pPr>
          </w:p>
        </w:tc>
      </w:tr>
      <w:tr w14:paraId="56DBF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65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49" w:author="zhoujiansheng" w:date="2024-11-25T16:51:55Z"/>
          <w:trPrChange w:id="65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5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6E8E511D">
            <w:pPr>
              <w:keepNext w:val="0"/>
              <w:keepLines w:val="0"/>
              <w:widowControl/>
              <w:suppressLineNumbers w:val="0"/>
              <w:jc w:val="center"/>
              <w:textAlignment w:val="center"/>
              <w:rPr>
                <w:ins w:id="652" w:author="zhoujiansheng" w:date="2024-11-25T16:51:55Z"/>
                <w:rFonts w:hint="eastAsia" w:ascii="宋体" w:hAnsi="宋体" w:eastAsia="宋体" w:cs="宋体"/>
                <w:i w:val="0"/>
                <w:iCs w:val="0"/>
                <w:color w:val="000000"/>
                <w:sz w:val="22"/>
                <w:szCs w:val="22"/>
                <w:u w:val="none"/>
              </w:rPr>
            </w:pPr>
            <w:ins w:id="653" w:author="zhoujiansheng" w:date="2024-11-25T16:51:55Z">
              <w:r>
                <w:rPr>
                  <w:rFonts w:hint="eastAsia" w:ascii="宋体" w:hAnsi="宋体" w:eastAsia="宋体" w:cs="宋体"/>
                  <w:i w:val="0"/>
                  <w:iCs w:val="0"/>
                  <w:color w:val="000000"/>
                  <w:kern w:val="0"/>
                  <w:sz w:val="22"/>
                  <w:szCs w:val="22"/>
                  <w:u w:val="none"/>
                  <w:lang w:val="en-US" w:eastAsia="zh-CN" w:bidi="ar"/>
                </w:rPr>
                <w:t>8</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5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016809CB">
            <w:pPr>
              <w:keepNext w:val="0"/>
              <w:keepLines w:val="0"/>
              <w:widowControl/>
              <w:suppressLineNumbers w:val="0"/>
              <w:jc w:val="center"/>
              <w:textAlignment w:val="center"/>
              <w:rPr>
                <w:ins w:id="655" w:author="zhoujiansheng" w:date="2024-11-25T16:51:55Z"/>
                <w:rFonts w:hint="eastAsia" w:ascii="宋体" w:hAnsi="宋体" w:eastAsia="宋体" w:cs="宋体"/>
                <w:i w:val="0"/>
                <w:iCs w:val="0"/>
                <w:color w:val="000000"/>
                <w:sz w:val="22"/>
                <w:szCs w:val="22"/>
                <w:u w:val="none"/>
              </w:rPr>
            </w:pPr>
            <w:ins w:id="656" w:author="zhoujiansheng" w:date="2024-11-25T16:51:55Z">
              <w:r>
                <w:rPr>
                  <w:rFonts w:hint="eastAsia" w:ascii="宋体" w:hAnsi="宋体" w:eastAsia="宋体" w:cs="宋体"/>
                  <w:i w:val="0"/>
                  <w:iCs w:val="0"/>
                  <w:color w:val="000000"/>
                  <w:kern w:val="0"/>
                  <w:sz w:val="22"/>
                  <w:szCs w:val="22"/>
                  <w:u w:val="none"/>
                  <w:lang w:val="en-US" w:eastAsia="zh-CN" w:bidi="ar"/>
                </w:rPr>
                <w:t>动环监控</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5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08500073">
            <w:pPr>
              <w:keepNext w:val="0"/>
              <w:keepLines w:val="0"/>
              <w:widowControl/>
              <w:suppressLineNumbers w:val="0"/>
              <w:jc w:val="center"/>
              <w:textAlignment w:val="center"/>
              <w:rPr>
                <w:ins w:id="658" w:author="zhoujiansheng" w:date="2024-11-25T16:51:55Z"/>
                <w:rFonts w:hint="eastAsia" w:ascii="宋体" w:hAnsi="宋体" w:eastAsia="宋体" w:cs="宋体"/>
                <w:i w:val="0"/>
                <w:iCs w:val="0"/>
                <w:color w:val="000000"/>
                <w:kern w:val="0"/>
                <w:sz w:val="22"/>
                <w:szCs w:val="22"/>
                <w:u w:val="none"/>
                <w:lang w:val="en-US" w:eastAsia="zh-CN" w:bidi="ar"/>
              </w:rPr>
            </w:pPr>
          </w:p>
        </w:tc>
      </w:tr>
      <w:tr w14:paraId="3FFFC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6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59" w:author="zhoujiansheng" w:date="2024-11-25T16:51:55Z"/>
          <w:trPrChange w:id="66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6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0819C631">
            <w:pPr>
              <w:keepNext w:val="0"/>
              <w:keepLines w:val="0"/>
              <w:widowControl/>
              <w:suppressLineNumbers w:val="0"/>
              <w:jc w:val="center"/>
              <w:textAlignment w:val="center"/>
              <w:rPr>
                <w:ins w:id="662" w:author="zhoujiansheng" w:date="2024-11-25T16:51:55Z"/>
                <w:rFonts w:hint="eastAsia" w:ascii="宋体" w:hAnsi="宋体" w:eastAsia="宋体" w:cs="宋体"/>
                <w:i w:val="0"/>
                <w:iCs w:val="0"/>
                <w:color w:val="000000"/>
                <w:sz w:val="22"/>
                <w:szCs w:val="22"/>
                <w:u w:val="none"/>
              </w:rPr>
            </w:pPr>
            <w:ins w:id="663" w:author="zhoujiansheng" w:date="2024-11-25T16:51:55Z">
              <w:r>
                <w:rPr>
                  <w:rFonts w:hint="eastAsia" w:ascii="宋体" w:hAnsi="宋体" w:eastAsia="宋体" w:cs="宋体"/>
                  <w:i w:val="0"/>
                  <w:iCs w:val="0"/>
                  <w:color w:val="000000"/>
                  <w:kern w:val="0"/>
                  <w:sz w:val="22"/>
                  <w:szCs w:val="22"/>
                  <w:u w:val="none"/>
                  <w:lang w:val="en-US" w:eastAsia="zh-CN" w:bidi="ar"/>
                </w:rPr>
                <w:t>9</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6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54FA832">
            <w:pPr>
              <w:keepNext w:val="0"/>
              <w:keepLines w:val="0"/>
              <w:widowControl/>
              <w:suppressLineNumbers w:val="0"/>
              <w:jc w:val="center"/>
              <w:textAlignment w:val="center"/>
              <w:rPr>
                <w:ins w:id="665" w:author="zhoujiansheng" w:date="2024-11-25T16:51:55Z"/>
                <w:rFonts w:hint="eastAsia" w:ascii="宋体" w:hAnsi="宋体" w:eastAsia="宋体" w:cs="宋体"/>
                <w:i w:val="0"/>
                <w:iCs w:val="0"/>
                <w:color w:val="000000"/>
                <w:sz w:val="22"/>
                <w:szCs w:val="22"/>
                <w:u w:val="none"/>
              </w:rPr>
            </w:pPr>
            <w:ins w:id="666" w:author="zhoujiansheng" w:date="2024-11-25T16:51:55Z">
              <w:r>
                <w:rPr>
                  <w:rFonts w:hint="eastAsia" w:ascii="宋体" w:hAnsi="宋体" w:eastAsia="宋体" w:cs="宋体"/>
                  <w:i w:val="0"/>
                  <w:iCs w:val="0"/>
                  <w:color w:val="000000"/>
                  <w:kern w:val="0"/>
                  <w:sz w:val="22"/>
                  <w:szCs w:val="22"/>
                  <w:u w:val="none"/>
                  <w:lang w:val="en-US" w:eastAsia="zh-CN" w:bidi="ar"/>
                </w:rPr>
                <w:t>发电机组</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6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0649D970">
            <w:pPr>
              <w:keepNext w:val="0"/>
              <w:keepLines w:val="0"/>
              <w:widowControl/>
              <w:suppressLineNumbers w:val="0"/>
              <w:jc w:val="center"/>
              <w:textAlignment w:val="center"/>
              <w:rPr>
                <w:ins w:id="668" w:author="zhoujiansheng" w:date="2024-11-25T16:51:55Z"/>
                <w:rFonts w:hint="eastAsia" w:ascii="宋体" w:hAnsi="宋体" w:eastAsia="宋体" w:cs="宋体"/>
                <w:i w:val="0"/>
                <w:iCs w:val="0"/>
                <w:color w:val="000000"/>
                <w:kern w:val="0"/>
                <w:sz w:val="22"/>
                <w:szCs w:val="22"/>
                <w:u w:val="none"/>
                <w:lang w:val="en-US" w:eastAsia="zh-CN" w:bidi="ar"/>
              </w:rPr>
            </w:pPr>
          </w:p>
        </w:tc>
      </w:tr>
      <w:tr w14:paraId="42B12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7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69" w:author="zhoujiansheng" w:date="2024-11-25T16:51:55Z"/>
          <w:trPrChange w:id="67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7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2E3360D5">
            <w:pPr>
              <w:keepNext w:val="0"/>
              <w:keepLines w:val="0"/>
              <w:widowControl/>
              <w:suppressLineNumbers w:val="0"/>
              <w:jc w:val="center"/>
              <w:textAlignment w:val="center"/>
              <w:rPr>
                <w:ins w:id="672" w:author="zhoujiansheng" w:date="2024-11-25T16:51:55Z"/>
                <w:rFonts w:hint="eastAsia" w:ascii="宋体" w:hAnsi="宋体" w:eastAsia="宋体" w:cs="宋体"/>
                <w:i w:val="0"/>
                <w:iCs w:val="0"/>
                <w:color w:val="000000"/>
                <w:sz w:val="22"/>
                <w:szCs w:val="22"/>
                <w:u w:val="none"/>
              </w:rPr>
            </w:pPr>
            <w:ins w:id="673" w:author="zhoujiansheng" w:date="2024-11-25T16:51:55Z">
              <w:r>
                <w:rPr>
                  <w:rFonts w:hint="eastAsia" w:ascii="宋体" w:hAnsi="宋体" w:eastAsia="宋体" w:cs="宋体"/>
                  <w:i w:val="0"/>
                  <w:iCs w:val="0"/>
                  <w:color w:val="000000"/>
                  <w:kern w:val="0"/>
                  <w:sz w:val="22"/>
                  <w:szCs w:val="22"/>
                  <w:u w:val="none"/>
                  <w:lang w:val="en-US" w:eastAsia="zh-CN" w:bidi="ar"/>
                </w:rPr>
                <w:t>10</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7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7011E83">
            <w:pPr>
              <w:keepNext w:val="0"/>
              <w:keepLines w:val="0"/>
              <w:widowControl/>
              <w:suppressLineNumbers w:val="0"/>
              <w:jc w:val="center"/>
              <w:textAlignment w:val="center"/>
              <w:rPr>
                <w:ins w:id="675" w:author="zhoujiansheng" w:date="2024-11-25T16:51:55Z"/>
                <w:rFonts w:hint="eastAsia" w:ascii="宋体" w:hAnsi="宋体" w:eastAsia="宋体" w:cs="宋体"/>
                <w:i w:val="0"/>
                <w:iCs w:val="0"/>
                <w:color w:val="000000"/>
                <w:sz w:val="22"/>
                <w:szCs w:val="22"/>
                <w:u w:val="none"/>
              </w:rPr>
            </w:pPr>
            <w:ins w:id="676" w:author="zhoujiansheng" w:date="2024-11-25T16:51:55Z">
              <w:r>
                <w:rPr>
                  <w:rFonts w:hint="eastAsia" w:ascii="宋体" w:hAnsi="宋体" w:eastAsia="宋体" w:cs="宋体"/>
                  <w:i w:val="0"/>
                  <w:iCs w:val="0"/>
                  <w:color w:val="000000"/>
                  <w:kern w:val="0"/>
                  <w:sz w:val="22"/>
                  <w:szCs w:val="22"/>
                  <w:u w:val="none"/>
                  <w:lang w:val="en-US" w:eastAsia="zh-CN" w:bidi="ar"/>
                </w:rPr>
                <w:t>风光设备</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7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0CD111D3">
            <w:pPr>
              <w:keepNext w:val="0"/>
              <w:keepLines w:val="0"/>
              <w:widowControl/>
              <w:suppressLineNumbers w:val="0"/>
              <w:jc w:val="center"/>
              <w:textAlignment w:val="center"/>
              <w:rPr>
                <w:ins w:id="678" w:author="zhoujiansheng" w:date="2024-11-25T16:51:55Z"/>
                <w:rFonts w:hint="eastAsia" w:ascii="宋体" w:hAnsi="宋体" w:eastAsia="宋体" w:cs="宋体"/>
                <w:i w:val="0"/>
                <w:iCs w:val="0"/>
                <w:color w:val="000000"/>
                <w:kern w:val="0"/>
                <w:sz w:val="22"/>
                <w:szCs w:val="22"/>
                <w:u w:val="none"/>
                <w:lang w:val="en-US" w:eastAsia="zh-CN" w:bidi="ar"/>
              </w:rPr>
            </w:pPr>
          </w:p>
        </w:tc>
      </w:tr>
      <w:tr w14:paraId="64384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8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79" w:author="zhoujiansheng" w:date="2024-11-25T16:51:55Z"/>
          <w:trPrChange w:id="68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8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55A2CC5">
            <w:pPr>
              <w:keepNext w:val="0"/>
              <w:keepLines w:val="0"/>
              <w:widowControl/>
              <w:suppressLineNumbers w:val="0"/>
              <w:jc w:val="center"/>
              <w:textAlignment w:val="center"/>
              <w:rPr>
                <w:ins w:id="682" w:author="zhoujiansheng" w:date="2024-11-25T16:51:55Z"/>
                <w:rFonts w:hint="eastAsia" w:ascii="宋体" w:hAnsi="宋体" w:eastAsia="宋体" w:cs="宋体"/>
                <w:i w:val="0"/>
                <w:iCs w:val="0"/>
                <w:color w:val="000000"/>
                <w:sz w:val="22"/>
                <w:szCs w:val="22"/>
                <w:u w:val="none"/>
              </w:rPr>
            </w:pPr>
            <w:ins w:id="683" w:author="zhoujiansheng" w:date="2024-11-25T16:51:55Z">
              <w:r>
                <w:rPr>
                  <w:rFonts w:hint="eastAsia" w:ascii="宋体" w:hAnsi="宋体" w:eastAsia="宋体" w:cs="宋体"/>
                  <w:i w:val="0"/>
                  <w:iCs w:val="0"/>
                  <w:color w:val="000000"/>
                  <w:kern w:val="0"/>
                  <w:sz w:val="22"/>
                  <w:szCs w:val="22"/>
                  <w:u w:val="none"/>
                  <w:lang w:val="en-US" w:eastAsia="zh-CN" w:bidi="ar"/>
                </w:rPr>
                <w:t>11</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8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5B8EB3B7">
            <w:pPr>
              <w:keepNext w:val="0"/>
              <w:keepLines w:val="0"/>
              <w:widowControl/>
              <w:suppressLineNumbers w:val="0"/>
              <w:jc w:val="center"/>
              <w:textAlignment w:val="center"/>
              <w:rPr>
                <w:ins w:id="685" w:author="zhoujiansheng" w:date="2024-11-25T16:51:55Z"/>
                <w:rFonts w:hint="eastAsia" w:ascii="宋体" w:hAnsi="宋体" w:eastAsia="宋体" w:cs="宋体"/>
                <w:i w:val="0"/>
                <w:iCs w:val="0"/>
                <w:color w:val="000000"/>
                <w:sz w:val="22"/>
                <w:szCs w:val="22"/>
                <w:u w:val="none"/>
              </w:rPr>
            </w:pPr>
            <w:ins w:id="686" w:author="zhoujiansheng" w:date="2024-11-25T16:51:55Z">
              <w:r>
                <w:rPr>
                  <w:rFonts w:hint="eastAsia" w:ascii="宋体" w:hAnsi="宋体" w:eastAsia="宋体" w:cs="宋体"/>
                  <w:i w:val="0"/>
                  <w:iCs w:val="0"/>
                  <w:color w:val="000000"/>
                  <w:kern w:val="0"/>
                  <w:sz w:val="22"/>
                  <w:szCs w:val="22"/>
                  <w:u w:val="none"/>
                  <w:lang w:val="en-US" w:eastAsia="zh-CN" w:bidi="ar"/>
                </w:rPr>
                <w:t>高压配电</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8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6DC6324">
            <w:pPr>
              <w:keepNext w:val="0"/>
              <w:keepLines w:val="0"/>
              <w:widowControl/>
              <w:suppressLineNumbers w:val="0"/>
              <w:jc w:val="center"/>
              <w:textAlignment w:val="center"/>
              <w:rPr>
                <w:ins w:id="688" w:author="zhoujiansheng" w:date="2024-11-25T16:51:55Z"/>
                <w:rFonts w:hint="eastAsia" w:ascii="宋体" w:hAnsi="宋体" w:eastAsia="宋体" w:cs="宋体"/>
                <w:i w:val="0"/>
                <w:iCs w:val="0"/>
                <w:color w:val="000000"/>
                <w:kern w:val="0"/>
                <w:sz w:val="22"/>
                <w:szCs w:val="22"/>
                <w:u w:val="none"/>
                <w:lang w:val="en-US" w:eastAsia="zh-CN" w:bidi="ar"/>
              </w:rPr>
            </w:pPr>
          </w:p>
        </w:tc>
      </w:tr>
      <w:tr w14:paraId="19BE4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69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689" w:author="zhoujiansheng" w:date="2024-11-25T16:51:55Z"/>
          <w:trPrChange w:id="69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9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0D4911FD">
            <w:pPr>
              <w:keepNext w:val="0"/>
              <w:keepLines w:val="0"/>
              <w:widowControl/>
              <w:suppressLineNumbers w:val="0"/>
              <w:jc w:val="center"/>
              <w:textAlignment w:val="center"/>
              <w:rPr>
                <w:ins w:id="692" w:author="zhoujiansheng" w:date="2024-11-25T16:51:55Z"/>
                <w:rFonts w:hint="eastAsia" w:ascii="宋体" w:hAnsi="宋体" w:eastAsia="宋体" w:cs="宋体"/>
                <w:i w:val="0"/>
                <w:iCs w:val="0"/>
                <w:color w:val="000000"/>
                <w:sz w:val="22"/>
                <w:szCs w:val="22"/>
                <w:u w:val="none"/>
              </w:rPr>
            </w:pPr>
            <w:ins w:id="693" w:author="zhoujiansheng" w:date="2024-11-25T16:51:55Z">
              <w:r>
                <w:rPr>
                  <w:rFonts w:hint="eastAsia" w:ascii="宋体" w:hAnsi="宋体" w:eastAsia="宋体" w:cs="宋体"/>
                  <w:i w:val="0"/>
                  <w:iCs w:val="0"/>
                  <w:color w:val="000000"/>
                  <w:kern w:val="0"/>
                  <w:sz w:val="22"/>
                  <w:szCs w:val="22"/>
                  <w:u w:val="none"/>
                  <w:lang w:val="en-US" w:eastAsia="zh-CN" w:bidi="ar"/>
                </w:rPr>
                <w:t>12</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9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06F59767">
            <w:pPr>
              <w:keepNext w:val="0"/>
              <w:keepLines w:val="0"/>
              <w:widowControl/>
              <w:suppressLineNumbers w:val="0"/>
              <w:jc w:val="center"/>
              <w:textAlignment w:val="center"/>
              <w:rPr>
                <w:ins w:id="695" w:author="zhoujiansheng" w:date="2024-11-25T16:51:55Z"/>
                <w:rFonts w:hint="eastAsia" w:ascii="宋体" w:hAnsi="宋体" w:eastAsia="宋体" w:cs="宋体"/>
                <w:i w:val="0"/>
                <w:iCs w:val="0"/>
                <w:color w:val="000000"/>
                <w:sz w:val="22"/>
                <w:szCs w:val="22"/>
                <w:u w:val="none"/>
              </w:rPr>
            </w:pPr>
            <w:ins w:id="696" w:author="zhoujiansheng" w:date="2024-11-25T16:51:55Z">
              <w:r>
                <w:rPr>
                  <w:rFonts w:hint="eastAsia" w:ascii="宋体" w:hAnsi="宋体" w:eastAsia="宋体" w:cs="宋体"/>
                  <w:i w:val="0"/>
                  <w:iCs w:val="0"/>
                  <w:color w:val="000000"/>
                  <w:kern w:val="0"/>
                  <w:sz w:val="22"/>
                  <w:szCs w:val="22"/>
                  <w:u w:val="none"/>
                  <w:lang w:val="en-US" w:eastAsia="zh-CN" w:bidi="ar"/>
                </w:rPr>
                <w:t>高压直流电源</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69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2BE2572">
            <w:pPr>
              <w:keepNext w:val="0"/>
              <w:keepLines w:val="0"/>
              <w:widowControl/>
              <w:suppressLineNumbers w:val="0"/>
              <w:jc w:val="center"/>
              <w:textAlignment w:val="center"/>
              <w:rPr>
                <w:ins w:id="698" w:author="zhoujiansheng" w:date="2024-11-25T16:51:55Z"/>
                <w:rFonts w:hint="eastAsia" w:ascii="宋体" w:hAnsi="宋体" w:eastAsia="宋体" w:cs="宋体"/>
                <w:i w:val="0"/>
                <w:iCs w:val="0"/>
                <w:color w:val="000000"/>
                <w:kern w:val="0"/>
                <w:sz w:val="22"/>
                <w:szCs w:val="22"/>
                <w:u w:val="none"/>
                <w:lang w:val="en-US" w:eastAsia="zh-CN" w:bidi="ar"/>
              </w:rPr>
            </w:pPr>
          </w:p>
        </w:tc>
      </w:tr>
      <w:tr w14:paraId="2EC37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0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699" w:author="zhoujiansheng" w:date="2024-11-25T16:51:55Z"/>
          <w:trPrChange w:id="70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0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D9680E4">
            <w:pPr>
              <w:keepNext w:val="0"/>
              <w:keepLines w:val="0"/>
              <w:widowControl/>
              <w:suppressLineNumbers w:val="0"/>
              <w:jc w:val="center"/>
              <w:textAlignment w:val="center"/>
              <w:rPr>
                <w:ins w:id="702" w:author="zhoujiansheng" w:date="2024-11-25T16:51:55Z"/>
                <w:rFonts w:hint="eastAsia" w:ascii="宋体" w:hAnsi="宋体" w:eastAsia="宋体" w:cs="宋体"/>
                <w:i w:val="0"/>
                <w:iCs w:val="0"/>
                <w:color w:val="000000"/>
                <w:sz w:val="22"/>
                <w:szCs w:val="22"/>
                <w:u w:val="none"/>
              </w:rPr>
            </w:pPr>
            <w:ins w:id="703" w:author="zhoujiansheng" w:date="2024-11-25T16:51:55Z">
              <w:r>
                <w:rPr>
                  <w:rFonts w:hint="eastAsia" w:ascii="宋体" w:hAnsi="宋体" w:eastAsia="宋体" w:cs="宋体"/>
                  <w:i w:val="0"/>
                  <w:iCs w:val="0"/>
                  <w:color w:val="000000"/>
                  <w:kern w:val="0"/>
                  <w:sz w:val="22"/>
                  <w:szCs w:val="22"/>
                  <w:u w:val="none"/>
                  <w:lang w:val="en-US" w:eastAsia="zh-CN" w:bidi="ar"/>
                </w:rPr>
                <w:t>13</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0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0F57733">
            <w:pPr>
              <w:keepNext w:val="0"/>
              <w:keepLines w:val="0"/>
              <w:widowControl/>
              <w:suppressLineNumbers w:val="0"/>
              <w:jc w:val="center"/>
              <w:textAlignment w:val="center"/>
              <w:rPr>
                <w:ins w:id="705" w:author="zhoujiansheng" w:date="2024-11-25T16:51:55Z"/>
                <w:rFonts w:hint="eastAsia" w:ascii="宋体" w:hAnsi="宋体" w:eastAsia="宋体" w:cs="宋体"/>
                <w:i w:val="0"/>
                <w:iCs w:val="0"/>
                <w:color w:val="000000"/>
                <w:sz w:val="22"/>
                <w:szCs w:val="22"/>
                <w:u w:val="none"/>
              </w:rPr>
            </w:pPr>
            <w:ins w:id="706" w:author="zhoujiansheng" w:date="2024-11-25T16:51:55Z">
              <w:r>
                <w:rPr>
                  <w:rFonts w:hint="eastAsia" w:ascii="宋体" w:hAnsi="宋体" w:eastAsia="宋体" w:cs="宋体"/>
                  <w:i w:val="0"/>
                  <w:iCs w:val="0"/>
                  <w:color w:val="000000"/>
                  <w:kern w:val="0"/>
                  <w:sz w:val="22"/>
                  <w:szCs w:val="22"/>
                  <w:u w:val="none"/>
                  <w:lang w:val="en-US" w:eastAsia="zh-CN" w:bidi="ar"/>
                </w:rPr>
                <w:t>机房环境</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0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69F123F2">
            <w:pPr>
              <w:keepNext w:val="0"/>
              <w:keepLines w:val="0"/>
              <w:widowControl/>
              <w:suppressLineNumbers w:val="0"/>
              <w:jc w:val="center"/>
              <w:textAlignment w:val="center"/>
              <w:rPr>
                <w:ins w:id="708" w:author="zhoujiansheng" w:date="2024-11-25T16:51:55Z"/>
                <w:rFonts w:hint="eastAsia" w:ascii="宋体" w:hAnsi="宋体" w:eastAsia="宋体" w:cs="宋体"/>
                <w:i w:val="0"/>
                <w:iCs w:val="0"/>
                <w:color w:val="000000"/>
                <w:kern w:val="0"/>
                <w:sz w:val="22"/>
                <w:szCs w:val="22"/>
                <w:u w:val="none"/>
                <w:lang w:val="en-US" w:eastAsia="zh-CN" w:bidi="ar"/>
              </w:rPr>
            </w:pPr>
          </w:p>
        </w:tc>
      </w:tr>
      <w:tr w14:paraId="09779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1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09" w:author="zhoujiansheng" w:date="2024-11-25T16:51:55Z"/>
          <w:trPrChange w:id="71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1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5E583BA3">
            <w:pPr>
              <w:keepNext w:val="0"/>
              <w:keepLines w:val="0"/>
              <w:widowControl/>
              <w:suppressLineNumbers w:val="0"/>
              <w:jc w:val="center"/>
              <w:textAlignment w:val="center"/>
              <w:rPr>
                <w:ins w:id="712" w:author="zhoujiansheng" w:date="2024-11-25T16:51:55Z"/>
                <w:rFonts w:hint="eastAsia" w:ascii="宋体" w:hAnsi="宋体" w:eastAsia="宋体" w:cs="宋体"/>
                <w:i w:val="0"/>
                <w:iCs w:val="0"/>
                <w:color w:val="000000"/>
                <w:sz w:val="22"/>
                <w:szCs w:val="22"/>
                <w:u w:val="none"/>
              </w:rPr>
            </w:pPr>
            <w:ins w:id="713" w:author="zhoujiansheng" w:date="2024-11-25T16:51:55Z">
              <w:r>
                <w:rPr>
                  <w:rFonts w:hint="eastAsia" w:ascii="宋体" w:hAnsi="宋体" w:eastAsia="宋体" w:cs="宋体"/>
                  <w:i w:val="0"/>
                  <w:iCs w:val="0"/>
                  <w:color w:val="000000"/>
                  <w:kern w:val="0"/>
                  <w:sz w:val="22"/>
                  <w:szCs w:val="22"/>
                  <w:u w:val="none"/>
                  <w:lang w:val="en-US" w:eastAsia="zh-CN" w:bidi="ar"/>
                </w:rPr>
                <w:t>14</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1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6E67DB04">
            <w:pPr>
              <w:keepNext w:val="0"/>
              <w:keepLines w:val="0"/>
              <w:widowControl/>
              <w:suppressLineNumbers w:val="0"/>
              <w:jc w:val="center"/>
              <w:textAlignment w:val="center"/>
              <w:rPr>
                <w:ins w:id="715" w:author="zhoujiansheng" w:date="2024-11-25T16:51:55Z"/>
                <w:rFonts w:hint="eastAsia" w:ascii="宋体" w:hAnsi="宋体" w:eastAsia="宋体" w:cs="宋体"/>
                <w:i w:val="0"/>
                <w:iCs w:val="0"/>
                <w:color w:val="000000"/>
                <w:sz w:val="22"/>
                <w:szCs w:val="22"/>
                <w:u w:val="none"/>
              </w:rPr>
            </w:pPr>
            <w:ins w:id="716" w:author="zhoujiansheng" w:date="2024-11-25T16:51:55Z">
              <w:r>
                <w:rPr>
                  <w:rFonts w:hint="eastAsia" w:ascii="宋体" w:hAnsi="宋体" w:eastAsia="宋体" w:cs="宋体"/>
                  <w:i w:val="0"/>
                  <w:iCs w:val="0"/>
                  <w:color w:val="000000"/>
                  <w:kern w:val="0"/>
                  <w:sz w:val="22"/>
                  <w:szCs w:val="22"/>
                  <w:u w:val="none"/>
                  <w:lang w:val="en-US" w:eastAsia="zh-CN" w:bidi="ar"/>
                </w:rPr>
                <w:t>机房专用空调</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1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6FA05093">
            <w:pPr>
              <w:keepNext w:val="0"/>
              <w:keepLines w:val="0"/>
              <w:widowControl/>
              <w:suppressLineNumbers w:val="0"/>
              <w:jc w:val="center"/>
              <w:textAlignment w:val="center"/>
              <w:rPr>
                <w:ins w:id="718" w:author="zhoujiansheng" w:date="2024-11-25T16:51:55Z"/>
                <w:rFonts w:hint="eastAsia" w:ascii="宋体" w:hAnsi="宋体" w:eastAsia="宋体" w:cs="宋体"/>
                <w:i w:val="0"/>
                <w:iCs w:val="0"/>
                <w:color w:val="000000"/>
                <w:kern w:val="0"/>
                <w:sz w:val="22"/>
                <w:szCs w:val="22"/>
                <w:u w:val="none"/>
                <w:lang w:val="en-US" w:eastAsia="zh-CN" w:bidi="ar"/>
              </w:rPr>
            </w:pPr>
          </w:p>
        </w:tc>
      </w:tr>
      <w:tr w14:paraId="21DE6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2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19" w:author="zhoujiansheng" w:date="2024-11-25T16:51:55Z"/>
          <w:trPrChange w:id="72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2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5EF240A">
            <w:pPr>
              <w:keepNext w:val="0"/>
              <w:keepLines w:val="0"/>
              <w:widowControl/>
              <w:suppressLineNumbers w:val="0"/>
              <w:jc w:val="center"/>
              <w:textAlignment w:val="center"/>
              <w:rPr>
                <w:ins w:id="722" w:author="zhoujiansheng" w:date="2024-11-25T16:51:55Z"/>
                <w:rFonts w:hint="eastAsia" w:ascii="宋体" w:hAnsi="宋体" w:eastAsia="宋体" w:cs="宋体"/>
                <w:i w:val="0"/>
                <w:iCs w:val="0"/>
                <w:color w:val="000000"/>
                <w:sz w:val="22"/>
                <w:szCs w:val="22"/>
                <w:u w:val="none"/>
              </w:rPr>
            </w:pPr>
            <w:ins w:id="723" w:author="zhoujiansheng" w:date="2024-11-25T16:51:55Z">
              <w:r>
                <w:rPr>
                  <w:rFonts w:hint="eastAsia" w:ascii="宋体" w:hAnsi="宋体" w:eastAsia="宋体" w:cs="宋体"/>
                  <w:i w:val="0"/>
                  <w:iCs w:val="0"/>
                  <w:color w:val="000000"/>
                  <w:kern w:val="0"/>
                  <w:sz w:val="22"/>
                  <w:szCs w:val="22"/>
                  <w:u w:val="none"/>
                  <w:lang w:val="en-US" w:eastAsia="zh-CN" w:bidi="ar"/>
                </w:rPr>
                <w:t>15</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2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3620B9C">
            <w:pPr>
              <w:keepNext w:val="0"/>
              <w:keepLines w:val="0"/>
              <w:widowControl/>
              <w:suppressLineNumbers w:val="0"/>
              <w:jc w:val="center"/>
              <w:textAlignment w:val="center"/>
              <w:rPr>
                <w:ins w:id="725" w:author="zhoujiansheng" w:date="2024-11-25T16:51:55Z"/>
                <w:rFonts w:hint="eastAsia" w:ascii="宋体" w:hAnsi="宋体" w:eastAsia="宋体" w:cs="宋体"/>
                <w:i w:val="0"/>
                <w:iCs w:val="0"/>
                <w:color w:val="000000"/>
                <w:sz w:val="22"/>
                <w:szCs w:val="22"/>
                <w:u w:val="none"/>
              </w:rPr>
            </w:pPr>
            <w:ins w:id="726" w:author="zhoujiansheng" w:date="2024-11-25T16:51:55Z">
              <w:r>
                <w:rPr>
                  <w:rFonts w:hint="eastAsia" w:ascii="宋体" w:hAnsi="宋体" w:eastAsia="宋体" w:cs="宋体"/>
                  <w:i w:val="0"/>
                  <w:iCs w:val="0"/>
                  <w:color w:val="000000"/>
                  <w:kern w:val="0"/>
                  <w:sz w:val="22"/>
                  <w:szCs w:val="22"/>
                  <w:u w:val="none"/>
                  <w:lang w:val="en-US" w:eastAsia="zh-CN" w:bidi="ar"/>
                </w:rPr>
                <w:t>极早期烟感</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2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5DC52BC">
            <w:pPr>
              <w:keepNext w:val="0"/>
              <w:keepLines w:val="0"/>
              <w:widowControl/>
              <w:suppressLineNumbers w:val="0"/>
              <w:jc w:val="center"/>
              <w:textAlignment w:val="center"/>
              <w:rPr>
                <w:ins w:id="728" w:author="zhoujiansheng" w:date="2024-11-25T16:51:55Z"/>
                <w:rFonts w:hint="eastAsia" w:ascii="宋体" w:hAnsi="宋体" w:eastAsia="宋体" w:cs="宋体"/>
                <w:i w:val="0"/>
                <w:iCs w:val="0"/>
                <w:color w:val="000000"/>
                <w:kern w:val="0"/>
                <w:sz w:val="22"/>
                <w:szCs w:val="22"/>
                <w:u w:val="none"/>
                <w:lang w:val="en-US" w:eastAsia="zh-CN" w:bidi="ar"/>
              </w:rPr>
            </w:pPr>
          </w:p>
        </w:tc>
      </w:tr>
      <w:tr w14:paraId="3A710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3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29" w:author="zhoujiansheng" w:date="2024-11-25T16:51:55Z"/>
          <w:trPrChange w:id="73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3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4937CD6">
            <w:pPr>
              <w:keepNext w:val="0"/>
              <w:keepLines w:val="0"/>
              <w:widowControl/>
              <w:suppressLineNumbers w:val="0"/>
              <w:jc w:val="center"/>
              <w:textAlignment w:val="center"/>
              <w:rPr>
                <w:ins w:id="732" w:author="zhoujiansheng" w:date="2024-11-25T16:51:55Z"/>
                <w:rFonts w:hint="eastAsia" w:ascii="宋体" w:hAnsi="宋体" w:eastAsia="宋体" w:cs="宋体"/>
                <w:i w:val="0"/>
                <w:iCs w:val="0"/>
                <w:color w:val="000000"/>
                <w:sz w:val="22"/>
                <w:szCs w:val="22"/>
                <w:u w:val="none"/>
              </w:rPr>
            </w:pPr>
            <w:ins w:id="733" w:author="zhoujiansheng" w:date="2024-11-25T16:51:55Z">
              <w:r>
                <w:rPr>
                  <w:rFonts w:hint="eastAsia" w:ascii="宋体" w:hAnsi="宋体" w:eastAsia="宋体" w:cs="宋体"/>
                  <w:i w:val="0"/>
                  <w:iCs w:val="0"/>
                  <w:color w:val="000000"/>
                  <w:kern w:val="0"/>
                  <w:sz w:val="22"/>
                  <w:szCs w:val="22"/>
                  <w:u w:val="none"/>
                  <w:lang w:val="en-US" w:eastAsia="zh-CN" w:bidi="ar"/>
                </w:rPr>
                <w:t>16</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3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5A9A87CE">
            <w:pPr>
              <w:keepNext w:val="0"/>
              <w:keepLines w:val="0"/>
              <w:widowControl/>
              <w:suppressLineNumbers w:val="0"/>
              <w:jc w:val="center"/>
              <w:textAlignment w:val="center"/>
              <w:rPr>
                <w:ins w:id="735" w:author="zhoujiansheng" w:date="2024-11-25T16:51:55Z"/>
                <w:rFonts w:hint="eastAsia" w:ascii="宋体" w:hAnsi="宋体" w:eastAsia="宋体" w:cs="宋体"/>
                <w:i w:val="0"/>
                <w:iCs w:val="0"/>
                <w:color w:val="000000"/>
                <w:sz w:val="22"/>
                <w:szCs w:val="22"/>
                <w:u w:val="none"/>
              </w:rPr>
            </w:pPr>
            <w:ins w:id="736" w:author="zhoujiansheng" w:date="2024-11-25T16:51:55Z">
              <w:r>
                <w:rPr>
                  <w:rFonts w:hint="eastAsia" w:ascii="宋体" w:hAnsi="宋体" w:eastAsia="宋体" w:cs="宋体"/>
                  <w:i w:val="0"/>
                  <w:iCs w:val="0"/>
                  <w:color w:val="000000"/>
                  <w:kern w:val="0"/>
                  <w:sz w:val="22"/>
                  <w:szCs w:val="22"/>
                  <w:u w:val="none"/>
                  <w:lang w:val="en-US" w:eastAsia="zh-CN" w:bidi="ar"/>
                </w:rPr>
                <w:t>开关电源</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3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E8EFC92">
            <w:pPr>
              <w:keepNext w:val="0"/>
              <w:keepLines w:val="0"/>
              <w:widowControl/>
              <w:suppressLineNumbers w:val="0"/>
              <w:jc w:val="center"/>
              <w:textAlignment w:val="center"/>
              <w:rPr>
                <w:ins w:id="738" w:author="zhoujiansheng" w:date="2024-11-25T16:51:55Z"/>
                <w:rFonts w:hint="eastAsia" w:ascii="宋体" w:hAnsi="宋体" w:eastAsia="宋体" w:cs="宋体"/>
                <w:i w:val="0"/>
                <w:iCs w:val="0"/>
                <w:color w:val="000000"/>
                <w:kern w:val="0"/>
                <w:sz w:val="22"/>
                <w:szCs w:val="22"/>
                <w:u w:val="none"/>
                <w:lang w:val="en-US" w:eastAsia="zh-CN" w:bidi="ar"/>
              </w:rPr>
            </w:pPr>
          </w:p>
        </w:tc>
      </w:tr>
      <w:tr w14:paraId="6846F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4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39" w:author="zhoujiansheng" w:date="2024-11-25T16:51:55Z"/>
          <w:trPrChange w:id="74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4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68D17F8">
            <w:pPr>
              <w:keepNext w:val="0"/>
              <w:keepLines w:val="0"/>
              <w:widowControl/>
              <w:suppressLineNumbers w:val="0"/>
              <w:jc w:val="center"/>
              <w:textAlignment w:val="center"/>
              <w:rPr>
                <w:ins w:id="742" w:author="zhoujiansheng" w:date="2024-11-25T16:51:55Z"/>
                <w:rFonts w:hint="eastAsia" w:ascii="宋体" w:hAnsi="宋体" w:eastAsia="宋体" w:cs="宋体"/>
                <w:i w:val="0"/>
                <w:iCs w:val="0"/>
                <w:color w:val="000000"/>
                <w:sz w:val="22"/>
                <w:szCs w:val="22"/>
                <w:u w:val="none"/>
              </w:rPr>
            </w:pPr>
            <w:ins w:id="743" w:author="zhoujiansheng" w:date="2024-11-25T16:51:55Z">
              <w:r>
                <w:rPr>
                  <w:rFonts w:hint="eastAsia" w:ascii="宋体" w:hAnsi="宋体" w:eastAsia="宋体" w:cs="宋体"/>
                  <w:i w:val="0"/>
                  <w:iCs w:val="0"/>
                  <w:color w:val="000000"/>
                  <w:kern w:val="0"/>
                  <w:sz w:val="22"/>
                  <w:szCs w:val="22"/>
                  <w:u w:val="none"/>
                  <w:lang w:val="en-US" w:eastAsia="zh-CN" w:bidi="ar"/>
                </w:rPr>
                <w:t>17</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4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F7284AB">
            <w:pPr>
              <w:keepNext w:val="0"/>
              <w:keepLines w:val="0"/>
              <w:widowControl/>
              <w:suppressLineNumbers w:val="0"/>
              <w:jc w:val="center"/>
              <w:textAlignment w:val="center"/>
              <w:rPr>
                <w:ins w:id="745" w:author="zhoujiansheng" w:date="2024-11-25T16:51:55Z"/>
                <w:rFonts w:hint="eastAsia" w:ascii="宋体" w:hAnsi="宋体" w:eastAsia="宋体" w:cs="宋体"/>
                <w:i w:val="0"/>
                <w:iCs w:val="0"/>
                <w:color w:val="000000"/>
                <w:sz w:val="22"/>
                <w:szCs w:val="22"/>
                <w:u w:val="none"/>
              </w:rPr>
            </w:pPr>
            <w:ins w:id="746" w:author="zhoujiansheng" w:date="2024-11-25T16:51:55Z">
              <w:r>
                <w:rPr>
                  <w:rFonts w:hint="eastAsia" w:ascii="宋体" w:hAnsi="宋体" w:eastAsia="宋体" w:cs="宋体"/>
                  <w:i w:val="0"/>
                  <w:iCs w:val="0"/>
                  <w:color w:val="000000"/>
                  <w:kern w:val="0"/>
                  <w:sz w:val="22"/>
                  <w:szCs w:val="22"/>
                  <w:u w:val="none"/>
                  <w:lang w:val="en-US" w:eastAsia="zh-CN" w:bidi="ar"/>
                </w:rPr>
                <w:t>锂电池</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4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EB596BE">
            <w:pPr>
              <w:keepNext w:val="0"/>
              <w:keepLines w:val="0"/>
              <w:widowControl/>
              <w:suppressLineNumbers w:val="0"/>
              <w:jc w:val="center"/>
              <w:textAlignment w:val="center"/>
              <w:rPr>
                <w:ins w:id="748" w:author="zhoujiansheng" w:date="2024-11-25T16:51:55Z"/>
                <w:rFonts w:hint="eastAsia" w:ascii="宋体" w:hAnsi="宋体" w:eastAsia="宋体" w:cs="宋体"/>
                <w:i w:val="0"/>
                <w:iCs w:val="0"/>
                <w:color w:val="000000"/>
                <w:kern w:val="0"/>
                <w:sz w:val="22"/>
                <w:szCs w:val="22"/>
                <w:u w:val="none"/>
                <w:lang w:val="en-US" w:eastAsia="zh-CN" w:bidi="ar"/>
              </w:rPr>
            </w:pPr>
          </w:p>
        </w:tc>
      </w:tr>
      <w:tr w14:paraId="5D55D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5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49" w:author="zhoujiansheng" w:date="2024-11-25T16:51:55Z"/>
          <w:trPrChange w:id="75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5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3497328">
            <w:pPr>
              <w:keepNext w:val="0"/>
              <w:keepLines w:val="0"/>
              <w:widowControl/>
              <w:suppressLineNumbers w:val="0"/>
              <w:jc w:val="center"/>
              <w:textAlignment w:val="center"/>
              <w:rPr>
                <w:ins w:id="752" w:author="zhoujiansheng" w:date="2024-11-25T16:51:55Z"/>
                <w:rFonts w:hint="eastAsia" w:ascii="宋体" w:hAnsi="宋体" w:eastAsia="宋体" w:cs="宋体"/>
                <w:i w:val="0"/>
                <w:iCs w:val="0"/>
                <w:color w:val="000000"/>
                <w:sz w:val="22"/>
                <w:szCs w:val="22"/>
                <w:u w:val="none"/>
              </w:rPr>
            </w:pPr>
            <w:ins w:id="753" w:author="zhoujiansheng" w:date="2024-11-25T16:51:55Z">
              <w:r>
                <w:rPr>
                  <w:rFonts w:hint="eastAsia" w:ascii="宋体" w:hAnsi="宋体" w:eastAsia="宋体" w:cs="宋体"/>
                  <w:i w:val="0"/>
                  <w:iCs w:val="0"/>
                  <w:color w:val="000000"/>
                  <w:kern w:val="0"/>
                  <w:sz w:val="22"/>
                  <w:szCs w:val="22"/>
                  <w:u w:val="none"/>
                  <w:lang w:val="en-US" w:eastAsia="zh-CN" w:bidi="ar"/>
                </w:rPr>
                <w:t>18</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5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5CE1D911">
            <w:pPr>
              <w:keepNext w:val="0"/>
              <w:keepLines w:val="0"/>
              <w:widowControl/>
              <w:suppressLineNumbers w:val="0"/>
              <w:jc w:val="center"/>
              <w:textAlignment w:val="center"/>
              <w:rPr>
                <w:ins w:id="755" w:author="zhoujiansheng" w:date="2024-11-25T16:51:55Z"/>
                <w:rFonts w:hint="eastAsia" w:ascii="宋体" w:hAnsi="宋体" w:eastAsia="宋体" w:cs="宋体"/>
                <w:i w:val="0"/>
                <w:iCs w:val="0"/>
                <w:color w:val="000000"/>
                <w:sz w:val="22"/>
                <w:szCs w:val="22"/>
                <w:u w:val="none"/>
              </w:rPr>
            </w:pPr>
            <w:ins w:id="756" w:author="zhoujiansheng" w:date="2024-11-25T16:51:55Z">
              <w:r>
                <w:rPr>
                  <w:rFonts w:hint="eastAsia" w:ascii="宋体" w:hAnsi="宋体" w:eastAsia="宋体" w:cs="宋体"/>
                  <w:i w:val="0"/>
                  <w:iCs w:val="0"/>
                  <w:color w:val="000000"/>
                  <w:kern w:val="0"/>
                  <w:sz w:val="22"/>
                  <w:szCs w:val="22"/>
                  <w:u w:val="none"/>
                  <w:lang w:val="en-US" w:eastAsia="zh-CN" w:bidi="ar"/>
                </w:rPr>
                <w:t>普通空调</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5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21209773">
            <w:pPr>
              <w:keepNext w:val="0"/>
              <w:keepLines w:val="0"/>
              <w:widowControl/>
              <w:suppressLineNumbers w:val="0"/>
              <w:jc w:val="center"/>
              <w:textAlignment w:val="center"/>
              <w:rPr>
                <w:ins w:id="758" w:author="zhoujiansheng" w:date="2024-11-25T16:51:55Z"/>
                <w:rFonts w:hint="eastAsia" w:ascii="宋体" w:hAnsi="宋体" w:eastAsia="宋体" w:cs="宋体"/>
                <w:i w:val="0"/>
                <w:iCs w:val="0"/>
                <w:color w:val="000000"/>
                <w:kern w:val="0"/>
                <w:sz w:val="22"/>
                <w:szCs w:val="22"/>
                <w:u w:val="none"/>
                <w:lang w:val="en-US" w:eastAsia="zh-CN" w:bidi="ar"/>
              </w:rPr>
            </w:pPr>
          </w:p>
        </w:tc>
      </w:tr>
      <w:tr w14:paraId="069B5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6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59" w:author="zhoujiansheng" w:date="2024-11-25T16:51:55Z"/>
          <w:trPrChange w:id="76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6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FCF7C06">
            <w:pPr>
              <w:keepNext w:val="0"/>
              <w:keepLines w:val="0"/>
              <w:widowControl/>
              <w:suppressLineNumbers w:val="0"/>
              <w:jc w:val="center"/>
              <w:textAlignment w:val="center"/>
              <w:rPr>
                <w:ins w:id="762" w:author="zhoujiansheng" w:date="2024-11-25T16:51:55Z"/>
                <w:rFonts w:hint="eastAsia" w:ascii="宋体" w:hAnsi="宋体" w:eastAsia="宋体" w:cs="宋体"/>
                <w:i w:val="0"/>
                <w:iCs w:val="0"/>
                <w:color w:val="000000"/>
                <w:sz w:val="22"/>
                <w:szCs w:val="22"/>
                <w:u w:val="none"/>
              </w:rPr>
            </w:pPr>
            <w:ins w:id="763" w:author="zhoujiansheng" w:date="2024-11-25T16:51:55Z">
              <w:r>
                <w:rPr>
                  <w:rFonts w:hint="eastAsia" w:ascii="宋体" w:hAnsi="宋体" w:eastAsia="宋体" w:cs="宋体"/>
                  <w:i w:val="0"/>
                  <w:iCs w:val="0"/>
                  <w:color w:val="000000"/>
                  <w:kern w:val="0"/>
                  <w:sz w:val="22"/>
                  <w:szCs w:val="22"/>
                  <w:u w:val="none"/>
                  <w:lang w:val="en-US" w:eastAsia="zh-CN" w:bidi="ar"/>
                </w:rPr>
                <w:t>19</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6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F5B6650">
            <w:pPr>
              <w:keepNext w:val="0"/>
              <w:keepLines w:val="0"/>
              <w:widowControl/>
              <w:suppressLineNumbers w:val="0"/>
              <w:jc w:val="center"/>
              <w:textAlignment w:val="center"/>
              <w:rPr>
                <w:ins w:id="765" w:author="zhoujiansheng" w:date="2024-11-25T16:51:55Z"/>
                <w:rFonts w:hint="eastAsia" w:ascii="宋体" w:hAnsi="宋体" w:eastAsia="宋体" w:cs="宋体"/>
                <w:i w:val="0"/>
                <w:iCs w:val="0"/>
                <w:color w:val="000000"/>
                <w:sz w:val="22"/>
                <w:szCs w:val="22"/>
                <w:u w:val="none"/>
              </w:rPr>
            </w:pPr>
            <w:ins w:id="766" w:author="zhoujiansheng" w:date="2024-11-25T16:51:55Z">
              <w:r>
                <w:rPr>
                  <w:rFonts w:hint="eastAsia" w:ascii="宋体" w:hAnsi="宋体" w:eastAsia="宋体" w:cs="宋体"/>
                  <w:i w:val="0"/>
                  <w:iCs w:val="0"/>
                  <w:color w:val="000000"/>
                  <w:kern w:val="0"/>
                  <w:sz w:val="22"/>
                  <w:szCs w:val="22"/>
                  <w:u w:val="none"/>
                  <w:lang w:val="en-US" w:eastAsia="zh-CN" w:bidi="ar"/>
                </w:rPr>
                <w:t>铅酸电池</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6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519A1D03">
            <w:pPr>
              <w:keepNext w:val="0"/>
              <w:keepLines w:val="0"/>
              <w:widowControl/>
              <w:suppressLineNumbers w:val="0"/>
              <w:jc w:val="center"/>
              <w:textAlignment w:val="center"/>
              <w:rPr>
                <w:ins w:id="768" w:author="zhoujiansheng" w:date="2024-11-25T16:51:55Z"/>
                <w:rFonts w:hint="eastAsia" w:ascii="宋体" w:hAnsi="宋体" w:eastAsia="宋体" w:cs="宋体"/>
                <w:i w:val="0"/>
                <w:iCs w:val="0"/>
                <w:color w:val="000000"/>
                <w:kern w:val="0"/>
                <w:sz w:val="22"/>
                <w:szCs w:val="22"/>
                <w:u w:val="none"/>
                <w:lang w:val="en-US" w:eastAsia="zh-CN" w:bidi="ar"/>
              </w:rPr>
            </w:pPr>
          </w:p>
        </w:tc>
      </w:tr>
      <w:tr w14:paraId="30D91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7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69" w:author="zhoujiansheng" w:date="2024-11-25T16:51:55Z"/>
          <w:trPrChange w:id="77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7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46B90BC">
            <w:pPr>
              <w:keepNext w:val="0"/>
              <w:keepLines w:val="0"/>
              <w:widowControl/>
              <w:suppressLineNumbers w:val="0"/>
              <w:jc w:val="center"/>
              <w:textAlignment w:val="center"/>
              <w:rPr>
                <w:ins w:id="772" w:author="zhoujiansheng" w:date="2024-11-25T16:51:55Z"/>
                <w:rFonts w:hint="eastAsia" w:ascii="宋体" w:hAnsi="宋体" w:eastAsia="宋体" w:cs="宋体"/>
                <w:i w:val="0"/>
                <w:iCs w:val="0"/>
                <w:color w:val="000000"/>
                <w:sz w:val="22"/>
                <w:szCs w:val="22"/>
                <w:u w:val="none"/>
              </w:rPr>
            </w:pPr>
            <w:ins w:id="773" w:author="zhoujiansheng" w:date="2024-11-25T16:51:55Z">
              <w:r>
                <w:rPr>
                  <w:rFonts w:hint="eastAsia" w:ascii="宋体" w:hAnsi="宋体" w:eastAsia="宋体" w:cs="宋体"/>
                  <w:i w:val="0"/>
                  <w:iCs w:val="0"/>
                  <w:color w:val="000000"/>
                  <w:kern w:val="0"/>
                  <w:sz w:val="22"/>
                  <w:szCs w:val="22"/>
                  <w:u w:val="none"/>
                  <w:lang w:val="en-US" w:eastAsia="zh-CN" w:bidi="ar"/>
                </w:rPr>
                <w:t>20</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7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A9E71E3">
            <w:pPr>
              <w:keepNext w:val="0"/>
              <w:keepLines w:val="0"/>
              <w:widowControl/>
              <w:suppressLineNumbers w:val="0"/>
              <w:jc w:val="center"/>
              <w:textAlignment w:val="center"/>
              <w:rPr>
                <w:ins w:id="775" w:author="zhoujiansheng" w:date="2024-11-25T16:51:55Z"/>
                <w:rFonts w:hint="eastAsia" w:ascii="宋体" w:hAnsi="宋体" w:eastAsia="宋体" w:cs="宋体"/>
                <w:i w:val="0"/>
                <w:iCs w:val="0"/>
                <w:color w:val="000000"/>
                <w:sz w:val="22"/>
                <w:szCs w:val="22"/>
                <w:u w:val="none"/>
              </w:rPr>
            </w:pPr>
            <w:ins w:id="776" w:author="zhoujiansheng" w:date="2024-11-25T16:51:55Z">
              <w:r>
                <w:rPr>
                  <w:rFonts w:hint="eastAsia" w:ascii="宋体" w:hAnsi="宋体" w:eastAsia="宋体" w:cs="宋体"/>
                  <w:i w:val="0"/>
                  <w:iCs w:val="0"/>
                  <w:color w:val="000000"/>
                  <w:kern w:val="0"/>
                  <w:sz w:val="22"/>
                  <w:szCs w:val="22"/>
                  <w:u w:val="none"/>
                  <w:lang w:val="en-US" w:eastAsia="zh-CN" w:bidi="ar"/>
                </w:rPr>
                <w:t>智能电表</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7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C929A9D">
            <w:pPr>
              <w:keepNext w:val="0"/>
              <w:keepLines w:val="0"/>
              <w:widowControl/>
              <w:suppressLineNumbers w:val="0"/>
              <w:jc w:val="center"/>
              <w:textAlignment w:val="center"/>
              <w:rPr>
                <w:ins w:id="778" w:author="zhoujiansheng" w:date="2024-11-25T16:51:55Z"/>
                <w:rFonts w:hint="eastAsia" w:ascii="宋体" w:hAnsi="宋体" w:eastAsia="宋体" w:cs="宋体"/>
                <w:i w:val="0"/>
                <w:iCs w:val="0"/>
                <w:color w:val="000000"/>
                <w:kern w:val="0"/>
                <w:sz w:val="22"/>
                <w:szCs w:val="22"/>
                <w:u w:val="none"/>
                <w:lang w:val="en-US" w:eastAsia="zh-CN" w:bidi="ar"/>
              </w:rPr>
            </w:pPr>
          </w:p>
        </w:tc>
      </w:tr>
      <w:tr w14:paraId="1988C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78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79" w:author="zhoujiansheng" w:date="2024-11-25T16:51:55Z"/>
          <w:trPrChange w:id="78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8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54C8A75">
            <w:pPr>
              <w:keepNext w:val="0"/>
              <w:keepLines w:val="0"/>
              <w:widowControl/>
              <w:suppressLineNumbers w:val="0"/>
              <w:jc w:val="center"/>
              <w:textAlignment w:val="center"/>
              <w:rPr>
                <w:ins w:id="782" w:author="zhoujiansheng" w:date="2024-11-25T16:51:55Z"/>
                <w:rFonts w:hint="eastAsia" w:ascii="宋体" w:hAnsi="宋体" w:eastAsia="宋体" w:cs="宋体"/>
                <w:i w:val="0"/>
                <w:iCs w:val="0"/>
                <w:color w:val="000000"/>
                <w:sz w:val="22"/>
                <w:szCs w:val="22"/>
                <w:u w:val="none"/>
              </w:rPr>
            </w:pPr>
            <w:ins w:id="783" w:author="zhoujiansheng" w:date="2024-11-25T16:51:55Z">
              <w:r>
                <w:rPr>
                  <w:rFonts w:hint="eastAsia" w:ascii="宋体" w:hAnsi="宋体" w:eastAsia="宋体" w:cs="宋体"/>
                  <w:i w:val="0"/>
                  <w:iCs w:val="0"/>
                  <w:color w:val="000000"/>
                  <w:kern w:val="0"/>
                  <w:sz w:val="22"/>
                  <w:szCs w:val="22"/>
                  <w:u w:val="none"/>
                  <w:lang w:val="en-US" w:eastAsia="zh-CN" w:bidi="ar"/>
                </w:rPr>
                <w:t>21</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8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1AB8CC79">
            <w:pPr>
              <w:keepNext w:val="0"/>
              <w:keepLines w:val="0"/>
              <w:widowControl/>
              <w:suppressLineNumbers w:val="0"/>
              <w:jc w:val="center"/>
              <w:textAlignment w:val="center"/>
              <w:rPr>
                <w:ins w:id="785" w:author="zhoujiansheng" w:date="2024-11-25T16:51:55Z"/>
                <w:rFonts w:hint="eastAsia" w:ascii="宋体" w:hAnsi="宋体" w:eastAsia="宋体" w:cs="宋体"/>
                <w:i w:val="0"/>
                <w:iCs w:val="0"/>
                <w:color w:val="000000"/>
                <w:sz w:val="22"/>
                <w:szCs w:val="22"/>
                <w:u w:val="none"/>
              </w:rPr>
            </w:pPr>
            <w:ins w:id="786" w:author="zhoujiansheng" w:date="2024-11-25T16:51:55Z">
              <w:r>
                <w:rPr>
                  <w:rFonts w:hint="eastAsia" w:ascii="宋体" w:hAnsi="宋体" w:eastAsia="宋体" w:cs="宋体"/>
                  <w:i w:val="0"/>
                  <w:iCs w:val="0"/>
                  <w:color w:val="000000"/>
                  <w:kern w:val="0"/>
                  <w:sz w:val="22"/>
                  <w:szCs w:val="22"/>
                  <w:u w:val="none"/>
                  <w:lang w:val="en-US" w:eastAsia="zh-CN" w:bidi="ar"/>
                </w:rPr>
                <w:t>智能门禁</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8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0DE17568">
            <w:pPr>
              <w:keepNext w:val="0"/>
              <w:keepLines w:val="0"/>
              <w:widowControl/>
              <w:suppressLineNumbers w:val="0"/>
              <w:jc w:val="center"/>
              <w:textAlignment w:val="center"/>
              <w:rPr>
                <w:ins w:id="788" w:author="zhoujiansheng" w:date="2024-11-25T16:51:55Z"/>
                <w:rFonts w:hint="eastAsia" w:ascii="宋体" w:hAnsi="宋体" w:eastAsia="宋体" w:cs="宋体"/>
                <w:i w:val="0"/>
                <w:iCs w:val="0"/>
                <w:color w:val="000000"/>
                <w:kern w:val="0"/>
                <w:sz w:val="22"/>
                <w:szCs w:val="22"/>
                <w:u w:val="none"/>
                <w:lang w:val="en-US" w:eastAsia="zh-CN" w:bidi="ar"/>
              </w:rPr>
            </w:pPr>
          </w:p>
        </w:tc>
      </w:tr>
      <w:tr w14:paraId="01418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79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89" w:author="zhoujiansheng" w:date="2024-11-25T16:51:55Z"/>
          <w:trPrChange w:id="79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9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F65CDA5">
            <w:pPr>
              <w:keepNext w:val="0"/>
              <w:keepLines w:val="0"/>
              <w:widowControl/>
              <w:suppressLineNumbers w:val="0"/>
              <w:jc w:val="center"/>
              <w:textAlignment w:val="center"/>
              <w:rPr>
                <w:ins w:id="792" w:author="zhoujiansheng" w:date="2024-11-25T16:51:55Z"/>
                <w:rFonts w:hint="eastAsia" w:ascii="宋体" w:hAnsi="宋体" w:eastAsia="宋体" w:cs="宋体"/>
                <w:i w:val="0"/>
                <w:iCs w:val="0"/>
                <w:color w:val="000000"/>
                <w:sz w:val="22"/>
                <w:szCs w:val="22"/>
                <w:u w:val="none"/>
              </w:rPr>
            </w:pPr>
            <w:ins w:id="793" w:author="zhoujiansheng" w:date="2024-11-25T16:51:55Z">
              <w:r>
                <w:rPr>
                  <w:rFonts w:hint="eastAsia" w:ascii="宋体" w:hAnsi="宋体" w:eastAsia="宋体" w:cs="宋体"/>
                  <w:i w:val="0"/>
                  <w:iCs w:val="0"/>
                  <w:color w:val="000000"/>
                  <w:kern w:val="0"/>
                  <w:sz w:val="22"/>
                  <w:szCs w:val="22"/>
                  <w:u w:val="none"/>
                  <w:lang w:val="en-US" w:eastAsia="zh-CN" w:bidi="ar"/>
                </w:rPr>
                <w:t>22</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9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517E808">
            <w:pPr>
              <w:keepNext w:val="0"/>
              <w:keepLines w:val="0"/>
              <w:widowControl/>
              <w:suppressLineNumbers w:val="0"/>
              <w:jc w:val="center"/>
              <w:textAlignment w:val="center"/>
              <w:rPr>
                <w:ins w:id="795" w:author="zhoujiansheng" w:date="2024-11-25T16:51:55Z"/>
                <w:rFonts w:hint="eastAsia" w:ascii="宋体" w:hAnsi="宋体" w:eastAsia="宋体" w:cs="宋体"/>
                <w:i w:val="0"/>
                <w:iCs w:val="0"/>
                <w:color w:val="000000"/>
                <w:sz w:val="22"/>
                <w:szCs w:val="22"/>
                <w:u w:val="none"/>
              </w:rPr>
            </w:pPr>
            <w:ins w:id="796" w:author="zhoujiansheng" w:date="2024-11-25T16:51:55Z">
              <w:r>
                <w:rPr>
                  <w:rFonts w:hint="eastAsia" w:ascii="宋体" w:hAnsi="宋体" w:eastAsia="宋体" w:cs="宋体"/>
                  <w:i w:val="0"/>
                  <w:iCs w:val="0"/>
                  <w:color w:val="000000"/>
                  <w:kern w:val="0"/>
                  <w:sz w:val="22"/>
                  <w:szCs w:val="22"/>
                  <w:u w:val="none"/>
                  <w:lang w:val="en-US" w:eastAsia="zh-CN" w:bidi="ar"/>
                </w:rPr>
                <w:t>智能通风换热</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79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B1A5668">
            <w:pPr>
              <w:keepNext w:val="0"/>
              <w:keepLines w:val="0"/>
              <w:widowControl/>
              <w:suppressLineNumbers w:val="0"/>
              <w:jc w:val="center"/>
              <w:textAlignment w:val="center"/>
              <w:rPr>
                <w:ins w:id="798" w:author="zhoujiansheng" w:date="2024-11-25T16:51:55Z"/>
                <w:rFonts w:hint="eastAsia" w:ascii="宋体" w:hAnsi="宋体" w:eastAsia="宋体" w:cs="宋体"/>
                <w:i w:val="0"/>
                <w:iCs w:val="0"/>
                <w:color w:val="000000"/>
                <w:kern w:val="0"/>
                <w:sz w:val="22"/>
                <w:szCs w:val="22"/>
                <w:u w:val="none"/>
                <w:lang w:val="en-US" w:eastAsia="zh-CN" w:bidi="ar"/>
              </w:rPr>
            </w:pPr>
          </w:p>
        </w:tc>
      </w:tr>
      <w:tr w14:paraId="6E332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80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799" w:author="zhoujiansheng" w:date="2024-11-25T16:51:55Z"/>
          <w:trPrChange w:id="80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0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1200456F">
            <w:pPr>
              <w:keepNext w:val="0"/>
              <w:keepLines w:val="0"/>
              <w:widowControl/>
              <w:suppressLineNumbers w:val="0"/>
              <w:jc w:val="center"/>
              <w:textAlignment w:val="center"/>
              <w:rPr>
                <w:ins w:id="802" w:author="zhoujiansheng" w:date="2024-11-25T16:51:55Z"/>
                <w:rFonts w:hint="eastAsia" w:ascii="宋体" w:hAnsi="宋体" w:eastAsia="宋体" w:cs="宋体"/>
                <w:i w:val="0"/>
                <w:iCs w:val="0"/>
                <w:color w:val="000000"/>
                <w:sz w:val="22"/>
                <w:szCs w:val="22"/>
                <w:u w:val="none"/>
              </w:rPr>
            </w:pPr>
            <w:ins w:id="803" w:author="zhoujiansheng" w:date="2024-11-25T16:51:55Z">
              <w:r>
                <w:rPr>
                  <w:rFonts w:hint="eastAsia" w:ascii="宋体" w:hAnsi="宋体" w:eastAsia="宋体" w:cs="宋体"/>
                  <w:i w:val="0"/>
                  <w:iCs w:val="0"/>
                  <w:color w:val="000000"/>
                  <w:kern w:val="0"/>
                  <w:sz w:val="22"/>
                  <w:szCs w:val="22"/>
                  <w:u w:val="none"/>
                  <w:lang w:val="en-US" w:eastAsia="zh-CN" w:bidi="ar"/>
                </w:rPr>
                <w:t>23</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0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C5686C5">
            <w:pPr>
              <w:keepNext w:val="0"/>
              <w:keepLines w:val="0"/>
              <w:widowControl/>
              <w:suppressLineNumbers w:val="0"/>
              <w:jc w:val="center"/>
              <w:textAlignment w:val="center"/>
              <w:rPr>
                <w:ins w:id="805" w:author="zhoujiansheng" w:date="2024-11-25T16:51:55Z"/>
                <w:rFonts w:hint="eastAsia" w:ascii="宋体" w:hAnsi="宋体" w:eastAsia="宋体" w:cs="宋体"/>
                <w:i w:val="0"/>
                <w:iCs w:val="0"/>
                <w:color w:val="000000"/>
                <w:sz w:val="22"/>
                <w:szCs w:val="22"/>
                <w:u w:val="none"/>
              </w:rPr>
            </w:pPr>
            <w:ins w:id="806" w:author="zhoujiansheng" w:date="2024-11-25T16:51:55Z">
              <w:r>
                <w:rPr>
                  <w:rFonts w:hint="eastAsia" w:ascii="宋体" w:hAnsi="宋体" w:eastAsia="宋体" w:cs="宋体"/>
                  <w:i w:val="0"/>
                  <w:iCs w:val="0"/>
                  <w:color w:val="000000"/>
                  <w:kern w:val="0"/>
                  <w:sz w:val="22"/>
                  <w:szCs w:val="22"/>
                  <w:u w:val="none"/>
                  <w:lang w:val="en-US" w:eastAsia="zh-CN" w:bidi="ar"/>
                </w:rPr>
                <w:t>中央空调末端</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0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0785A277">
            <w:pPr>
              <w:keepNext w:val="0"/>
              <w:keepLines w:val="0"/>
              <w:widowControl/>
              <w:suppressLineNumbers w:val="0"/>
              <w:jc w:val="center"/>
              <w:textAlignment w:val="center"/>
              <w:rPr>
                <w:ins w:id="808" w:author="zhoujiansheng" w:date="2024-11-25T16:51:55Z"/>
                <w:rFonts w:hint="eastAsia" w:ascii="宋体" w:hAnsi="宋体" w:eastAsia="宋体" w:cs="宋体"/>
                <w:i w:val="0"/>
                <w:iCs w:val="0"/>
                <w:color w:val="000000"/>
                <w:kern w:val="0"/>
                <w:sz w:val="22"/>
                <w:szCs w:val="22"/>
                <w:u w:val="none"/>
                <w:lang w:val="en-US" w:eastAsia="zh-CN" w:bidi="ar"/>
              </w:rPr>
            </w:pPr>
          </w:p>
        </w:tc>
      </w:tr>
      <w:tr w14:paraId="55089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81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809" w:author="zhoujiansheng" w:date="2024-11-25T16:51:55Z"/>
          <w:trPrChange w:id="81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1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4700B481">
            <w:pPr>
              <w:keepNext w:val="0"/>
              <w:keepLines w:val="0"/>
              <w:widowControl/>
              <w:suppressLineNumbers w:val="0"/>
              <w:jc w:val="center"/>
              <w:textAlignment w:val="center"/>
              <w:rPr>
                <w:ins w:id="812" w:author="zhoujiansheng" w:date="2024-11-25T16:51:55Z"/>
                <w:rFonts w:hint="eastAsia" w:ascii="宋体" w:hAnsi="宋体" w:eastAsia="宋体" w:cs="宋体"/>
                <w:i w:val="0"/>
                <w:iCs w:val="0"/>
                <w:color w:val="000000"/>
                <w:sz w:val="22"/>
                <w:szCs w:val="22"/>
                <w:u w:val="none"/>
              </w:rPr>
            </w:pPr>
            <w:ins w:id="813" w:author="zhoujiansheng" w:date="2024-11-25T16:51:55Z">
              <w:r>
                <w:rPr>
                  <w:rFonts w:hint="eastAsia" w:ascii="宋体" w:hAnsi="宋体" w:eastAsia="宋体" w:cs="宋体"/>
                  <w:i w:val="0"/>
                  <w:iCs w:val="0"/>
                  <w:color w:val="000000"/>
                  <w:kern w:val="0"/>
                  <w:sz w:val="22"/>
                  <w:szCs w:val="22"/>
                  <w:u w:val="none"/>
                  <w:lang w:val="en-US" w:eastAsia="zh-CN" w:bidi="ar"/>
                </w:rPr>
                <w:t>24</w:t>
              </w:r>
            </w:ins>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1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AB233D6">
            <w:pPr>
              <w:keepNext w:val="0"/>
              <w:keepLines w:val="0"/>
              <w:widowControl/>
              <w:suppressLineNumbers w:val="0"/>
              <w:jc w:val="center"/>
              <w:textAlignment w:val="center"/>
              <w:rPr>
                <w:ins w:id="815" w:author="zhoujiansheng" w:date="2024-11-25T16:51:55Z"/>
                <w:rFonts w:hint="eastAsia" w:ascii="宋体" w:hAnsi="宋体" w:eastAsia="宋体" w:cs="宋体"/>
                <w:i w:val="0"/>
                <w:iCs w:val="0"/>
                <w:color w:val="000000"/>
                <w:sz w:val="22"/>
                <w:szCs w:val="22"/>
                <w:u w:val="none"/>
              </w:rPr>
            </w:pPr>
            <w:ins w:id="816" w:author="zhoujiansheng" w:date="2024-11-25T16:51:55Z">
              <w:r>
                <w:rPr>
                  <w:rFonts w:hint="eastAsia" w:ascii="宋体" w:hAnsi="宋体" w:eastAsia="宋体" w:cs="宋体"/>
                  <w:i w:val="0"/>
                  <w:iCs w:val="0"/>
                  <w:color w:val="000000"/>
                  <w:kern w:val="0"/>
                  <w:sz w:val="22"/>
                  <w:szCs w:val="22"/>
                  <w:u w:val="none"/>
                  <w:lang w:val="en-US" w:eastAsia="zh-CN" w:bidi="ar"/>
                </w:rPr>
                <w:t>中央空调主机</w:t>
              </w:r>
            </w:ins>
          </w:p>
        </w:tc>
        <w:tc>
          <w:tcPr>
            <w:tcW w:w="3444"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1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7063B73A">
            <w:pPr>
              <w:keepNext w:val="0"/>
              <w:keepLines w:val="0"/>
              <w:widowControl/>
              <w:suppressLineNumbers w:val="0"/>
              <w:jc w:val="center"/>
              <w:textAlignment w:val="center"/>
              <w:rPr>
                <w:ins w:id="818" w:author="zhoujiansheng" w:date="2024-11-25T16:51:55Z"/>
                <w:rFonts w:hint="eastAsia" w:ascii="宋体" w:hAnsi="宋体" w:eastAsia="宋体" w:cs="宋体"/>
                <w:i w:val="0"/>
                <w:iCs w:val="0"/>
                <w:color w:val="000000"/>
                <w:kern w:val="0"/>
                <w:sz w:val="22"/>
                <w:szCs w:val="22"/>
                <w:u w:val="none"/>
                <w:lang w:val="en-US" w:eastAsia="zh-CN" w:bidi="ar"/>
              </w:rPr>
            </w:pPr>
          </w:p>
        </w:tc>
      </w:tr>
      <w:tr w14:paraId="45542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820" w:author="zhoujiansheng" w:date="2024-11-25T17:10: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88" w:hRule="atLeast"/>
          <w:ins w:id="819" w:author="zhoujiansheng" w:date="2024-11-25T16:51:55Z"/>
          <w:trPrChange w:id="820" w:author="zhoujiansheng" w:date="2024-11-25T17:10:53Z">
            <w:trPr>
              <w:trHeight w:val="288" w:hRule="atLeast"/>
            </w:trPr>
          </w:trPrChange>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Change w:id="821" w:author="zhoujiansheng" w:date="2024-11-25T17:10:53Z">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tcPrChange>
          </w:tcPr>
          <w:p w14:paraId="3C0E5586">
            <w:pPr>
              <w:keepNext w:val="0"/>
              <w:keepLines w:val="0"/>
              <w:widowControl/>
              <w:suppressLineNumbers w:val="0"/>
              <w:jc w:val="center"/>
              <w:textAlignment w:val="center"/>
              <w:rPr>
                <w:ins w:id="822" w:author="zhoujiansheng" w:date="2024-11-25T16:51:55Z"/>
                <w:rFonts w:hint="eastAsia" w:ascii="宋体" w:hAnsi="宋体" w:eastAsia="宋体" w:cs="宋体"/>
                <w:i w:val="0"/>
                <w:iCs w:val="0"/>
                <w:color w:val="000000"/>
                <w:sz w:val="22"/>
                <w:szCs w:val="22"/>
                <w:u w:val="none"/>
              </w:rPr>
            </w:pPr>
            <w:ins w:id="823" w:author="zhoujiansheng" w:date="2024-11-25T16:51:55Z">
              <w:r>
                <w:rPr>
                  <w:rFonts w:hint="eastAsia" w:ascii="宋体" w:hAnsi="宋体" w:eastAsia="宋体" w:cs="宋体"/>
                  <w:i w:val="0"/>
                  <w:iCs w:val="0"/>
                  <w:color w:val="000000"/>
                  <w:kern w:val="0"/>
                  <w:sz w:val="22"/>
                  <w:szCs w:val="22"/>
                  <w:u w:val="none"/>
                  <w:lang w:val="en-US" w:eastAsia="zh-CN" w:bidi="ar"/>
                </w:rPr>
                <w:t>25</w:t>
              </w:r>
            </w:ins>
          </w:p>
        </w:tc>
        <w:tc>
          <w:tcPr>
            <w:tcW w:w="2947"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Change w:id="824"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tcPrChange>
          </w:tcPr>
          <w:p w14:paraId="3FB650C9">
            <w:pPr>
              <w:keepNext w:val="0"/>
              <w:keepLines w:val="0"/>
              <w:widowControl/>
              <w:suppressLineNumbers w:val="0"/>
              <w:jc w:val="center"/>
              <w:textAlignment w:val="center"/>
              <w:rPr>
                <w:ins w:id="825" w:author="zhoujiansheng" w:date="2024-11-25T16:51:55Z"/>
                <w:rFonts w:hint="eastAsia" w:ascii="宋体" w:hAnsi="宋体" w:eastAsia="宋体" w:cs="宋体"/>
                <w:i w:val="0"/>
                <w:iCs w:val="0"/>
                <w:color w:val="000000"/>
                <w:sz w:val="22"/>
                <w:szCs w:val="22"/>
                <w:u w:val="none"/>
              </w:rPr>
            </w:pPr>
            <w:ins w:id="826" w:author="zhoujiansheng" w:date="2024-11-25T16:51:55Z">
              <w:r>
                <w:rPr>
                  <w:rFonts w:hint="eastAsia" w:ascii="宋体" w:hAnsi="宋体" w:eastAsia="宋体" w:cs="宋体"/>
                  <w:i w:val="0"/>
                  <w:iCs w:val="0"/>
                  <w:color w:val="000000"/>
                  <w:kern w:val="0"/>
                  <w:sz w:val="22"/>
                  <w:szCs w:val="22"/>
                  <w:u w:val="none"/>
                  <w:lang w:val="en-US" w:eastAsia="zh-CN" w:bidi="ar"/>
                </w:rPr>
                <w:t>高压直流配电</w:t>
              </w:r>
            </w:ins>
          </w:p>
        </w:tc>
        <w:tc>
          <w:tcPr>
            <w:tcW w:w="3444"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Change w:id="827" w:author="zhoujiansheng" w:date="2024-11-25T17:10:53Z">
              <w:tcPr>
                <w:tcW w:w="2016"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tcPrChange>
          </w:tcPr>
          <w:p w14:paraId="5D2BC63C">
            <w:pPr>
              <w:keepNext w:val="0"/>
              <w:keepLines w:val="0"/>
              <w:widowControl/>
              <w:suppressLineNumbers w:val="0"/>
              <w:jc w:val="center"/>
              <w:textAlignment w:val="center"/>
              <w:rPr>
                <w:ins w:id="828" w:author="zhoujiansheng" w:date="2024-11-25T16:51:55Z"/>
                <w:rFonts w:hint="eastAsia" w:ascii="宋体" w:hAnsi="宋体" w:eastAsia="宋体" w:cs="宋体"/>
                <w:i w:val="0"/>
                <w:iCs w:val="0"/>
                <w:color w:val="000000"/>
                <w:kern w:val="0"/>
                <w:sz w:val="22"/>
                <w:szCs w:val="22"/>
                <w:u w:val="none"/>
                <w:lang w:val="en-US" w:eastAsia="zh-CN" w:bidi="ar"/>
              </w:rPr>
            </w:pPr>
          </w:p>
        </w:tc>
      </w:tr>
    </w:tbl>
    <w:p w14:paraId="72A723FC">
      <w:pPr>
        <w:widowControl w:val="0"/>
        <w:numPr>
          <w:ilvl w:val="0"/>
          <w:numId w:val="0"/>
        </w:numPr>
        <w:jc w:val="left"/>
        <w:rPr>
          <w:rFonts w:hint="eastAsia"/>
          <w:lang w:val="en-US" w:eastAsia="zh-CN"/>
        </w:rPr>
      </w:pPr>
    </w:p>
    <w:p w14:paraId="1088A2A4">
      <w:pPr>
        <w:widowControl w:val="0"/>
        <w:numPr>
          <w:ilvl w:val="0"/>
          <w:numId w:val="0"/>
        </w:numPr>
        <w:jc w:val="left"/>
        <w:rPr>
          <w:rFonts w:hint="default"/>
          <w:lang w:val="en-US" w:eastAsia="zh-CN"/>
        </w:rPr>
      </w:pPr>
    </w:p>
    <w:p w14:paraId="55E79805">
      <w:pPr>
        <w:widowControl w:val="0"/>
        <w:numPr>
          <w:ilvl w:val="0"/>
          <w:numId w:val="0"/>
        </w:numPr>
        <w:jc w:val="left"/>
        <w:rPr>
          <w:rFonts w:hint="eastAsia"/>
          <w:lang w:val="en-US" w:eastAsia="zh-CN"/>
        </w:rPr>
      </w:pPr>
    </w:p>
    <w:p w14:paraId="688377F3">
      <w:pPr>
        <w:widowControl w:val="0"/>
        <w:numPr>
          <w:ilvl w:val="0"/>
          <w:numId w:val="0"/>
        </w:numPr>
        <w:jc w:val="left"/>
        <w:rPr>
          <w:rFonts w:hint="default"/>
          <w:b/>
          <w:bCs/>
          <w:lang w:val="en-US" w:eastAsia="zh-CN"/>
        </w:rPr>
      </w:pPr>
      <w:r>
        <w:rPr>
          <w:rFonts w:hint="eastAsia"/>
          <w:b/>
          <w:bCs/>
          <w:lang w:val="en-US" w:eastAsia="zh-CN"/>
        </w:rPr>
        <w:t>2、模板导入</w:t>
      </w:r>
    </w:p>
    <w:p w14:paraId="7B7BF5C4">
      <w:pPr>
        <w:widowControl w:val="0"/>
        <w:numPr>
          <w:ilvl w:val="0"/>
          <w:numId w:val="0"/>
        </w:numPr>
        <w:jc w:val="left"/>
        <w:rPr>
          <w:rFonts w:hint="eastAsia"/>
          <w:lang w:val="en-US" w:eastAsia="zh-CN"/>
        </w:rPr>
      </w:pPr>
      <w:r>
        <w:rPr>
          <w:rFonts w:hint="eastAsia"/>
          <w:lang w:val="en-US" w:eastAsia="zh-CN"/>
        </w:rPr>
        <w:t>模板导入页面支持验收规范表参考模板导出。标准模板参考附件</w:t>
      </w:r>
    </w:p>
    <w:p w14:paraId="066841C7">
      <w:pPr>
        <w:widowControl w:val="0"/>
        <w:numPr>
          <w:ilvl w:val="0"/>
          <w:numId w:val="0"/>
        </w:numPr>
        <w:jc w:val="left"/>
        <w:rPr>
          <w:rFonts w:hint="default"/>
          <w:lang w:val="en-US" w:eastAsia="zh-CN"/>
        </w:rPr>
      </w:pPr>
      <w:ins w:id="829" w:author="zhoujiansheng" w:date="2025-08-19T14:14:23Z"/>
      <w:ins w:id="830" w:author="zhoujiansheng" w:date="2025-08-19T14:14:23Z"/>
      <w:ins w:id="831" w:author="zhoujiansheng" w:date="2025-08-19T14:14:23Z"/>
      <w:ins w:id="832" w:author="zhoujiansheng" w:date="2025-08-19T14:14:23Z">
        <w:r>
          <w:rPr>
            <w:rFonts w:hint="default"/>
            <w:lang w:val="en-US" w:eastAsia="zh-CN"/>
          </w:rPr>
          <w:object>
            <v:shape id="_x0000_i1030" o:spt="75" type="#_x0000_t75" style="height:65.4pt;width:72.6pt;" o:ole="t" filled="f" o:preferrelative="t" stroked="f" coordsize="21600,21600">
              <v:path/>
              <v:fill on="f" focussize="0,0"/>
              <v:stroke on="f"/>
              <v:imagedata r:id="rId25" o:title=""/>
              <o:lock v:ext="edit" aspectratio="t"/>
              <w10:wrap type="none"/>
              <w10:anchorlock/>
            </v:shape>
            <o:OLEObject Type="Embed" ProgID="Excel.Sheet.12" ShapeID="_x0000_i1030" DrawAspect="Icon" ObjectID="_1468075730" r:id="rId24">
              <o:LockedField>false</o:LockedField>
            </o:OLEObject>
          </w:object>
        </w:r>
      </w:ins>
      <w:ins w:id="834" w:author="zhoujiansheng" w:date="2025-08-19T14:14:23Z"/>
    </w:p>
    <w:p w14:paraId="062F6D97">
      <w:pPr>
        <w:widowControl w:val="0"/>
        <w:numPr>
          <w:ilvl w:val="0"/>
          <w:numId w:val="0"/>
        </w:numPr>
        <w:jc w:val="left"/>
        <w:rPr>
          <w:rFonts w:hint="eastAsia"/>
          <w:lang w:val="en-US" w:eastAsia="zh-CN"/>
        </w:rPr>
      </w:pPr>
      <w:r>
        <w:rPr>
          <w:rFonts w:hint="eastAsia"/>
          <w:lang w:val="en-US" w:eastAsia="zh-CN"/>
        </w:rPr>
        <w:t>其中：</w:t>
      </w:r>
    </w:p>
    <w:p w14:paraId="0FE06DB3">
      <w:pPr>
        <w:widowControl w:val="0"/>
        <w:numPr>
          <w:ilvl w:val="0"/>
          <w:numId w:val="37"/>
        </w:numPr>
        <w:ind w:left="420" w:leftChars="0" w:hanging="420" w:firstLineChars="0"/>
        <w:jc w:val="left"/>
        <w:rPr>
          <w:rFonts w:hint="default"/>
          <w:lang w:val="en-US" w:eastAsia="zh-CN"/>
        </w:rPr>
      </w:pPr>
      <w:r>
        <w:rPr>
          <w:rFonts w:hint="eastAsia"/>
          <w:highlight w:val="none"/>
          <w:lang w:val="en-US" w:eastAsia="zh-CN"/>
        </w:rPr>
        <w:t>文件的大小不超过50M，文件格式限定excel（.xls或.xlsx）。</w:t>
      </w:r>
    </w:p>
    <w:p w14:paraId="5223E461">
      <w:pPr>
        <w:widowControl w:val="0"/>
        <w:numPr>
          <w:ilvl w:val="0"/>
          <w:numId w:val="37"/>
        </w:numPr>
        <w:ind w:left="420" w:leftChars="0" w:hanging="420" w:firstLineChars="0"/>
        <w:jc w:val="left"/>
        <w:rPr>
          <w:rFonts w:hint="default"/>
          <w:lang w:val="en-US" w:eastAsia="zh-CN"/>
        </w:rPr>
      </w:pPr>
      <w:r>
        <w:rPr>
          <w:rFonts w:hint="eastAsia"/>
          <w:lang w:val="en-US" w:eastAsia="zh-CN"/>
        </w:rPr>
        <w:t>验收内容：必填。通过模板导入时，需校验条件是否满足。</w:t>
      </w:r>
    </w:p>
    <w:p w14:paraId="2C78F2C5">
      <w:pPr>
        <w:widowControl w:val="0"/>
        <w:numPr>
          <w:ilvl w:val="0"/>
          <w:numId w:val="37"/>
        </w:numPr>
        <w:ind w:left="420" w:leftChars="0" w:hanging="420" w:firstLineChars="0"/>
        <w:jc w:val="left"/>
        <w:rPr>
          <w:rFonts w:hint="eastAsia"/>
          <w:lang w:val="en-US" w:eastAsia="zh-CN"/>
        </w:rPr>
      </w:pPr>
      <w:del w:id="835" w:author="zhoujiansheng" w:date="2025-08-19T14:14:45Z">
        <w:r>
          <w:rPr>
            <w:rFonts w:hint="default"/>
            <w:lang w:val="en-US" w:eastAsia="zh-CN"/>
          </w:rPr>
          <w:delText>检测</w:delText>
        </w:r>
      </w:del>
      <w:ins w:id="836" w:author="zhoujiansheng" w:date="2025-08-19T14:14:48Z">
        <w:r>
          <w:rPr>
            <w:rFonts w:hint="eastAsia"/>
            <w:lang w:val="en-US" w:eastAsia="zh-CN"/>
          </w:rPr>
          <w:t>验收</w:t>
        </w:r>
      </w:ins>
      <w:r>
        <w:rPr>
          <w:rFonts w:hint="eastAsia"/>
          <w:lang w:val="en-US" w:eastAsia="zh-CN"/>
        </w:rPr>
        <w:t>规范：必填。通过模板导入时，需校验条件是否满足。</w:t>
      </w:r>
    </w:p>
    <w:p w14:paraId="0550839F">
      <w:pPr>
        <w:widowControl w:val="0"/>
        <w:numPr>
          <w:ilvl w:val="0"/>
          <w:numId w:val="37"/>
        </w:numPr>
        <w:ind w:left="420" w:leftChars="0" w:hanging="420" w:firstLineChars="0"/>
        <w:jc w:val="left"/>
        <w:rPr>
          <w:rFonts w:hint="eastAsia"/>
          <w:lang w:val="en-US" w:eastAsia="zh-CN"/>
        </w:rPr>
      </w:pPr>
      <w:r>
        <w:rPr>
          <w:rFonts w:hint="eastAsia"/>
          <w:lang w:val="en-US" w:eastAsia="zh-CN"/>
        </w:rPr>
        <w:t>补充说明：非必填。</w:t>
      </w:r>
    </w:p>
    <w:p w14:paraId="2CE98CEE">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校验不通过，不允许导入。一次只允许上传一个文件，上传成功后，按钮置灰，已上传文件删除后，可重新上传文件。已导入成功的模板，也支持导出。</w:t>
      </w:r>
    </w:p>
    <w:p w14:paraId="1EC35AAA">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模板上传后，可点击下一步进入到模板预览环节。</w:t>
      </w:r>
    </w:p>
    <w:p w14:paraId="570B6F05">
      <w:pPr>
        <w:widowControl w:val="0"/>
        <w:numPr>
          <w:ilvl w:val="0"/>
          <w:numId w:val="0"/>
        </w:numPr>
        <w:jc w:val="left"/>
        <w:rPr>
          <w:rFonts w:hint="default"/>
          <w:lang w:val="en-US" w:eastAsia="zh-CN"/>
        </w:rPr>
      </w:pPr>
    </w:p>
    <w:p w14:paraId="4C05029D">
      <w:pPr>
        <w:widowControl w:val="0"/>
        <w:numPr>
          <w:ilvl w:val="0"/>
          <w:numId w:val="0"/>
        </w:numPr>
        <w:jc w:val="left"/>
        <w:rPr>
          <w:rFonts w:hint="default"/>
          <w:b/>
          <w:bCs/>
          <w:lang w:val="en-US" w:eastAsia="zh-CN"/>
        </w:rPr>
      </w:pPr>
      <w:r>
        <w:rPr>
          <w:rFonts w:hint="eastAsia"/>
          <w:b/>
          <w:bCs/>
          <w:lang w:val="en-US" w:eastAsia="zh-CN"/>
        </w:rPr>
        <w:t>3、模板预览</w:t>
      </w:r>
    </w:p>
    <w:p w14:paraId="44C6C59C">
      <w:pPr>
        <w:widowControl w:val="0"/>
        <w:numPr>
          <w:ilvl w:val="0"/>
          <w:numId w:val="0"/>
        </w:numPr>
        <w:jc w:val="left"/>
        <w:rPr>
          <w:rFonts w:hint="default"/>
          <w:lang w:val="en-US" w:eastAsia="zh-CN"/>
        </w:rPr>
      </w:pPr>
      <w:r>
        <w:rPr>
          <w:rFonts w:hint="eastAsia"/>
          <w:lang w:val="en-US" w:eastAsia="zh-CN"/>
        </w:rPr>
        <w:t>展示已导入的文件，预览之后可以选择“上一步”和“保存模板”，点击上一步，对已上传模板文件进行修改。点击保存模板，完成模板的新建。</w:t>
      </w:r>
    </w:p>
    <w:p w14:paraId="2F8681D9">
      <w:pPr>
        <w:widowControl w:val="0"/>
        <w:numPr>
          <w:ilvl w:val="0"/>
          <w:numId w:val="0"/>
        </w:numPr>
        <w:jc w:val="left"/>
        <w:rPr>
          <w:rFonts w:hint="eastAsia"/>
          <w:lang w:val="en-US" w:eastAsia="zh-CN"/>
        </w:rPr>
      </w:pPr>
    </w:p>
    <w:p w14:paraId="5EC0034E">
      <w:pPr>
        <w:widowControl w:val="0"/>
        <w:numPr>
          <w:ilvl w:val="0"/>
          <w:numId w:val="0"/>
        </w:numPr>
        <w:jc w:val="left"/>
        <w:rPr>
          <w:rFonts w:hint="default"/>
          <w:lang w:val="en-US" w:eastAsia="zh-CN"/>
        </w:rPr>
      </w:pPr>
    </w:p>
    <w:p w14:paraId="42806EF0">
      <w:pPr>
        <w:widowControl w:val="0"/>
        <w:numPr>
          <w:ilvl w:val="0"/>
          <w:numId w:val="0"/>
        </w:numPr>
        <w:jc w:val="left"/>
        <w:rPr>
          <w:rFonts w:hint="default"/>
          <w:lang w:val="en-US" w:eastAsia="zh-CN"/>
        </w:rPr>
      </w:pPr>
    </w:p>
    <w:p w14:paraId="69EACE34">
      <w:pPr>
        <w:widowControl w:val="0"/>
        <w:numPr>
          <w:ilvl w:val="0"/>
          <w:numId w:val="0"/>
        </w:numPr>
        <w:jc w:val="left"/>
        <w:rPr>
          <w:rFonts w:hint="default"/>
          <w:lang w:val="en-US" w:eastAsia="zh-CN"/>
        </w:rPr>
      </w:pPr>
    </w:p>
    <w:p w14:paraId="3398E619">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337725B8">
      <w:pPr>
        <w:pStyle w:val="5"/>
      </w:pPr>
      <w:bookmarkStart w:id="22" w:name="_Toc6032"/>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003动环告警信号验收</w:t>
      </w:r>
      <w:bookmarkEnd w:id="22"/>
    </w:p>
    <w:p w14:paraId="5C8510F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：运维管理——测试——动环测试申请</w:t>
      </w:r>
    </w:p>
    <w:p w14:paraId="2F0E4E41">
      <w:pPr>
        <w:rPr>
          <w:rFonts w:hint="default"/>
          <w:lang w:val="en-US" w:eastAsia="zh-CN"/>
        </w:rPr>
      </w:pPr>
      <w:r>
        <w:rPr>
          <w:rFonts w:hint="eastAsia"/>
          <w:b/>
          <w:bCs/>
          <w:lang w:val="en-US" w:eastAsia="zh-CN"/>
        </w:rPr>
        <w:t>功能描述</w:t>
      </w:r>
      <w:r>
        <w:rPr>
          <w:rFonts w:hint="eastAsia"/>
          <w:lang w:val="en-US" w:eastAsia="zh-CN"/>
        </w:rPr>
        <w:t>：该功能用于验证待割接交维的资源设备，在正式割接前，设备的告警和信号是否能够正常上送，且测试值是否符合标准规范。动环告警信号验收通过的设备，才可正式割接交维。</w:t>
      </w:r>
    </w:p>
    <w:p w14:paraId="5234AB06">
      <w:pPr>
        <w:rPr>
          <w:rFonts w:hint="eastAsia"/>
          <w:lang w:val="en-US" w:eastAsia="zh-CN"/>
        </w:rPr>
      </w:pPr>
      <w:r>
        <w:rPr>
          <w:rFonts w:hint="eastAsia"/>
          <w:b/>
          <w:bCs/>
          <w:lang w:val="en-US" w:eastAsia="zh-CN"/>
        </w:rPr>
        <w:t>数据来源</w:t>
      </w:r>
      <w:r>
        <w:rPr>
          <w:rFonts w:hint="eastAsia"/>
          <w:lang w:val="en-US" w:eastAsia="zh-CN"/>
        </w:rPr>
        <w:t>：待验收设备信息从综资数据中获取；告警测试和信号测试数据，获取实时性能数据。</w:t>
      </w:r>
    </w:p>
    <w:p w14:paraId="1D5A29AF">
      <w:pPr>
        <w:rPr>
          <w:rFonts w:hint="eastAsia"/>
          <w:lang w:val="en-US" w:eastAsia="zh-CN"/>
        </w:rPr>
      </w:pPr>
    </w:p>
    <w:p w14:paraId="68221E50">
      <w:pPr>
        <w:rPr>
          <w:rFonts w:hint="default"/>
          <w:b/>
          <w:bCs/>
          <w:lang w:val="en-US" w:eastAsia="zh-CN"/>
        </w:rPr>
      </w:pPr>
      <w:r>
        <w:rPr>
          <w:rFonts w:hint="eastAsia"/>
          <w:b/>
          <w:bCs/>
          <w:lang w:val="en-US" w:eastAsia="zh-CN"/>
        </w:rPr>
        <w:t>告警信号验收管理页面</w:t>
      </w:r>
    </w:p>
    <w:p w14:paraId="0F95AE8B">
      <w:pPr>
        <w:jc w:val="left"/>
        <w:rPr>
          <w:rFonts w:hint="eastAsia"/>
          <w:lang w:val="en-US" w:eastAsia="zh-CN"/>
        </w:rPr>
      </w:pPr>
      <w:r>
        <w:rPr>
          <w:rFonts w:hint="eastAsia"/>
          <w:lang w:val="en-US" w:eastAsia="zh-CN"/>
        </w:rPr>
        <w:t>页面分为3个tab页：待处理、已处理、我的发起。</w:t>
      </w:r>
    </w:p>
    <w:p w14:paraId="6B86D5BC">
      <w:pPr>
        <w:numPr>
          <w:ilvl w:val="0"/>
          <w:numId w:val="31"/>
        </w:numPr>
        <w:ind w:left="420" w:leftChars="0" w:hanging="420" w:firstLineChars="0"/>
        <w:jc w:val="left"/>
        <w:rPr>
          <w:rFonts w:hint="eastAsia"/>
          <w:lang w:val="en-US" w:eastAsia="zh-CN"/>
        </w:rPr>
      </w:pPr>
      <w:r>
        <w:rPr>
          <w:rFonts w:hint="eastAsia"/>
          <w:lang w:val="en-US" w:eastAsia="zh-CN"/>
        </w:rPr>
        <w:t>我发起的：当前账号发起的验收工单均可查看</w:t>
      </w:r>
    </w:p>
    <w:p w14:paraId="098F7F74">
      <w:pPr>
        <w:numPr>
          <w:ilvl w:val="0"/>
          <w:numId w:val="31"/>
        </w:numPr>
        <w:ind w:left="420" w:leftChars="0" w:hanging="420" w:firstLineChars="0"/>
        <w:jc w:val="left"/>
        <w:rPr>
          <w:rFonts w:hint="eastAsia"/>
          <w:lang w:val="en-US" w:eastAsia="zh-CN"/>
        </w:rPr>
      </w:pPr>
      <w:r>
        <w:rPr>
          <w:rFonts w:hint="eastAsia"/>
          <w:lang w:val="en-US" w:eastAsia="zh-CN"/>
        </w:rPr>
        <w:t>待处理的：流程节点流转到当前用户的所有待处理工单，均可在该页面查看、编辑或审核</w:t>
      </w:r>
    </w:p>
    <w:p w14:paraId="7F4AD59F">
      <w:pPr>
        <w:numPr>
          <w:ilvl w:val="0"/>
          <w:numId w:val="31"/>
        </w:numPr>
        <w:ind w:left="420" w:leftChars="0" w:hanging="420" w:firstLineChars="0"/>
        <w:jc w:val="left"/>
        <w:rPr>
          <w:rFonts w:hint="default"/>
          <w:lang w:val="en-US" w:eastAsia="zh-CN"/>
        </w:rPr>
      </w:pPr>
      <w:r>
        <w:rPr>
          <w:rFonts w:hint="eastAsia"/>
          <w:lang w:val="en-US" w:eastAsia="zh-CN"/>
        </w:rPr>
        <w:t>已处理的：当前用户处理过的所有工单均可在该页面查看</w:t>
      </w:r>
    </w:p>
    <w:p w14:paraId="1C56A355">
      <w:pPr>
        <w:jc w:val="left"/>
        <w:rPr>
          <w:rFonts w:hint="eastAsia"/>
          <w:lang w:val="en-US" w:eastAsia="zh-CN"/>
        </w:rPr>
      </w:pPr>
    </w:p>
    <w:p w14:paraId="4CC5512F">
      <w:pPr>
        <w:jc w:val="left"/>
        <w:rPr>
          <w:rFonts w:hint="default"/>
          <w:lang w:val="en-US" w:eastAsia="zh-CN"/>
        </w:rPr>
      </w:pPr>
      <w:r>
        <w:rPr>
          <w:rFonts w:hint="eastAsia"/>
          <w:lang w:val="en-US" w:eastAsia="zh-CN"/>
        </w:rPr>
        <w:t>页面分为字段筛选和工单列表两个部分。可筛选字段：测试工单号、</w:t>
      </w:r>
      <w:del w:id="837" w:author="zhoujiansheng" w:date="2025-10-09T17:03:37Z">
        <w:r>
          <w:rPr>
            <w:rFonts w:hint="default"/>
            <w:lang w:val="en-US" w:eastAsia="zh-CN"/>
          </w:rPr>
          <w:delText>所属工程</w:delText>
        </w:r>
      </w:del>
      <w:ins w:id="838" w:author="zhoujiansheng" w:date="2025-10-09T17:03:38Z">
        <w:r>
          <w:rPr>
            <w:rFonts w:hint="eastAsia"/>
            <w:lang w:val="en-US" w:eastAsia="zh-CN"/>
          </w:rPr>
          <w:t>设备</w:t>
        </w:r>
      </w:ins>
      <w:ins w:id="839" w:author="zhoujiansheng" w:date="2025-10-09T17:03:39Z">
        <w:r>
          <w:rPr>
            <w:rFonts w:hint="eastAsia"/>
            <w:lang w:val="en-US" w:eastAsia="zh-CN"/>
          </w:rPr>
          <w:t>建设</w:t>
        </w:r>
      </w:ins>
      <w:ins w:id="840" w:author="zhoujiansheng" w:date="2025-10-09T17:03:40Z">
        <w:r>
          <w:rPr>
            <w:rFonts w:hint="eastAsia"/>
            <w:lang w:val="en-US" w:eastAsia="zh-CN"/>
          </w:rPr>
          <w:t>工程</w:t>
        </w:r>
      </w:ins>
      <w:r>
        <w:rPr>
          <w:rFonts w:hint="eastAsia"/>
          <w:lang w:val="en-US" w:eastAsia="zh-CN"/>
        </w:rPr>
        <w:t>、系统类别</w:t>
      </w:r>
      <w:ins w:id="841" w:author="zhoujiansheng" w:date="2025-10-10T19:15:09Z">
        <w:r>
          <w:rPr>
            <w:rFonts w:hint="eastAsia"/>
            <w:lang w:val="en-US" w:eastAsia="zh-CN"/>
          </w:rPr>
          <w:t>、</w:t>
        </w:r>
      </w:ins>
      <w:ins w:id="842" w:author="zhoujiansheng" w:date="2025-10-10T19:15:11Z">
        <w:r>
          <w:rPr>
            <w:rFonts w:hint="eastAsia"/>
            <w:lang w:val="en-US" w:eastAsia="zh-CN"/>
          </w:rPr>
          <w:t>工单</w:t>
        </w:r>
      </w:ins>
      <w:ins w:id="843" w:author="zhoujiansheng" w:date="2025-10-10T19:15:12Z">
        <w:r>
          <w:rPr>
            <w:rFonts w:hint="eastAsia"/>
            <w:lang w:val="en-US" w:eastAsia="zh-CN"/>
          </w:rPr>
          <w:t>发起人</w:t>
        </w:r>
      </w:ins>
      <w:ins w:id="844" w:author="zhoujiansheng" w:date="2025-10-10T19:15:13Z">
        <w:r>
          <w:rPr>
            <w:rFonts w:hint="eastAsia"/>
            <w:lang w:val="en-US" w:eastAsia="zh-CN"/>
          </w:rPr>
          <w:t>（</w:t>
        </w:r>
      </w:ins>
      <w:ins w:id="845" w:author="zhoujiansheng" w:date="2025-10-10T19:15:15Z">
        <w:r>
          <w:rPr>
            <w:rFonts w:hint="eastAsia"/>
            <w:lang w:val="en-US" w:eastAsia="zh-CN"/>
          </w:rPr>
          <w:t>支持</w:t>
        </w:r>
      </w:ins>
      <w:ins w:id="846" w:author="zhoujiansheng" w:date="2025-10-10T19:15:16Z">
        <w:r>
          <w:rPr>
            <w:rFonts w:hint="eastAsia"/>
            <w:lang w:val="en-US" w:eastAsia="zh-CN"/>
          </w:rPr>
          <w:t>模糊</w:t>
        </w:r>
      </w:ins>
      <w:ins w:id="847" w:author="zhoujiansheng" w:date="2025-10-10T19:15:18Z">
        <w:r>
          <w:rPr>
            <w:rFonts w:hint="eastAsia"/>
            <w:lang w:val="en-US" w:eastAsia="zh-CN"/>
          </w:rPr>
          <w:t>查询</w:t>
        </w:r>
      </w:ins>
      <w:ins w:id="848" w:author="zhoujiansheng" w:date="2025-10-10T19:15:19Z">
        <w:r>
          <w:rPr>
            <w:rFonts w:hint="eastAsia"/>
            <w:lang w:val="en-US" w:eastAsia="zh-CN"/>
          </w:rPr>
          <w:t>）</w:t>
        </w:r>
      </w:ins>
      <w:r>
        <w:rPr>
          <w:rFonts w:hint="eastAsia"/>
          <w:lang w:val="en-US" w:eastAsia="zh-CN"/>
        </w:rPr>
        <w:t>。</w:t>
      </w:r>
      <w:ins w:id="849" w:author="Sun" w:date="2025-11-04T18:11:47Z">
        <w:r>
          <w:rPr>
            <w:rFonts w:hint="eastAsia"/>
            <w:lang w:val="en-US" w:eastAsia="zh-CN"/>
          </w:rPr>
          <w:t>_</w:t>
        </w:r>
      </w:ins>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565F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tcPr>
          <w:p w14:paraId="26E4837C">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tcPr>
          <w:p w14:paraId="5CFACC67">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属性</w:t>
            </w:r>
          </w:p>
        </w:tc>
      </w:tr>
      <w:tr w14:paraId="57D6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5D3776D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yellow"/>
                <w:vertAlign w:val="baseline"/>
                <w:lang w:val="en-US" w:eastAsia="zh-CN"/>
                <w:rPrChange w:id="850" w:author="zhoujiansheng" w:date="2025-10-09T17:03:52Z">
                  <w:rPr>
                    <w:rFonts w:hint="eastAsia"/>
                    <w:sz w:val="21"/>
                    <w:szCs w:val="21"/>
                    <w:highlight w:val="none"/>
                    <w:vertAlign w:val="baseline"/>
                    <w:lang w:val="en-US" w:eastAsia="zh-CN"/>
                  </w:rPr>
                </w:rPrChange>
              </w:rPr>
              <w:t>测试工单号</w:t>
            </w:r>
          </w:p>
        </w:tc>
        <w:tc>
          <w:tcPr>
            <w:tcW w:w="6633" w:type="dxa"/>
          </w:tcPr>
          <w:p w14:paraId="6BD5E3C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default"/>
                <w:sz w:val="21"/>
                <w:szCs w:val="21"/>
                <w:vertAlign w:val="baseline"/>
                <w:lang w:val="en-US" w:eastAsia="zh-CN"/>
              </w:rPr>
              <w:t>新增</w:t>
            </w:r>
            <w:r>
              <w:rPr>
                <w:rFonts w:hint="eastAsia"/>
                <w:sz w:val="21"/>
                <w:szCs w:val="21"/>
                <w:vertAlign w:val="baseline"/>
                <w:lang w:val="en-US" w:eastAsia="zh-CN"/>
              </w:rPr>
              <w:t>测试</w:t>
            </w:r>
            <w:r>
              <w:rPr>
                <w:rFonts w:hint="default"/>
                <w:sz w:val="21"/>
                <w:szCs w:val="21"/>
                <w:vertAlign w:val="baseline"/>
                <w:lang w:val="en-US" w:eastAsia="zh-CN"/>
              </w:rPr>
              <w:t>工单时自动生成，编码规则，</w:t>
            </w:r>
            <w:r>
              <w:rPr>
                <w:rFonts w:hint="eastAsia"/>
                <w:sz w:val="21"/>
                <w:szCs w:val="21"/>
                <w:vertAlign w:val="baseline"/>
                <w:lang w:val="en-US" w:eastAsia="zh-CN"/>
              </w:rPr>
              <w:t>CS+</w:t>
            </w:r>
            <w:r>
              <w:rPr>
                <w:rFonts w:hint="default"/>
                <w:sz w:val="21"/>
                <w:szCs w:val="21"/>
                <w:vertAlign w:val="baseline"/>
                <w:lang w:val="en-US" w:eastAsia="zh-CN"/>
              </w:rPr>
              <w:t>创建工单日期+工单被创建顺序，共11位。例如202</w:t>
            </w:r>
            <w:r>
              <w:rPr>
                <w:rFonts w:hint="eastAsia"/>
                <w:sz w:val="21"/>
                <w:szCs w:val="21"/>
                <w:vertAlign w:val="baseline"/>
                <w:lang w:val="en-US" w:eastAsia="zh-CN"/>
              </w:rPr>
              <w:t>4</w:t>
            </w:r>
            <w:r>
              <w:rPr>
                <w:rFonts w:hint="default"/>
                <w:sz w:val="21"/>
                <w:szCs w:val="21"/>
                <w:vertAlign w:val="baseline"/>
                <w:lang w:val="en-US" w:eastAsia="zh-CN"/>
              </w:rPr>
              <w:t>年</w:t>
            </w:r>
            <w:r>
              <w:rPr>
                <w:rFonts w:hint="eastAsia"/>
                <w:sz w:val="21"/>
                <w:szCs w:val="21"/>
                <w:vertAlign w:val="baseline"/>
                <w:lang w:val="en-US" w:eastAsia="zh-CN"/>
              </w:rPr>
              <w:t>5</w:t>
            </w:r>
            <w:r>
              <w:rPr>
                <w:rFonts w:hint="default"/>
                <w:sz w:val="21"/>
                <w:szCs w:val="21"/>
                <w:vertAlign w:val="baseline"/>
                <w:lang w:val="en-US" w:eastAsia="zh-CN"/>
              </w:rPr>
              <w:t>月1日创建的第一个工单为：</w:t>
            </w:r>
            <w:r>
              <w:rPr>
                <w:rFonts w:hint="eastAsia"/>
                <w:sz w:val="21"/>
                <w:szCs w:val="21"/>
                <w:vertAlign w:val="baseline"/>
                <w:lang w:val="en-US" w:eastAsia="zh-CN"/>
              </w:rPr>
              <w:t>CS</w:t>
            </w:r>
            <w:r>
              <w:rPr>
                <w:rFonts w:hint="default"/>
                <w:sz w:val="21"/>
                <w:szCs w:val="21"/>
                <w:vertAlign w:val="baseline"/>
                <w:lang w:val="en-US" w:eastAsia="zh-CN"/>
              </w:rPr>
              <w:t>202</w:t>
            </w:r>
            <w:r>
              <w:rPr>
                <w:rFonts w:hint="eastAsia"/>
                <w:sz w:val="21"/>
                <w:szCs w:val="21"/>
                <w:vertAlign w:val="baseline"/>
                <w:lang w:val="en-US" w:eastAsia="zh-CN"/>
              </w:rPr>
              <w:t>4</w:t>
            </w:r>
            <w:r>
              <w:rPr>
                <w:rFonts w:hint="default"/>
                <w:sz w:val="21"/>
                <w:szCs w:val="21"/>
                <w:vertAlign w:val="baseline"/>
                <w:lang w:val="en-US" w:eastAsia="zh-CN"/>
              </w:rPr>
              <w:t>0</w:t>
            </w:r>
            <w:r>
              <w:rPr>
                <w:rFonts w:hint="eastAsia"/>
                <w:sz w:val="21"/>
                <w:szCs w:val="21"/>
                <w:vertAlign w:val="baseline"/>
                <w:lang w:val="en-US" w:eastAsia="zh-CN"/>
              </w:rPr>
              <w:t>5</w:t>
            </w:r>
            <w:r>
              <w:rPr>
                <w:rFonts w:hint="default"/>
                <w:sz w:val="21"/>
                <w:szCs w:val="21"/>
                <w:vertAlign w:val="baseline"/>
                <w:lang w:val="en-US" w:eastAsia="zh-CN"/>
              </w:rPr>
              <w:t>01001</w:t>
            </w:r>
            <w:r>
              <w:rPr>
                <w:rFonts w:hint="eastAsia"/>
                <w:sz w:val="21"/>
                <w:szCs w:val="21"/>
                <w:vertAlign w:val="baseline"/>
                <w:lang w:val="en-US" w:eastAsia="zh-CN"/>
              </w:rPr>
              <w:t>。全局唯一。</w:t>
            </w:r>
          </w:p>
        </w:tc>
      </w:tr>
      <w:tr w14:paraId="7CC6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6F97EE9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设备建设工程</w:t>
            </w:r>
          </w:p>
        </w:tc>
        <w:tc>
          <w:tcPr>
            <w:tcW w:w="6633" w:type="dxa"/>
          </w:tcPr>
          <w:p w14:paraId="30FC732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关联工单基础信息中的“设备建设工程”名称</w:t>
            </w:r>
          </w:p>
        </w:tc>
      </w:tr>
      <w:tr w14:paraId="259F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63A1EC8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系统类别</w:t>
            </w:r>
          </w:p>
        </w:tc>
        <w:tc>
          <w:tcPr>
            <w:tcW w:w="6633" w:type="dxa"/>
          </w:tcPr>
          <w:p w14:paraId="3299B89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关联工单基础信息中的“动环监控系统”类别，枚举值——局房动环/基站动环</w:t>
            </w:r>
          </w:p>
        </w:tc>
      </w:tr>
      <w:tr w14:paraId="263F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auto"/>
            <w:vAlign w:val="center"/>
          </w:tcPr>
          <w:p w14:paraId="2C8B464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要求完成时间</w:t>
            </w:r>
          </w:p>
        </w:tc>
        <w:tc>
          <w:tcPr>
            <w:tcW w:w="6633" w:type="dxa"/>
          </w:tcPr>
          <w:p w14:paraId="0E017BC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关联工单基础信息中的“要求完成时间”，格式yyyy-mm-dd</w:t>
            </w:r>
          </w:p>
        </w:tc>
      </w:tr>
      <w:tr w14:paraId="2D3D8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851" w:author="zhoujiansheng" w:date="2025-10-10T19:15:27Z"/>
        </w:trPr>
        <w:tc>
          <w:tcPr>
            <w:tcW w:w="2571" w:type="dxa"/>
            <w:shd w:val="clear" w:color="auto" w:fill="auto"/>
            <w:vAlign w:val="center"/>
          </w:tcPr>
          <w:p w14:paraId="263936E2">
            <w:pPr>
              <w:pStyle w:val="16"/>
              <w:keepNext w:val="0"/>
              <w:keepLines w:val="0"/>
              <w:pageBreakBefore w:val="0"/>
              <w:widowControl w:val="0"/>
              <w:kinsoku/>
              <w:wordWrap/>
              <w:overflowPunct/>
              <w:topLinePunct w:val="0"/>
              <w:autoSpaceDE/>
              <w:autoSpaceDN/>
              <w:bidi w:val="0"/>
              <w:adjustRightInd/>
              <w:snapToGrid/>
              <w:textAlignment w:val="auto"/>
              <w:rPr>
                <w:ins w:id="852" w:author="zhoujiansheng" w:date="2025-10-10T19:15:27Z"/>
                <w:rFonts w:hint="default"/>
                <w:sz w:val="21"/>
                <w:szCs w:val="21"/>
                <w:highlight w:val="none"/>
                <w:vertAlign w:val="baseline"/>
                <w:lang w:val="en-US" w:eastAsia="zh-CN"/>
              </w:rPr>
            </w:pPr>
            <w:ins w:id="853" w:author="zhoujiansheng" w:date="2025-10-10T19:15:33Z">
              <w:r>
                <w:rPr>
                  <w:rFonts w:hint="eastAsia"/>
                  <w:sz w:val="21"/>
                  <w:szCs w:val="21"/>
                  <w:highlight w:val="none"/>
                  <w:vertAlign w:val="baseline"/>
                  <w:lang w:val="en-US" w:eastAsia="zh-CN"/>
                </w:rPr>
                <w:t>工单</w:t>
              </w:r>
            </w:ins>
            <w:ins w:id="854" w:author="zhoujiansheng" w:date="2025-10-10T19:15:34Z">
              <w:r>
                <w:rPr>
                  <w:rFonts w:hint="eastAsia"/>
                  <w:sz w:val="21"/>
                  <w:szCs w:val="21"/>
                  <w:highlight w:val="none"/>
                  <w:vertAlign w:val="baseline"/>
                  <w:lang w:val="en-US" w:eastAsia="zh-CN"/>
                </w:rPr>
                <w:t>发起人</w:t>
              </w:r>
            </w:ins>
          </w:p>
        </w:tc>
        <w:tc>
          <w:tcPr>
            <w:tcW w:w="6633" w:type="dxa"/>
          </w:tcPr>
          <w:p w14:paraId="5AFF8490">
            <w:pPr>
              <w:pStyle w:val="16"/>
              <w:keepNext w:val="0"/>
              <w:keepLines w:val="0"/>
              <w:pageBreakBefore w:val="0"/>
              <w:widowControl w:val="0"/>
              <w:kinsoku/>
              <w:wordWrap/>
              <w:overflowPunct/>
              <w:topLinePunct w:val="0"/>
              <w:autoSpaceDE/>
              <w:autoSpaceDN/>
              <w:bidi w:val="0"/>
              <w:adjustRightInd/>
              <w:snapToGrid/>
              <w:textAlignment w:val="auto"/>
              <w:rPr>
                <w:ins w:id="855" w:author="zhoujiansheng" w:date="2025-10-10T19:15:27Z"/>
                <w:rFonts w:hint="default"/>
                <w:sz w:val="21"/>
                <w:szCs w:val="21"/>
                <w:vertAlign w:val="baseline"/>
                <w:lang w:val="en-US" w:eastAsia="zh-CN"/>
              </w:rPr>
            </w:pPr>
            <w:ins w:id="856" w:author="zhoujiansheng" w:date="2025-10-10T19:15:40Z">
              <w:r>
                <w:rPr>
                  <w:rFonts w:hint="eastAsia"/>
                  <w:sz w:val="21"/>
                  <w:szCs w:val="21"/>
                  <w:vertAlign w:val="baseline"/>
                  <w:lang w:val="en-US" w:eastAsia="zh-CN"/>
                </w:rPr>
                <w:t>呈现</w:t>
              </w:r>
            </w:ins>
            <w:ins w:id="857" w:author="zhoujiansheng" w:date="2025-10-10T19:15:41Z">
              <w:r>
                <w:rPr>
                  <w:rFonts w:hint="eastAsia"/>
                  <w:sz w:val="21"/>
                  <w:szCs w:val="21"/>
                  <w:vertAlign w:val="baseline"/>
                  <w:lang w:val="en-US" w:eastAsia="zh-CN"/>
                </w:rPr>
                <w:t>当前</w:t>
              </w:r>
            </w:ins>
            <w:ins w:id="858" w:author="zhoujiansheng" w:date="2025-10-10T19:15:42Z">
              <w:r>
                <w:rPr>
                  <w:rFonts w:hint="eastAsia"/>
                  <w:sz w:val="21"/>
                  <w:szCs w:val="21"/>
                  <w:vertAlign w:val="baseline"/>
                  <w:lang w:val="en-US" w:eastAsia="zh-CN"/>
                </w:rPr>
                <w:t>工单</w:t>
              </w:r>
            </w:ins>
            <w:ins w:id="859" w:author="zhoujiansheng" w:date="2025-10-10T19:15:43Z">
              <w:r>
                <w:rPr>
                  <w:rFonts w:hint="eastAsia"/>
                  <w:sz w:val="21"/>
                  <w:szCs w:val="21"/>
                  <w:vertAlign w:val="baseline"/>
                  <w:lang w:val="en-US" w:eastAsia="zh-CN"/>
                </w:rPr>
                <w:t>的</w:t>
              </w:r>
            </w:ins>
            <w:ins w:id="860" w:author="zhoujiansheng" w:date="2025-10-10T19:15:45Z">
              <w:r>
                <w:rPr>
                  <w:rFonts w:hint="eastAsia"/>
                  <w:sz w:val="21"/>
                  <w:szCs w:val="21"/>
                  <w:vertAlign w:val="baseline"/>
                  <w:lang w:val="en-US" w:eastAsia="zh-CN"/>
                </w:rPr>
                <w:t>发起人</w:t>
              </w:r>
            </w:ins>
            <w:ins w:id="861" w:author="zhoujiansheng" w:date="2025-10-10T19:15:59Z">
              <w:r>
                <w:rPr>
                  <w:rFonts w:hint="eastAsia"/>
                  <w:sz w:val="21"/>
                  <w:szCs w:val="21"/>
                  <w:vertAlign w:val="baseline"/>
                  <w:lang w:val="en-US" w:eastAsia="zh-CN"/>
                </w:rPr>
                <w:t>真实</w:t>
              </w:r>
            </w:ins>
            <w:ins w:id="862" w:author="zhoujiansheng" w:date="2025-10-10T19:15:49Z">
              <w:r>
                <w:rPr>
                  <w:rFonts w:hint="eastAsia"/>
                  <w:sz w:val="21"/>
                  <w:szCs w:val="21"/>
                  <w:vertAlign w:val="baseline"/>
                  <w:lang w:val="en-US" w:eastAsia="zh-CN"/>
                </w:rPr>
                <w:t>姓名</w:t>
              </w:r>
            </w:ins>
          </w:p>
        </w:tc>
      </w:tr>
      <w:tr w14:paraId="68659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9DCBA0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当前环节</w:t>
            </w:r>
          </w:p>
        </w:tc>
        <w:tc>
          <w:tcPr>
            <w:tcW w:w="6633" w:type="dxa"/>
          </w:tcPr>
          <w:p w14:paraId="3CD7667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枚举：草稿、</w:t>
            </w:r>
            <w:del w:id="863" w:author="zhoujiansheng" w:date="2025-10-10T19:21:24Z">
              <w:r>
                <w:rPr>
                  <w:rFonts w:hint="default"/>
                  <w:sz w:val="21"/>
                  <w:szCs w:val="21"/>
                  <w:vertAlign w:val="baseline"/>
                  <w:lang w:val="en-US" w:eastAsia="zh-CN"/>
                </w:rPr>
                <w:delText>验收申请、工单受理</w:delText>
              </w:r>
            </w:del>
            <w:ins w:id="864" w:author="zhoujiansheng" w:date="2025-10-10T19:21:25Z">
              <w:r>
                <w:rPr>
                  <w:rFonts w:hint="eastAsia"/>
                  <w:sz w:val="21"/>
                  <w:szCs w:val="21"/>
                  <w:vertAlign w:val="baseline"/>
                  <w:lang w:val="en-US" w:eastAsia="zh-CN"/>
                </w:rPr>
                <w:t>待</w:t>
              </w:r>
            </w:ins>
            <w:ins w:id="865" w:author="zhoujiansheng" w:date="2025-10-10T19:21:26Z">
              <w:r>
                <w:rPr>
                  <w:rFonts w:hint="eastAsia"/>
                  <w:sz w:val="21"/>
                  <w:szCs w:val="21"/>
                  <w:vertAlign w:val="baseline"/>
                  <w:lang w:val="en-US" w:eastAsia="zh-CN"/>
                </w:rPr>
                <w:t>审批</w:t>
              </w:r>
            </w:ins>
            <w:r>
              <w:rPr>
                <w:rFonts w:hint="eastAsia"/>
                <w:sz w:val="21"/>
                <w:szCs w:val="21"/>
                <w:vertAlign w:val="baseline"/>
                <w:lang w:val="en-US" w:eastAsia="zh-CN"/>
              </w:rPr>
              <w:t>、预割接、验收测试填报、结果审批、结果确认、</w:t>
            </w:r>
            <w:del w:id="866" w:author="zhoujiansheng" w:date="2025-10-10T19:22:04Z">
              <w:r>
                <w:rPr>
                  <w:rFonts w:hint="default"/>
                  <w:sz w:val="21"/>
                  <w:szCs w:val="21"/>
                  <w:vertAlign w:val="baseline"/>
                  <w:lang w:val="en-US" w:eastAsia="zh-CN"/>
                </w:rPr>
                <w:delText>验收归档</w:delText>
              </w:r>
            </w:del>
            <w:ins w:id="867" w:author="zhoujiansheng" w:date="2025-10-10T19:22:05Z">
              <w:r>
                <w:rPr>
                  <w:rFonts w:hint="eastAsia"/>
                  <w:sz w:val="21"/>
                  <w:szCs w:val="21"/>
                  <w:vertAlign w:val="baseline"/>
                  <w:lang w:val="en-US" w:eastAsia="zh-CN"/>
                </w:rPr>
                <w:t>取消</w:t>
              </w:r>
            </w:ins>
            <w:ins w:id="868" w:author="zhoujiansheng" w:date="2025-10-10T19:22:08Z">
              <w:r>
                <w:rPr>
                  <w:rFonts w:hint="eastAsia"/>
                  <w:sz w:val="21"/>
                  <w:szCs w:val="21"/>
                  <w:vertAlign w:val="baseline"/>
                  <w:lang w:val="en-US" w:eastAsia="zh-CN"/>
                </w:rPr>
                <w:t>预割接</w:t>
              </w:r>
            </w:ins>
            <w:r>
              <w:rPr>
                <w:rFonts w:hint="eastAsia"/>
                <w:sz w:val="21"/>
                <w:szCs w:val="21"/>
                <w:vertAlign w:val="baseline"/>
                <w:lang w:val="en-US" w:eastAsia="zh-CN"/>
              </w:rPr>
              <w:t>、已归档、已废弃。</w:t>
            </w:r>
          </w:p>
        </w:tc>
      </w:tr>
      <w:tr w14:paraId="0CA6A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23427E8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处理人</w:t>
            </w:r>
          </w:p>
        </w:tc>
        <w:tc>
          <w:tcPr>
            <w:tcW w:w="6633" w:type="dxa"/>
          </w:tcPr>
          <w:p w14:paraId="074F58B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显示当前工单所在节点的处理人员名称。归档或废弃后显示“--”</w:t>
            </w:r>
          </w:p>
        </w:tc>
      </w:tr>
      <w:tr w14:paraId="7449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1AA36C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当前更新时间</w:t>
            </w:r>
          </w:p>
        </w:tc>
        <w:tc>
          <w:tcPr>
            <w:tcW w:w="6633" w:type="dxa"/>
          </w:tcPr>
          <w:p w14:paraId="6A48CE1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工单最近一次节点编辑或审批时间</w:t>
            </w:r>
          </w:p>
        </w:tc>
      </w:tr>
      <w:tr w14:paraId="2912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F9F444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操作</w:t>
            </w:r>
          </w:p>
        </w:tc>
        <w:tc>
          <w:tcPr>
            <w:tcW w:w="6633" w:type="dxa"/>
          </w:tcPr>
          <w:p w14:paraId="18E725F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查看/编辑/审核，未提交流程的草稿允许删除</w:t>
            </w:r>
          </w:p>
        </w:tc>
      </w:tr>
    </w:tbl>
    <w:p w14:paraId="0E699107">
      <w:pPr>
        <w:rPr>
          <w:rFonts w:hint="eastAsia"/>
          <w:lang w:val="en-US" w:eastAsia="zh-CN"/>
        </w:rPr>
      </w:pPr>
    </w:p>
    <w:p w14:paraId="330B8590">
      <w:pPr>
        <w:rPr>
          <w:rFonts w:hint="default"/>
          <w:b/>
          <w:bCs/>
          <w:lang w:val="en-US" w:eastAsia="zh-CN"/>
        </w:rPr>
      </w:pPr>
      <w:r>
        <w:rPr>
          <w:rFonts w:hint="eastAsia"/>
          <w:b/>
          <w:bCs/>
          <w:lang w:val="en-US" w:eastAsia="zh-CN"/>
        </w:rPr>
        <w:t>发起告警信号验收</w:t>
      </w:r>
    </w:p>
    <w:p w14:paraId="03AE9D6F">
      <w:pPr>
        <w:rPr>
          <w:ins w:id="869" w:author="zhoujiansheng" w:date="2025-10-22T11:20:44Z"/>
          <w:rFonts w:hint="eastAsia"/>
          <w:lang w:val="en-US" w:eastAsia="zh-CN"/>
        </w:rPr>
      </w:pPr>
      <w:r>
        <w:rPr>
          <w:rFonts w:hint="eastAsia"/>
          <w:lang w:val="en-US" w:eastAsia="zh-CN"/>
        </w:rPr>
        <w:t>动环告警信号验收流程，如</w:t>
      </w:r>
      <w:r>
        <w:rPr>
          <w:rFonts w:hint="eastAsia"/>
          <w:lang w:val="en-US" w:eastAsia="zh-CN"/>
        </w:rPr>
        <w:fldChar w:fldCharType="begin"/>
      </w:r>
      <w:r>
        <w:rPr>
          <w:rFonts w:hint="eastAsia"/>
          <w:lang w:val="en-US" w:eastAsia="zh-CN"/>
        </w:rPr>
        <w:instrText xml:space="preserve"> REF _Ref17002 \h </w:instrText>
      </w:r>
      <w:r>
        <w:rPr>
          <w:rFonts w:hint="eastAsia"/>
          <w:lang w:val="en-US" w:eastAsia="zh-CN"/>
        </w:rPr>
        <w:fldChar w:fldCharType="separate"/>
      </w:r>
      <w:r>
        <w:t>图2</w:t>
      </w:r>
      <w:r>
        <w:rPr>
          <w:rFonts w:hint="eastAsia"/>
          <w:lang w:val="en-US" w:eastAsia="zh-CN"/>
        </w:rPr>
        <w:fldChar w:fldCharType="end"/>
      </w:r>
      <w:r>
        <w:rPr>
          <w:rFonts w:hint="eastAsia"/>
          <w:lang w:val="en-US" w:eastAsia="zh-CN"/>
        </w:rPr>
        <w:t>所示。</w:t>
      </w:r>
      <w:ins w:id="870" w:author="zhoujiansheng" w:date="2025-10-09T17:34:54Z">
        <w:r>
          <w:rPr>
            <w:rFonts w:hint="eastAsia"/>
            <w:lang w:val="en-US" w:eastAsia="zh-CN"/>
          </w:rPr>
          <w:t>（</w:t>
        </w:r>
      </w:ins>
      <w:ins w:id="871" w:author="zhoujiansheng" w:date="2025-10-09T17:34:55Z">
        <w:r>
          <w:rPr>
            <w:rFonts w:hint="eastAsia"/>
            <w:lang w:val="en-US" w:eastAsia="zh-CN"/>
          </w:rPr>
          <w:t>2025</w:t>
        </w:r>
      </w:ins>
      <w:ins w:id="872" w:author="zhoujiansheng" w:date="2025-10-09T17:34:57Z">
        <w:r>
          <w:rPr>
            <w:rFonts w:hint="eastAsia"/>
            <w:lang w:val="en-US" w:eastAsia="zh-CN"/>
          </w:rPr>
          <w:t>1</w:t>
        </w:r>
      </w:ins>
      <w:ins w:id="873" w:author="zhoujiansheng" w:date="2025-10-09T17:34:58Z">
        <w:r>
          <w:rPr>
            <w:rFonts w:hint="eastAsia"/>
            <w:lang w:val="en-US" w:eastAsia="zh-CN"/>
          </w:rPr>
          <w:t>009</w:t>
        </w:r>
      </w:ins>
      <w:ins w:id="874" w:author="zhoujiansheng" w:date="2025-10-09T17:35:04Z">
        <w:r>
          <w:rPr>
            <w:rFonts w:hint="eastAsia"/>
            <w:lang w:val="en-US" w:eastAsia="zh-CN"/>
          </w:rPr>
          <w:t>重新</w:t>
        </w:r>
      </w:ins>
      <w:ins w:id="875" w:author="zhoujiansheng" w:date="2025-10-09T17:35:06Z">
        <w:r>
          <w:rPr>
            <w:rFonts w:hint="eastAsia"/>
            <w:lang w:val="en-US" w:eastAsia="zh-CN"/>
          </w:rPr>
          <w:t>修改</w:t>
        </w:r>
      </w:ins>
      <w:ins w:id="876" w:author="zhoujiansheng" w:date="2025-10-09T17:35:07Z">
        <w:r>
          <w:rPr>
            <w:rFonts w:hint="eastAsia"/>
            <w:lang w:val="en-US" w:eastAsia="zh-CN"/>
          </w:rPr>
          <w:t>了</w:t>
        </w:r>
      </w:ins>
      <w:ins w:id="877" w:author="zhoujiansheng" w:date="2025-10-09T17:35:09Z">
        <w:r>
          <w:rPr>
            <w:rFonts w:hint="eastAsia"/>
            <w:lang w:val="en-US" w:eastAsia="zh-CN"/>
          </w:rPr>
          <w:t>当前</w:t>
        </w:r>
      </w:ins>
      <w:ins w:id="878" w:author="zhoujiansheng" w:date="2025-10-09T17:35:11Z">
        <w:r>
          <w:rPr>
            <w:rFonts w:hint="eastAsia"/>
            <w:lang w:val="en-US" w:eastAsia="zh-CN"/>
          </w:rPr>
          <w:t>流程的</w:t>
        </w:r>
      </w:ins>
      <w:ins w:id="879" w:author="zhoujiansheng" w:date="2025-10-09T17:35:12Z">
        <w:r>
          <w:rPr>
            <w:rFonts w:hint="eastAsia"/>
            <w:lang w:val="en-US" w:eastAsia="zh-CN"/>
          </w:rPr>
          <w:t>流程</w:t>
        </w:r>
      </w:ins>
      <w:ins w:id="880" w:author="zhoujiansheng" w:date="2025-10-09T17:35:13Z">
        <w:r>
          <w:rPr>
            <w:rFonts w:hint="eastAsia"/>
            <w:lang w:val="en-US" w:eastAsia="zh-CN"/>
          </w:rPr>
          <w:t>图</w:t>
        </w:r>
      </w:ins>
      <w:ins w:id="881" w:author="zhoujiansheng" w:date="2025-10-09T17:35:14Z">
        <w:r>
          <w:rPr>
            <w:rFonts w:hint="eastAsia"/>
            <w:lang w:val="en-US" w:eastAsia="zh-CN"/>
          </w:rPr>
          <w:t>，</w:t>
        </w:r>
      </w:ins>
      <w:ins w:id="882" w:author="zhoujiansheng" w:date="2025-10-09T17:35:19Z">
        <w:r>
          <w:rPr>
            <w:rFonts w:hint="eastAsia"/>
            <w:lang w:val="en-US" w:eastAsia="zh-CN"/>
          </w:rPr>
          <w:t>原</w:t>
        </w:r>
      </w:ins>
      <w:ins w:id="883" w:author="zhoujiansheng" w:date="2025-10-09T17:35:21Z">
        <w:r>
          <w:rPr>
            <w:rFonts w:hint="eastAsia"/>
            <w:lang w:val="en-US" w:eastAsia="zh-CN"/>
          </w:rPr>
          <w:t>流程</w:t>
        </w:r>
      </w:ins>
      <w:ins w:id="884" w:author="zhoujiansheng" w:date="2025-10-09T17:35:23Z">
        <w:r>
          <w:rPr>
            <w:rFonts w:hint="eastAsia"/>
            <w:lang w:val="en-US" w:eastAsia="zh-CN"/>
          </w:rPr>
          <w:t>存在</w:t>
        </w:r>
      </w:ins>
      <w:ins w:id="885" w:author="zhoujiansheng" w:date="2025-10-09T17:35:26Z">
        <w:r>
          <w:rPr>
            <w:rFonts w:hint="eastAsia"/>
            <w:lang w:val="en-US" w:eastAsia="zh-CN"/>
          </w:rPr>
          <w:t>卡单</w:t>
        </w:r>
      </w:ins>
      <w:ins w:id="886" w:author="zhoujiansheng" w:date="2025-10-09T17:35:28Z">
        <w:r>
          <w:rPr>
            <w:rFonts w:hint="eastAsia"/>
            <w:lang w:val="en-US" w:eastAsia="zh-CN"/>
          </w:rPr>
          <w:t>无法</w:t>
        </w:r>
      </w:ins>
      <w:ins w:id="887" w:author="zhoujiansheng" w:date="2025-10-09T17:35:30Z">
        <w:r>
          <w:rPr>
            <w:rFonts w:hint="eastAsia"/>
            <w:lang w:val="en-US" w:eastAsia="zh-CN"/>
          </w:rPr>
          <w:t>流传的</w:t>
        </w:r>
      </w:ins>
      <w:ins w:id="888" w:author="zhoujiansheng" w:date="2025-10-09T17:35:32Z">
        <w:r>
          <w:rPr>
            <w:rFonts w:hint="eastAsia"/>
            <w:lang w:val="en-US" w:eastAsia="zh-CN"/>
          </w:rPr>
          <w:t>情况。</w:t>
        </w:r>
      </w:ins>
      <w:ins w:id="889" w:author="zhoujiansheng" w:date="2025-10-09T17:35:41Z">
        <w:r>
          <w:rPr>
            <w:rFonts w:hint="eastAsia"/>
            <w:lang w:val="en-US" w:eastAsia="zh-CN"/>
          </w:rPr>
          <w:t>功能</w:t>
        </w:r>
      </w:ins>
      <w:ins w:id="890" w:author="zhoujiansheng" w:date="2025-10-09T17:35:42Z">
        <w:r>
          <w:rPr>
            <w:rFonts w:hint="eastAsia"/>
            <w:lang w:val="en-US" w:eastAsia="zh-CN"/>
          </w:rPr>
          <w:t>需</w:t>
        </w:r>
      </w:ins>
      <w:ins w:id="891" w:author="zhoujiansheng" w:date="2025-10-09T17:35:43Z">
        <w:r>
          <w:rPr>
            <w:rFonts w:hint="eastAsia"/>
            <w:lang w:val="en-US" w:eastAsia="zh-CN"/>
          </w:rPr>
          <w:t>按</w:t>
        </w:r>
      </w:ins>
      <w:ins w:id="892" w:author="zhoujiansheng" w:date="2025-10-09T17:35:44Z">
        <w:r>
          <w:rPr>
            <w:rFonts w:hint="eastAsia"/>
            <w:lang w:val="en-US" w:eastAsia="zh-CN"/>
          </w:rPr>
          <w:t>新</w:t>
        </w:r>
      </w:ins>
      <w:ins w:id="893" w:author="zhoujiansheng" w:date="2025-10-09T17:35:45Z">
        <w:r>
          <w:rPr>
            <w:rFonts w:hint="eastAsia"/>
            <w:lang w:val="en-US" w:eastAsia="zh-CN"/>
          </w:rPr>
          <w:t>流程</w:t>
        </w:r>
      </w:ins>
      <w:ins w:id="894" w:author="zhoujiansheng" w:date="2025-10-09T17:35:48Z">
        <w:r>
          <w:rPr>
            <w:rFonts w:hint="eastAsia"/>
            <w:lang w:val="en-US" w:eastAsia="zh-CN"/>
          </w:rPr>
          <w:t>图</w:t>
        </w:r>
      </w:ins>
      <w:ins w:id="895" w:author="zhoujiansheng" w:date="2025-10-09T17:35:50Z">
        <w:r>
          <w:rPr>
            <w:rFonts w:hint="eastAsia"/>
            <w:lang w:val="en-US" w:eastAsia="zh-CN"/>
          </w:rPr>
          <w:t>进行</w:t>
        </w:r>
      </w:ins>
      <w:ins w:id="896" w:author="zhoujiansheng" w:date="2025-10-09T17:35:51Z">
        <w:r>
          <w:rPr>
            <w:rFonts w:hint="eastAsia"/>
            <w:lang w:val="en-US" w:eastAsia="zh-CN"/>
          </w:rPr>
          <w:t>优化</w:t>
        </w:r>
      </w:ins>
      <w:ins w:id="897" w:author="zhoujiansheng" w:date="2025-10-09T17:35:52Z">
        <w:r>
          <w:rPr>
            <w:rFonts w:hint="eastAsia"/>
            <w:lang w:val="en-US" w:eastAsia="zh-CN"/>
          </w:rPr>
          <w:t>调整</w:t>
        </w:r>
      </w:ins>
      <w:ins w:id="898" w:author="zhoujiansheng" w:date="2025-10-09T17:35:53Z">
        <w:r>
          <w:rPr>
            <w:rFonts w:hint="eastAsia"/>
            <w:lang w:val="en-US" w:eastAsia="zh-CN"/>
          </w:rPr>
          <w:t>。）</w:t>
        </w:r>
      </w:ins>
    </w:p>
    <w:p w14:paraId="20FDE2A6">
      <w:pPr>
        <w:rPr>
          <w:rFonts w:hint="default" w:eastAsia="宋体"/>
          <w:lang w:val="en-US" w:eastAsia="zh-CN"/>
        </w:rPr>
      </w:pPr>
      <w:ins w:id="899" w:author="zhoujiansheng" w:date="2025-10-22T11:20:53Z">
        <w:r>
          <w:rPr/>
          <w:drawing>
            <wp:inline distT="0" distB="0" distL="114300" distR="114300">
              <wp:extent cx="4952365" cy="4448175"/>
              <wp:effectExtent l="0" t="0" r="63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4952365" cy="4448175"/>
                      </a:xfrm>
                      <a:prstGeom prst="rect">
                        <a:avLst/>
                      </a:prstGeom>
                      <a:noFill/>
                      <a:ln>
                        <a:noFill/>
                      </a:ln>
                    </pic:spPr>
                  </pic:pic>
                </a:graphicData>
              </a:graphic>
            </wp:inline>
          </w:drawing>
        </w:r>
      </w:ins>
      <w:ins w:id="901" w:author="zhoujiansheng" w:date="2025-10-22T11:21:04Z">
        <w:r>
          <w:rPr>
            <w:rFonts w:hint="eastAsia"/>
            <w:lang w:val="en-US" w:eastAsia="zh-CN"/>
          </w:rPr>
          <w:t>旧</w:t>
        </w:r>
      </w:ins>
      <w:ins w:id="902" w:author="zhoujiansheng" w:date="2025-10-22T11:21:06Z">
        <w:r>
          <w:rPr>
            <w:rFonts w:hint="eastAsia"/>
            <w:lang w:val="en-US" w:eastAsia="zh-CN"/>
          </w:rPr>
          <w:t>流程图</w:t>
        </w:r>
      </w:ins>
      <w:ins w:id="903" w:author="zhoujiansheng" w:date="2025-10-22T11:21:08Z">
        <w:r>
          <w:rPr>
            <w:rFonts w:hint="eastAsia"/>
            <w:lang w:val="en-US" w:eastAsia="zh-CN"/>
          </w:rPr>
          <w:t>，</w:t>
        </w:r>
      </w:ins>
      <w:ins w:id="904" w:author="zhoujiansheng" w:date="2025-10-22T11:21:10Z">
        <w:r>
          <w:rPr>
            <w:rFonts w:hint="eastAsia"/>
            <w:lang w:val="en-US" w:eastAsia="zh-CN"/>
          </w:rPr>
          <w:t>供</w:t>
        </w:r>
      </w:ins>
      <w:ins w:id="905" w:author="zhoujiansheng" w:date="2025-10-22T11:21:12Z">
        <w:r>
          <w:rPr>
            <w:rFonts w:hint="eastAsia"/>
            <w:lang w:val="en-US" w:eastAsia="zh-CN"/>
          </w:rPr>
          <w:t>参考。</w:t>
        </w:r>
      </w:ins>
    </w:p>
    <w:p w14:paraId="005769BF">
      <w:pPr>
        <w:jc w:val="center"/>
      </w:pPr>
      <w:ins w:id="906" w:author="zhoujiansheng" w:date="2025-10-10T17:06:54Z">
        <w:r>
          <w:rPr/>
          <w:drawing>
            <wp:inline distT="0" distB="0" distL="114300" distR="114300">
              <wp:extent cx="4655820" cy="6941820"/>
              <wp:effectExtent l="0" t="0" r="7620" b="762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7"/>
                      <a:stretch>
                        <a:fillRect/>
                      </a:stretch>
                    </pic:blipFill>
                    <pic:spPr>
                      <a:xfrm>
                        <a:off x="0" y="0"/>
                        <a:ext cx="4655820" cy="6941820"/>
                      </a:xfrm>
                      <a:prstGeom prst="rect">
                        <a:avLst/>
                      </a:prstGeom>
                      <a:noFill/>
                      <a:ln>
                        <a:noFill/>
                      </a:ln>
                    </pic:spPr>
                  </pic:pic>
                </a:graphicData>
              </a:graphic>
            </wp:inline>
          </w:drawing>
        </w:r>
      </w:ins>
    </w:p>
    <w:p w14:paraId="2B5B9FBC">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ins w:id="908" w:author="zhoujiansheng" w:date="2025-10-09T15:43:28Z"/>
          <w:rFonts w:hint="eastAsia"/>
          <w:lang w:val="en-US" w:eastAsia="zh-CN"/>
        </w:rPr>
      </w:pPr>
      <w:bookmarkStart w:id="23" w:name="_Ref17002"/>
      <w:r>
        <w:t>图</w:t>
      </w:r>
      <w:r>
        <w:fldChar w:fldCharType="begin"/>
      </w:r>
      <w:r>
        <w:instrText xml:space="preserve"> SEQ 图 \* ARABIC </w:instrText>
      </w:r>
      <w:r>
        <w:fldChar w:fldCharType="separate"/>
      </w:r>
      <w:r>
        <w:t>2</w:t>
      </w:r>
      <w:r>
        <w:fldChar w:fldCharType="end"/>
      </w:r>
      <w:bookmarkEnd w:id="23"/>
      <w:r>
        <w:rPr>
          <w:rFonts w:hint="eastAsia"/>
          <w:lang w:val="en-US" w:eastAsia="zh-CN"/>
        </w:rPr>
        <w:t>动环告警信号测试验收流程图</w:t>
      </w:r>
    </w:p>
    <w:p w14:paraId="61D886AE">
      <w:pPr>
        <w:jc w:val="center"/>
        <w:rPr>
          <w:ins w:id="909" w:author="zhoujiansheng" w:date="2025-10-09T15:43:30Z"/>
          <w:rFonts w:hint="eastAsia"/>
          <w:lang w:val="en-US" w:eastAsia="zh-CN"/>
        </w:rPr>
      </w:pPr>
      <w:ins w:id="910" w:author="zhoujiansheng" w:date="2025-10-10T17:08:10Z"/>
      <w:ins w:id="911" w:author="zhoujiansheng" w:date="2025-10-10T17:08:10Z"/>
      <w:ins w:id="912" w:author="zhoujiansheng" w:date="2025-10-10T17:08:10Z"/>
      <w:ins w:id="913" w:author="zhoujiansheng" w:date="2025-10-10T17:08:10Z">
        <w:r>
          <w:rPr>
            <w:rFonts w:hint="eastAsia"/>
            <w:lang w:val="en-US" w:eastAsia="zh-CN"/>
          </w:rPr>
          <w:object>
            <v:shape id="_x0000_i1031" o:spt="75" type="#_x0000_t75" style="height:65.4pt;width:72.6pt;" o:ole="t" filled="f" o:preferrelative="t" stroked="f" coordsize="21600,21600">
              <v:path/>
              <v:fill on="f" focussize="0,0"/>
              <v:stroke on="f"/>
              <v:imagedata r:id="rId29" o:title=""/>
              <o:lock v:ext="edit" aspectratio="t"/>
              <w10:wrap type="none"/>
              <w10:anchorlock/>
            </v:shape>
            <o:OLEObject Type="Embed" ProgID="Package" ShapeID="_x0000_i1031" DrawAspect="Icon" ObjectID="_1468075731" r:id="rId28">
              <o:LockedField>false</o:LockedField>
            </o:OLEObject>
          </w:object>
        </w:r>
      </w:ins>
      <w:ins w:id="915" w:author="zhoujiansheng" w:date="2025-10-10T17:08:10Z"/>
    </w:p>
    <w:p w14:paraId="15D08056">
      <w:pPr>
        <w:rPr>
          <w:ins w:id="916" w:author="zhoujiansheng" w:date="2025-10-09T15:43:30Z"/>
          <w:rFonts w:hint="eastAsia"/>
          <w:lang w:val="en-US" w:eastAsia="zh-CN"/>
        </w:rPr>
      </w:pPr>
    </w:p>
    <w:p w14:paraId="3FF7F340">
      <w:pPr>
        <w:rPr>
          <w:rFonts w:hint="default"/>
          <w:lang w:val="en-US" w:eastAsia="zh-CN"/>
        </w:rPr>
      </w:pPr>
    </w:p>
    <w:p w14:paraId="5DA1AF2C">
      <w:pPr>
        <w:numPr>
          <w:ilvl w:val="0"/>
          <w:numId w:val="38"/>
        </w:numPr>
        <w:rPr>
          <w:rFonts w:hint="eastAsia"/>
          <w:b/>
          <w:bCs/>
          <w:lang w:val="en-US" w:eastAsia="zh-CN"/>
        </w:rPr>
      </w:pPr>
      <w:r>
        <w:rPr>
          <w:rFonts w:hint="eastAsia"/>
          <w:b/>
          <w:bCs/>
          <w:lang w:val="en-US" w:eastAsia="zh-CN"/>
        </w:rPr>
        <w:t>发起验收申请</w:t>
      </w:r>
    </w:p>
    <w:p w14:paraId="32E8D696">
      <w:pPr>
        <w:widowControl w:val="0"/>
        <w:numPr>
          <w:ilvl w:val="0"/>
          <w:numId w:val="0"/>
        </w:numPr>
        <w:jc w:val="both"/>
        <w:rPr>
          <w:rFonts w:hint="default"/>
          <w:lang w:val="en-US" w:eastAsia="zh-CN"/>
        </w:rPr>
      </w:pPr>
      <w:r>
        <w:rPr>
          <w:rFonts w:hint="eastAsia"/>
          <w:lang w:val="en-US" w:eastAsia="zh-CN"/>
        </w:rPr>
        <w:t>(1)基础信息：</w:t>
      </w:r>
    </w:p>
    <w:p w14:paraId="0568A441">
      <w:pPr>
        <w:widowControl w:val="0"/>
        <w:numPr>
          <w:ilvl w:val="0"/>
          <w:numId w:val="39"/>
        </w:numPr>
        <w:ind w:left="420" w:leftChars="0" w:hanging="420" w:firstLineChars="0"/>
        <w:jc w:val="both"/>
        <w:rPr>
          <w:rFonts w:hint="default"/>
          <w:lang w:val="en-US" w:eastAsia="zh-CN"/>
        </w:rPr>
      </w:pPr>
      <w:r>
        <w:rPr>
          <w:rFonts w:hint="eastAsia"/>
          <w:lang w:val="en-US" w:eastAsia="zh-CN"/>
        </w:rPr>
        <w:t>设备建设工程：必填项，手动录入当前工单待验收设备的所属设备建设工程名称。不超过50个字。</w:t>
      </w:r>
    </w:p>
    <w:p w14:paraId="7CDCE5CE">
      <w:pPr>
        <w:widowControl w:val="0"/>
        <w:numPr>
          <w:ilvl w:val="0"/>
          <w:numId w:val="39"/>
        </w:numPr>
        <w:ind w:left="420" w:leftChars="0" w:hanging="420" w:firstLineChars="0"/>
        <w:jc w:val="both"/>
        <w:rPr>
          <w:rFonts w:hint="eastAsia"/>
          <w:lang w:val="en-US" w:eastAsia="zh-CN"/>
        </w:rPr>
      </w:pPr>
      <w:r>
        <w:rPr>
          <w:rFonts w:hint="eastAsia"/>
          <w:lang w:val="en-US" w:eastAsia="zh-CN"/>
        </w:rPr>
        <w:t>动环监控系统：必填项，下拉选择，枚举值——局房动环/基站动环。</w:t>
      </w:r>
    </w:p>
    <w:p w14:paraId="50C38555">
      <w:pPr>
        <w:widowControl w:val="0"/>
        <w:numPr>
          <w:ilvl w:val="0"/>
          <w:numId w:val="39"/>
        </w:numPr>
        <w:ind w:left="420" w:leftChars="0" w:hanging="420" w:firstLineChars="0"/>
        <w:jc w:val="both"/>
        <w:rPr>
          <w:rFonts w:hint="eastAsia"/>
          <w:lang w:val="en-US" w:eastAsia="zh-CN"/>
        </w:rPr>
      </w:pPr>
      <w:r>
        <w:rPr>
          <w:rFonts w:hint="eastAsia"/>
          <w:lang w:val="en-US" w:eastAsia="zh-CN"/>
        </w:rPr>
        <w:t>要求完成时间：必填项，当前日期之后的</w:t>
      </w:r>
      <w:del w:id="917" w:author="zhoujiansheng" w:date="2025-10-10T16:15:24Z">
        <w:r>
          <w:rPr>
            <w:rFonts w:hint="default"/>
            <w:lang w:val="en-US" w:eastAsia="zh-CN"/>
          </w:rPr>
          <w:delText>30</w:delText>
        </w:r>
      </w:del>
      <w:ins w:id="918" w:author="zhoujiansheng" w:date="2025-10-10T16:15:24Z">
        <w:r>
          <w:rPr>
            <w:rFonts w:hint="eastAsia"/>
            <w:lang w:val="en-US" w:eastAsia="zh-CN"/>
          </w:rPr>
          <w:t>15</w:t>
        </w:r>
      </w:ins>
      <w:r>
        <w:rPr>
          <w:rFonts w:hint="eastAsia"/>
          <w:lang w:val="en-US" w:eastAsia="zh-CN"/>
        </w:rPr>
        <w:t>天内日期可选（不含当前日期）。格式yyyy-mm-dd。若工单新建后保存为草稿，提交工单时日期≥之前填写的要求完成时间日期，提交工单时须提示修改完成时间。</w:t>
      </w:r>
    </w:p>
    <w:p w14:paraId="18263F20">
      <w:pPr>
        <w:widowControl w:val="0"/>
        <w:numPr>
          <w:ilvl w:val="0"/>
          <w:numId w:val="39"/>
        </w:numPr>
        <w:ind w:left="420" w:leftChars="0" w:hanging="420" w:firstLineChars="0"/>
        <w:jc w:val="both"/>
        <w:rPr>
          <w:rFonts w:hint="eastAsia"/>
          <w:highlight w:val="none"/>
          <w:lang w:val="en-US" w:eastAsia="zh-CN"/>
        </w:rPr>
      </w:pPr>
      <w:r>
        <w:rPr>
          <w:rFonts w:hint="eastAsia"/>
          <w:lang w:val="en-US" w:eastAsia="zh-CN"/>
        </w:rPr>
        <w:t>移动验收人员：必填项，</w:t>
      </w:r>
      <w:ins w:id="919" w:author="zhoujiansheng" w:date="2025-10-10T10:08:19Z">
        <w:bookmarkStart w:id="24" w:name="OLE_LINK10"/>
        <w:r>
          <w:rPr>
            <w:rFonts w:hint="eastAsia"/>
            <w:lang w:val="en-US" w:eastAsia="zh-CN"/>
          </w:rPr>
          <w:t>手动</w:t>
        </w:r>
      </w:ins>
      <w:ins w:id="920" w:author="zhoujiansheng" w:date="2025-10-10T10:08:21Z">
        <w:r>
          <w:rPr>
            <w:rFonts w:hint="eastAsia"/>
            <w:lang w:val="en-US" w:eastAsia="zh-CN"/>
          </w:rPr>
          <w:t>输入</w:t>
        </w:r>
      </w:ins>
      <w:ins w:id="921" w:author="zhoujiansheng" w:date="2025-10-10T10:08:22Z">
        <w:r>
          <w:rPr>
            <w:rFonts w:hint="eastAsia"/>
            <w:lang w:val="en-US" w:eastAsia="zh-CN"/>
          </w:rPr>
          <w:t>，</w:t>
        </w:r>
      </w:ins>
      <w:ins w:id="922" w:author="zhoujiansheng" w:date="2025-10-10T10:08:35Z">
        <w:r>
          <w:rPr>
            <w:rFonts w:hint="eastAsia"/>
            <w:lang w:val="en-US" w:eastAsia="zh-CN"/>
          </w:rPr>
          <w:t>文本</w:t>
        </w:r>
      </w:ins>
      <w:ins w:id="923" w:author="zhoujiansheng" w:date="2025-10-10T10:08:37Z">
        <w:r>
          <w:rPr>
            <w:rFonts w:hint="eastAsia"/>
            <w:lang w:val="en-US" w:eastAsia="zh-CN"/>
          </w:rPr>
          <w:t>长度</w:t>
        </w:r>
      </w:ins>
      <w:ins w:id="924" w:author="zhoujiansheng" w:date="2025-10-10T10:08:41Z">
        <w:r>
          <w:rPr>
            <w:rFonts w:hint="eastAsia"/>
            <w:lang w:val="en-US" w:eastAsia="zh-CN"/>
          </w:rPr>
          <w:t>不</w:t>
        </w:r>
      </w:ins>
      <w:ins w:id="925" w:author="zhoujiansheng" w:date="2025-10-10T10:08:43Z">
        <w:r>
          <w:rPr>
            <w:rFonts w:hint="eastAsia"/>
            <w:lang w:val="en-US" w:eastAsia="zh-CN"/>
          </w:rPr>
          <w:t>超过</w:t>
        </w:r>
      </w:ins>
      <w:ins w:id="926" w:author="zhoujiansheng" w:date="2025-10-10T10:08:44Z">
        <w:r>
          <w:rPr>
            <w:rFonts w:hint="eastAsia"/>
            <w:lang w:val="en-US" w:eastAsia="zh-CN"/>
          </w:rPr>
          <w:t>100</w:t>
        </w:r>
      </w:ins>
      <w:ins w:id="927" w:author="zhoujiansheng" w:date="2025-10-10T10:08:46Z">
        <w:r>
          <w:rPr>
            <w:rFonts w:hint="eastAsia"/>
            <w:lang w:val="en-US" w:eastAsia="zh-CN"/>
          </w:rPr>
          <w:t>字</w:t>
        </w:r>
      </w:ins>
      <w:ins w:id="928" w:author="zhoujiansheng" w:date="2025-10-10T10:08:47Z">
        <w:r>
          <w:rPr>
            <w:rFonts w:hint="eastAsia"/>
            <w:lang w:val="en-US" w:eastAsia="zh-CN"/>
          </w:rPr>
          <w:t>。</w:t>
        </w:r>
      </w:ins>
      <w:ins w:id="929" w:author="zhoujiansheng" w:date="2025-10-10T10:08:57Z">
        <w:r>
          <w:rPr>
            <w:rFonts w:hint="eastAsia"/>
            <w:lang w:val="en-US" w:eastAsia="zh-CN"/>
          </w:rPr>
          <w:t>输入框</w:t>
        </w:r>
      </w:ins>
      <w:ins w:id="930" w:author="zhoujiansheng" w:date="2025-10-10T10:09:00Z">
        <w:r>
          <w:rPr>
            <w:rFonts w:hint="eastAsia"/>
            <w:lang w:val="en-US" w:eastAsia="zh-CN"/>
          </w:rPr>
          <w:t>提示</w:t>
        </w:r>
      </w:ins>
      <w:ins w:id="931" w:author="zhoujiansheng" w:date="2025-10-10T10:09:01Z">
        <w:r>
          <w:rPr>
            <w:rFonts w:hint="eastAsia"/>
            <w:lang w:val="en-US" w:eastAsia="zh-CN"/>
          </w:rPr>
          <w:t>“</w:t>
        </w:r>
      </w:ins>
      <w:ins w:id="932" w:author="zhoujiansheng" w:date="2025-10-10T10:09:03Z">
        <w:r>
          <w:rPr>
            <w:rFonts w:hint="eastAsia"/>
            <w:lang w:val="en-US" w:eastAsia="zh-CN"/>
          </w:rPr>
          <w:t>请</w:t>
        </w:r>
      </w:ins>
      <w:ins w:id="933" w:author="zhoujiansheng" w:date="2025-10-10T10:09:21Z">
        <w:r>
          <w:rPr>
            <w:rFonts w:hint="eastAsia"/>
            <w:lang w:val="en-US" w:eastAsia="zh-CN"/>
          </w:rPr>
          <w:t>填写</w:t>
        </w:r>
      </w:ins>
      <w:ins w:id="934" w:author="zhoujiansheng" w:date="2025-10-10T10:09:24Z">
        <w:r>
          <w:rPr>
            <w:rFonts w:hint="eastAsia"/>
            <w:lang w:val="en-US" w:eastAsia="zh-CN"/>
          </w:rPr>
          <w:t>移动</w:t>
        </w:r>
      </w:ins>
      <w:ins w:id="935" w:author="zhoujiansheng" w:date="2025-10-10T10:09:29Z">
        <w:r>
          <w:rPr>
            <w:rFonts w:hint="eastAsia"/>
            <w:lang w:val="en-US" w:eastAsia="zh-CN"/>
          </w:rPr>
          <w:t>参与</w:t>
        </w:r>
      </w:ins>
      <w:ins w:id="936" w:author="zhoujiansheng" w:date="2025-10-10T10:09:31Z">
        <w:r>
          <w:rPr>
            <w:rFonts w:hint="eastAsia"/>
            <w:lang w:val="en-US" w:eastAsia="zh-CN"/>
          </w:rPr>
          <w:t>验收</w:t>
        </w:r>
      </w:ins>
      <w:ins w:id="937" w:author="zhoujiansheng" w:date="2025-10-10T10:09:32Z">
        <w:r>
          <w:rPr>
            <w:rFonts w:hint="eastAsia"/>
            <w:lang w:val="en-US" w:eastAsia="zh-CN"/>
          </w:rPr>
          <w:t>人员</w:t>
        </w:r>
      </w:ins>
      <w:ins w:id="938" w:author="zhoujiansheng" w:date="2025-10-10T10:09:33Z">
        <w:r>
          <w:rPr>
            <w:rFonts w:hint="eastAsia"/>
            <w:lang w:val="en-US" w:eastAsia="zh-CN"/>
          </w:rPr>
          <w:t>姓名</w:t>
        </w:r>
      </w:ins>
      <w:ins w:id="939" w:author="zhoujiansheng" w:date="2025-10-10T10:09:37Z">
        <w:r>
          <w:rPr>
            <w:rFonts w:hint="eastAsia"/>
            <w:lang w:val="en-US" w:eastAsia="zh-CN"/>
          </w:rPr>
          <w:t>。</w:t>
        </w:r>
        <w:bookmarkEnd w:id="24"/>
      </w:ins>
      <w:del w:id="940" w:author="zhoujiansheng" w:date="2025-10-10T10:09:40Z">
        <w:r>
          <w:rPr>
            <w:rFonts w:hint="eastAsia"/>
            <w:highlight w:val="none"/>
            <w:lang w:val="en-US" w:eastAsia="zh-CN"/>
          </w:rPr>
          <w:delText>可多选</w:delText>
        </w:r>
      </w:del>
      <w:del w:id="941" w:author="zhoujiansheng" w:date="2025-10-10T10:09:41Z">
        <w:r>
          <w:rPr>
            <w:rFonts w:hint="eastAsia"/>
            <w:highlight w:val="none"/>
            <w:lang w:val="en-US" w:eastAsia="zh-CN"/>
          </w:rPr>
          <w:delText>。</w:delText>
        </w:r>
      </w:del>
    </w:p>
    <w:p w14:paraId="10FEB5BB">
      <w:pPr>
        <w:widowControl w:val="0"/>
        <w:numPr>
          <w:ilvl w:val="0"/>
          <w:numId w:val="39"/>
        </w:numPr>
        <w:ind w:left="420" w:leftChars="0" w:hanging="420" w:firstLineChars="0"/>
        <w:jc w:val="both"/>
        <w:rPr>
          <w:rFonts w:hint="default"/>
          <w:highlight w:val="none"/>
          <w:lang w:val="en-US" w:eastAsia="zh-CN"/>
        </w:rPr>
      </w:pPr>
      <w:r>
        <w:rPr>
          <w:rFonts w:hint="eastAsia"/>
          <w:highlight w:val="none"/>
          <w:lang w:val="en-US" w:eastAsia="zh-CN"/>
        </w:rPr>
        <w:t>厂商验收人员：必填项，</w:t>
      </w:r>
      <w:ins w:id="942" w:author="zhoujiansheng" w:date="2025-10-10T10:09:53Z">
        <w:r>
          <w:rPr>
            <w:rFonts w:hint="eastAsia"/>
            <w:lang w:val="en-US" w:eastAsia="zh-CN"/>
          </w:rPr>
          <w:t>手动输入，文本长度不超过100字。输入框提示“请填写</w:t>
        </w:r>
      </w:ins>
      <w:ins w:id="943" w:author="zhoujiansheng" w:date="2025-10-10T10:09:59Z">
        <w:r>
          <w:rPr>
            <w:rFonts w:hint="eastAsia"/>
            <w:lang w:val="en-US" w:eastAsia="zh-CN"/>
          </w:rPr>
          <w:t>厂商</w:t>
        </w:r>
      </w:ins>
      <w:ins w:id="944" w:author="zhoujiansheng" w:date="2025-10-10T10:09:53Z">
        <w:r>
          <w:rPr>
            <w:rFonts w:hint="eastAsia"/>
            <w:lang w:val="en-US" w:eastAsia="zh-CN"/>
          </w:rPr>
          <w:t>参与验收人员姓名。</w:t>
        </w:r>
      </w:ins>
      <w:del w:id="945" w:author="zhoujiansheng" w:date="2025-10-10T10:10:03Z">
        <w:r>
          <w:rPr>
            <w:rFonts w:hint="eastAsia"/>
            <w:highlight w:val="none"/>
            <w:lang w:val="en-US" w:eastAsia="zh-CN"/>
          </w:rPr>
          <w:delText>可多选</w:delText>
        </w:r>
      </w:del>
    </w:p>
    <w:p w14:paraId="33A35B6E">
      <w:pPr>
        <w:widowControl w:val="0"/>
        <w:numPr>
          <w:ilvl w:val="0"/>
          <w:numId w:val="0"/>
        </w:numPr>
        <w:jc w:val="both"/>
        <w:rPr>
          <w:rFonts w:hint="eastAsia"/>
          <w:lang w:val="en-US" w:eastAsia="zh-CN"/>
        </w:rPr>
      </w:pPr>
      <w:r>
        <w:rPr>
          <w:rFonts w:hint="eastAsia"/>
          <w:lang w:val="en-US" w:eastAsia="zh-CN"/>
        </w:rPr>
        <w:t>(2)资源设备新增：</w:t>
      </w:r>
      <w:r>
        <w:rPr>
          <w:rFonts w:hint="eastAsia"/>
          <w:lang w:val="en-US" w:eastAsia="zh-CN"/>
        </w:rPr>
        <w:br w:type="textWrapping"/>
      </w:r>
      <w:r>
        <w:rPr>
          <w:rFonts w:hint="eastAsia"/>
          <w:lang w:val="en-US" w:eastAsia="zh-CN"/>
        </w:rPr>
        <w:t>关联综资数据，资源设备数据通过表格弹窗的形式进行选择。</w:t>
      </w:r>
    </w:p>
    <w:p w14:paraId="22418009">
      <w:pPr>
        <w:widowControl w:val="0"/>
        <w:numPr>
          <w:ilvl w:val="0"/>
          <w:numId w:val="40"/>
        </w:numPr>
        <w:ind w:left="420" w:leftChars="0" w:hanging="420" w:firstLineChars="0"/>
        <w:jc w:val="both"/>
        <w:rPr>
          <w:rFonts w:hint="default"/>
          <w:lang w:val="en-US" w:eastAsia="zh-CN"/>
        </w:rPr>
      </w:pPr>
      <w:r>
        <w:rPr>
          <w:rFonts w:hint="eastAsia"/>
          <w:lang w:val="en-US" w:eastAsia="zh-CN"/>
        </w:rPr>
        <w:t>弹窗表格筛选条件：地市、区县、站点名称、机房名称、设备类型、使用状态（</w:t>
      </w:r>
      <w:ins w:id="946" w:author="zhoujiansheng" w:date="2025-10-10T19:25:15Z">
        <w:r>
          <w:rPr>
            <w:rFonts w:hint="eastAsia"/>
            <w:lang w:val="en-US" w:eastAsia="zh-CN"/>
          </w:rPr>
          <w:t>下拉</w:t>
        </w:r>
      </w:ins>
      <w:ins w:id="947" w:author="zhoujiansheng" w:date="2025-10-10T19:25:17Z">
        <w:r>
          <w:rPr>
            <w:rFonts w:hint="eastAsia"/>
            <w:lang w:val="en-US" w:eastAsia="zh-CN"/>
          </w:rPr>
          <w:t>枚举，</w:t>
        </w:r>
      </w:ins>
      <w:ins w:id="948" w:author="zhoujiansheng" w:date="2025-10-10T19:25:19Z">
        <w:r>
          <w:rPr>
            <w:rFonts w:hint="eastAsia"/>
            <w:lang w:val="en-US" w:eastAsia="zh-CN"/>
          </w:rPr>
          <w:t>可</w:t>
        </w:r>
      </w:ins>
      <w:ins w:id="949" w:author="zhoujiansheng" w:date="2025-10-10T19:25:21Z">
        <w:r>
          <w:rPr>
            <w:rFonts w:hint="eastAsia"/>
            <w:lang w:val="en-US" w:eastAsia="zh-CN"/>
          </w:rPr>
          <w:t>多选</w:t>
        </w:r>
      </w:ins>
      <w:ins w:id="950" w:author="zhoujiansheng" w:date="2025-10-10T19:25:22Z">
        <w:r>
          <w:rPr>
            <w:rFonts w:hint="eastAsia"/>
            <w:lang w:val="en-US" w:eastAsia="zh-CN"/>
          </w:rPr>
          <w:t>，</w:t>
        </w:r>
      </w:ins>
      <w:ins w:id="951" w:author="zhoujiansheng" w:date="2025-10-10T19:25:24Z">
        <w:r>
          <w:rPr>
            <w:rFonts w:hint="eastAsia"/>
            <w:lang w:val="en-US" w:eastAsia="zh-CN"/>
          </w:rPr>
          <w:t>枚举值</w:t>
        </w:r>
      </w:ins>
      <w:ins w:id="952" w:author="zhoujiansheng" w:date="2025-10-10T19:25:25Z">
        <w:r>
          <w:rPr>
            <w:rFonts w:hint="eastAsia"/>
            <w:lang w:val="en-US" w:eastAsia="zh-CN"/>
          </w:rPr>
          <w:t>：</w:t>
        </w:r>
      </w:ins>
      <w:r>
        <w:rPr>
          <w:rFonts w:hint="eastAsia"/>
          <w:lang w:val="en-US" w:eastAsia="zh-CN"/>
        </w:rPr>
        <w:t>工程</w:t>
      </w:r>
      <w:ins w:id="953" w:author="zhoujiansheng" w:date="2025-10-10T19:24:36Z">
        <w:r>
          <w:rPr>
            <w:rFonts w:hint="eastAsia"/>
            <w:lang w:val="en-US" w:eastAsia="zh-CN"/>
          </w:rPr>
          <w:t>试运行</w:t>
        </w:r>
      </w:ins>
      <w:r>
        <w:rPr>
          <w:rFonts w:hint="eastAsia"/>
          <w:lang w:val="en-US" w:eastAsia="zh-CN"/>
        </w:rPr>
        <w:t>/在网/退网/空载，默认工程</w:t>
      </w:r>
      <w:ins w:id="954" w:author="zhoujiansheng" w:date="2025-10-22T10:55:35Z">
        <w:r>
          <w:rPr>
            <w:rFonts w:hint="eastAsia"/>
            <w:lang w:val="en-US" w:eastAsia="zh-CN"/>
          </w:rPr>
          <w:t>试运行</w:t>
        </w:r>
      </w:ins>
      <w:r>
        <w:rPr>
          <w:rFonts w:hint="eastAsia"/>
          <w:lang w:val="en-US" w:eastAsia="zh-CN"/>
        </w:rPr>
        <w:t>）</w:t>
      </w:r>
    </w:p>
    <w:p w14:paraId="6FE7BD51">
      <w:pPr>
        <w:numPr>
          <w:ilvl w:val="0"/>
          <w:numId w:val="40"/>
        </w:numPr>
        <w:ind w:left="420" w:leftChars="0" w:hanging="420" w:firstLineChars="0"/>
        <w:rPr>
          <w:rFonts w:hint="eastAsia"/>
          <w:lang w:val="en-US" w:eastAsia="zh-CN"/>
        </w:rPr>
      </w:pPr>
      <w:r>
        <w:rPr>
          <w:rFonts w:hint="eastAsia"/>
          <w:lang w:val="en-US" w:eastAsia="zh-CN"/>
        </w:rPr>
        <w:t>查询结果字段：地市、区县、站点名称、机房名称、设备类型、</w:t>
      </w:r>
      <w:ins w:id="955" w:author="zhoujiansheng" w:date="2025-10-10T19:27:37Z">
        <w:r>
          <w:rPr>
            <w:rFonts w:hint="eastAsia"/>
            <w:lang w:val="en-US" w:eastAsia="zh-CN"/>
          </w:rPr>
          <w:t>设备</w:t>
        </w:r>
      </w:ins>
      <w:ins w:id="956" w:author="zhoujiansheng" w:date="2025-10-10T19:27:38Z">
        <w:r>
          <w:rPr>
            <w:rFonts w:hint="eastAsia"/>
            <w:lang w:val="en-US" w:eastAsia="zh-CN"/>
          </w:rPr>
          <w:t>子类</w:t>
        </w:r>
      </w:ins>
      <w:ins w:id="957" w:author="zhoujiansheng" w:date="2025-10-10T19:27:40Z">
        <w:r>
          <w:rPr>
            <w:rFonts w:hint="eastAsia"/>
            <w:lang w:val="en-US" w:eastAsia="zh-CN"/>
          </w:rPr>
          <w:t>、</w:t>
        </w:r>
      </w:ins>
      <w:r>
        <w:rPr>
          <w:rFonts w:hint="eastAsia"/>
          <w:lang w:val="en-US" w:eastAsia="zh-CN"/>
        </w:rPr>
        <w:t>设备名称、使用状态。</w:t>
      </w:r>
    </w:p>
    <w:p w14:paraId="1F8DEA66">
      <w:pPr>
        <w:rPr>
          <w:rFonts w:hint="default"/>
          <w:lang w:val="en-US" w:eastAsia="zh-CN"/>
        </w:rPr>
      </w:pPr>
      <w:r>
        <w:rPr>
          <w:rFonts w:hint="eastAsia"/>
          <w:lang w:val="en-US" w:eastAsia="zh-CN"/>
        </w:rPr>
        <w:t>校验：1、同一条资源设备信息不允许重复添加。2、已通过告警信号测试验收或正在验收的设备被再次添加时需提示。</w:t>
      </w:r>
      <w:r>
        <w:rPr>
          <w:rFonts w:hint="eastAsia"/>
          <w:highlight w:val="yellow"/>
          <w:lang w:val="en-US" w:eastAsia="zh-CN"/>
        </w:rPr>
        <w:t>3、设备是否可关联到对应“设备</w:t>
      </w:r>
      <w:del w:id="958" w:author="zhoujiansheng" w:date="2025-10-10T19:31:18Z">
        <w:r>
          <w:rPr>
            <w:rFonts w:hint="default"/>
            <w:highlight w:val="yellow"/>
            <w:lang w:val="en-US" w:eastAsia="zh-CN"/>
          </w:rPr>
          <w:delText>类型</w:delText>
        </w:r>
      </w:del>
      <w:ins w:id="959" w:author="zhoujiansheng" w:date="2025-10-10T19:31:19Z">
        <w:r>
          <w:rPr>
            <w:rFonts w:hint="eastAsia"/>
            <w:highlight w:val="yellow"/>
            <w:lang w:val="en-US" w:eastAsia="zh-CN"/>
          </w:rPr>
          <w:t>子类</w:t>
        </w:r>
      </w:ins>
      <w:r>
        <w:rPr>
          <w:rFonts w:hint="eastAsia"/>
          <w:highlight w:val="yellow"/>
          <w:lang w:val="en-US" w:eastAsia="zh-CN"/>
        </w:rPr>
        <w:t>”的“动环告警信号测试模板”，无法关联不允许添加。</w:t>
      </w:r>
      <w:r>
        <w:commentReference w:id="5"/>
      </w:r>
    </w:p>
    <w:p w14:paraId="304ECECB">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提交工单时，需判断资源设备是否为空（未添加任何设备），若为空，不允许提交工单，弹窗提示“请至少添加一台设备”。</w:t>
      </w:r>
    </w:p>
    <w:p w14:paraId="12432C11">
      <w:pPr>
        <w:rPr>
          <w:rFonts w:hint="eastAsia"/>
          <w:lang w:val="en-US" w:eastAsia="zh-CN"/>
        </w:rPr>
      </w:pPr>
    </w:p>
    <w:p w14:paraId="7736E523">
      <w:pPr>
        <w:rPr>
          <w:rFonts w:hint="eastAsia"/>
          <w:lang w:val="en-US" w:eastAsia="zh-CN"/>
        </w:rPr>
      </w:pPr>
      <w:r>
        <w:rPr>
          <w:rFonts w:hint="eastAsia"/>
          <w:lang w:val="en-US" w:eastAsia="zh-CN"/>
        </w:rPr>
        <w:t>设备新增后的列表字段如</w:t>
      </w:r>
      <w:r>
        <w:rPr>
          <w:rFonts w:hint="eastAsia"/>
          <w:lang w:val="en-US" w:eastAsia="zh-CN"/>
        </w:rPr>
        <w:fldChar w:fldCharType="begin"/>
      </w:r>
      <w:r>
        <w:rPr>
          <w:rFonts w:hint="eastAsia"/>
          <w:lang w:val="en-US" w:eastAsia="zh-CN"/>
        </w:rPr>
        <w:instrText xml:space="preserve"> REF _Ref20078 \h </w:instrText>
      </w:r>
      <w:r>
        <w:rPr>
          <w:rFonts w:hint="eastAsia"/>
          <w:lang w:val="en-US" w:eastAsia="zh-CN"/>
        </w:rPr>
        <w:fldChar w:fldCharType="separate"/>
      </w:r>
      <w:r>
        <w:t>图3</w:t>
      </w:r>
      <w:r>
        <w:rPr>
          <w:rFonts w:hint="eastAsia"/>
          <w:lang w:val="en-US" w:eastAsia="zh-CN"/>
        </w:rPr>
        <w:fldChar w:fldCharType="end"/>
      </w:r>
      <w:r>
        <w:rPr>
          <w:rFonts w:hint="eastAsia"/>
          <w:lang w:val="en-US" w:eastAsia="zh-CN"/>
        </w:rPr>
        <w:t>所示。</w:t>
      </w:r>
    </w:p>
    <w:p w14:paraId="7FE8CA0A">
      <w:pPr>
        <w:rPr>
          <w:rFonts w:hint="eastAsia"/>
          <w:lang w:val="en-US" w:eastAsia="zh-CN"/>
        </w:rPr>
      </w:pPr>
      <w:r>
        <w:rPr>
          <w:rFonts w:hint="eastAsia"/>
          <w:lang w:val="en-US" w:eastAsia="zh-CN"/>
        </w:rPr>
        <w:t>列表中字段说明如下：</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64488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shd w:val="clear" w:color="auto" w:fill="D7D7D7" w:themeFill="background1" w:themeFillShade="D8"/>
          </w:tcPr>
          <w:p w14:paraId="02B44FD3">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14:paraId="66645B8C">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1427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5510008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设备建设工程</w:t>
            </w:r>
          </w:p>
        </w:tc>
        <w:tc>
          <w:tcPr>
            <w:tcW w:w="6633" w:type="dxa"/>
          </w:tcPr>
          <w:p w14:paraId="3661E7D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自动填充基础信息中已填写的设备建设工程名称</w:t>
            </w:r>
          </w:p>
        </w:tc>
      </w:tr>
      <w:tr w14:paraId="2EA4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15C254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960" w:author="zhoujiansheng" w:date="2025-10-10T19:33:29Z">
              <w:r>
                <w:rPr>
                  <w:rFonts w:hint="eastAsia"/>
                  <w:lang w:val="en-US" w:eastAsia="zh-CN"/>
                </w:rPr>
                <w:delText>所属</w:delText>
              </w:r>
            </w:del>
            <w:r>
              <w:rPr>
                <w:rFonts w:hint="eastAsia"/>
                <w:lang w:val="en-US" w:eastAsia="zh-CN"/>
              </w:rPr>
              <w:t>地市</w:t>
            </w:r>
          </w:p>
        </w:tc>
        <w:tc>
          <w:tcPr>
            <w:tcW w:w="6633" w:type="dxa"/>
          </w:tcPr>
          <w:p w14:paraId="2A60AA6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7E39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2C61AFC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961" w:author="zhoujiansheng" w:date="2025-10-10T19:33:30Z">
              <w:r>
                <w:rPr>
                  <w:rFonts w:hint="eastAsia"/>
                  <w:lang w:val="en-US" w:eastAsia="zh-CN"/>
                </w:rPr>
                <w:delText>所属</w:delText>
              </w:r>
            </w:del>
            <w:r>
              <w:rPr>
                <w:rFonts w:hint="eastAsia"/>
                <w:lang w:val="en-US" w:eastAsia="zh-CN"/>
              </w:rPr>
              <w:t>区县</w:t>
            </w:r>
          </w:p>
        </w:tc>
        <w:tc>
          <w:tcPr>
            <w:tcW w:w="6633" w:type="dxa"/>
          </w:tcPr>
          <w:p w14:paraId="60F9F6B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743E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65D2CD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站点类型</w:t>
            </w:r>
          </w:p>
        </w:tc>
        <w:tc>
          <w:tcPr>
            <w:tcW w:w="6633" w:type="dxa"/>
          </w:tcPr>
          <w:p w14:paraId="567205F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5A262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508B803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站点级别</w:t>
            </w:r>
          </w:p>
        </w:tc>
        <w:tc>
          <w:tcPr>
            <w:tcW w:w="6633" w:type="dxa"/>
          </w:tcPr>
          <w:p w14:paraId="3548258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通过站点名称关联综资“RM_SITE_PROPERTY”站点动环属性表的“广西站点级别”，如</w:t>
            </w:r>
            <w:r>
              <w:rPr>
                <w:rFonts w:hint="eastAsia"/>
                <w:lang w:val="en-US" w:eastAsia="zh-CN"/>
              </w:rPr>
              <w:fldChar w:fldCharType="begin"/>
            </w:r>
            <w:r>
              <w:rPr>
                <w:rFonts w:hint="eastAsia"/>
                <w:lang w:val="en-US" w:eastAsia="zh-CN"/>
              </w:rPr>
              <w:instrText xml:space="preserve"> REF _Ref20366 \h </w:instrText>
            </w:r>
            <w:r>
              <w:rPr>
                <w:rFonts w:hint="eastAsia"/>
                <w:lang w:val="en-US" w:eastAsia="zh-CN"/>
              </w:rPr>
              <w:fldChar w:fldCharType="separate"/>
            </w:r>
            <w:r>
              <w:t>图4</w:t>
            </w:r>
            <w:r>
              <w:rPr>
                <w:rFonts w:hint="eastAsia"/>
                <w:lang w:val="en-US" w:eastAsia="zh-CN"/>
              </w:rPr>
              <w:fldChar w:fldCharType="end"/>
            </w:r>
            <w:r>
              <w:rPr>
                <w:rFonts w:hint="eastAsia"/>
                <w:lang w:val="en-US" w:eastAsia="zh-CN"/>
              </w:rPr>
              <w:t>所示</w:t>
            </w:r>
          </w:p>
        </w:tc>
      </w:tr>
      <w:tr w14:paraId="21F04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DFCDA2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站点名称</w:t>
            </w:r>
          </w:p>
        </w:tc>
        <w:tc>
          <w:tcPr>
            <w:tcW w:w="6633" w:type="dxa"/>
          </w:tcPr>
          <w:p w14:paraId="4DC34C6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5D89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F09ABD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机房名称</w:t>
            </w:r>
          </w:p>
        </w:tc>
        <w:tc>
          <w:tcPr>
            <w:tcW w:w="6633" w:type="dxa"/>
          </w:tcPr>
          <w:p w14:paraId="6305608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09BA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85EFBD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设备类型</w:t>
            </w:r>
          </w:p>
        </w:tc>
        <w:tc>
          <w:tcPr>
            <w:tcW w:w="6633" w:type="dxa"/>
          </w:tcPr>
          <w:p w14:paraId="34CEF6D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57104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962" w:author="zhoujiansheng" w:date="2025-10-10T19:33:43Z"/>
        </w:trPr>
        <w:tc>
          <w:tcPr>
            <w:tcW w:w="2571" w:type="dxa"/>
            <w:vAlign w:val="center"/>
          </w:tcPr>
          <w:p w14:paraId="057A06BD">
            <w:pPr>
              <w:pStyle w:val="16"/>
              <w:keepNext w:val="0"/>
              <w:keepLines w:val="0"/>
              <w:pageBreakBefore w:val="0"/>
              <w:widowControl w:val="0"/>
              <w:kinsoku/>
              <w:wordWrap/>
              <w:overflowPunct/>
              <w:topLinePunct w:val="0"/>
              <w:autoSpaceDE/>
              <w:autoSpaceDN/>
              <w:bidi w:val="0"/>
              <w:adjustRightInd/>
              <w:snapToGrid/>
              <w:textAlignment w:val="auto"/>
              <w:rPr>
                <w:ins w:id="963" w:author="zhoujiansheng" w:date="2025-10-10T19:33:43Z"/>
                <w:rFonts w:hint="default"/>
                <w:lang w:val="en-US" w:eastAsia="zh-CN"/>
              </w:rPr>
            </w:pPr>
            <w:ins w:id="964" w:author="zhoujiansheng" w:date="2025-10-10T19:33:47Z">
              <w:r>
                <w:rPr>
                  <w:rFonts w:hint="eastAsia"/>
                  <w:lang w:val="en-US" w:eastAsia="zh-CN"/>
                </w:rPr>
                <w:t>设备</w:t>
              </w:r>
            </w:ins>
            <w:ins w:id="965" w:author="zhoujiansheng" w:date="2025-10-10T19:33:48Z">
              <w:r>
                <w:rPr>
                  <w:rFonts w:hint="eastAsia"/>
                  <w:lang w:val="en-US" w:eastAsia="zh-CN"/>
                </w:rPr>
                <w:t>子类</w:t>
              </w:r>
            </w:ins>
          </w:p>
        </w:tc>
        <w:tc>
          <w:tcPr>
            <w:tcW w:w="6633" w:type="dxa"/>
          </w:tcPr>
          <w:p w14:paraId="0D157646">
            <w:pPr>
              <w:keepNext w:val="0"/>
              <w:keepLines w:val="0"/>
              <w:pageBreakBefore w:val="0"/>
              <w:widowControl w:val="0"/>
              <w:kinsoku/>
              <w:wordWrap/>
              <w:overflowPunct/>
              <w:topLinePunct w:val="0"/>
              <w:autoSpaceDE/>
              <w:autoSpaceDN/>
              <w:bidi w:val="0"/>
              <w:adjustRightInd/>
              <w:snapToGrid/>
              <w:ind w:firstLine="0" w:firstLineChars="0"/>
              <w:textAlignment w:val="auto"/>
              <w:rPr>
                <w:ins w:id="966" w:author="zhoujiansheng" w:date="2025-10-10T19:33:43Z"/>
                <w:rFonts w:hint="default"/>
                <w:lang w:val="en-US" w:eastAsia="zh-CN"/>
              </w:rPr>
            </w:pPr>
            <w:ins w:id="967" w:author="zhoujiansheng" w:date="2025-10-10T19:33:52Z">
              <w:r>
                <w:rPr>
                  <w:rFonts w:hint="eastAsia"/>
                  <w:lang w:val="en-US" w:eastAsia="zh-CN"/>
                </w:rPr>
                <w:t>自动</w:t>
              </w:r>
            </w:ins>
            <w:ins w:id="968" w:author="zhoujiansheng" w:date="2025-10-10T19:33:53Z">
              <w:r>
                <w:rPr>
                  <w:rFonts w:hint="eastAsia"/>
                  <w:lang w:val="en-US" w:eastAsia="zh-CN"/>
                </w:rPr>
                <w:t>填充</w:t>
              </w:r>
            </w:ins>
            <w:ins w:id="969" w:author="zhoujiansheng" w:date="2025-10-10T19:33:55Z">
              <w:r>
                <w:rPr>
                  <w:rFonts w:hint="eastAsia"/>
                  <w:lang w:val="en-US" w:eastAsia="zh-CN"/>
                </w:rPr>
                <w:t>所选</w:t>
              </w:r>
            </w:ins>
            <w:ins w:id="970" w:author="zhoujiansheng" w:date="2025-10-10T19:33:56Z">
              <w:r>
                <w:rPr>
                  <w:rFonts w:hint="eastAsia"/>
                  <w:lang w:val="en-US" w:eastAsia="zh-CN"/>
                </w:rPr>
                <w:t>设备</w:t>
              </w:r>
            </w:ins>
            <w:ins w:id="971" w:author="zhoujiansheng" w:date="2025-10-10T19:33:57Z">
              <w:r>
                <w:rPr>
                  <w:rFonts w:hint="eastAsia"/>
                  <w:lang w:val="en-US" w:eastAsia="zh-CN"/>
                </w:rPr>
                <w:t>相关</w:t>
              </w:r>
            </w:ins>
            <w:ins w:id="972" w:author="zhoujiansheng" w:date="2025-10-10T19:33:58Z">
              <w:r>
                <w:rPr>
                  <w:rFonts w:hint="eastAsia"/>
                  <w:lang w:val="en-US" w:eastAsia="zh-CN"/>
                </w:rPr>
                <w:t>信息</w:t>
              </w:r>
            </w:ins>
          </w:p>
        </w:tc>
      </w:tr>
      <w:tr w14:paraId="62B5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64BB28C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设备名称</w:t>
            </w:r>
          </w:p>
        </w:tc>
        <w:tc>
          <w:tcPr>
            <w:tcW w:w="6633" w:type="dxa"/>
          </w:tcPr>
          <w:p w14:paraId="0BCEC24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自动填充所选设备相关信息</w:t>
            </w:r>
          </w:p>
        </w:tc>
      </w:tr>
      <w:tr w14:paraId="1C499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5222091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采集器名称</w:t>
            </w:r>
          </w:p>
        </w:tc>
        <w:tc>
          <w:tcPr>
            <w:tcW w:w="6633" w:type="dxa"/>
          </w:tcPr>
          <w:p w14:paraId="17475A5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必填项，下拉选择。根据动环监控系统类型“局房动环/基站动环”，以及设备所在站点名称，关联动环IP库中的可选设备名称。</w:t>
            </w:r>
          </w:p>
        </w:tc>
      </w:tr>
      <w:tr w14:paraId="7422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BD186B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采集器IP</w:t>
            </w:r>
          </w:p>
        </w:tc>
        <w:tc>
          <w:tcPr>
            <w:tcW w:w="6633" w:type="dxa"/>
          </w:tcPr>
          <w:p w14:paraId="1DD846AE">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选择IP库中的采集器名称后，自动填充对应IP</w:t>
            </w:r>
          </w:p>
        </w:tc>
      </w:tr>
      <w:tr w14:paraId="3F20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067806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lang w:val="en-US" w:eastAsia="zh-CN"/>
              </w:rPr>
              <w:t>采集器所在机房</w:t>
            </w:r>
          </w:p>
        </w:tc>
        <w:tc>
          <w:tcPr>
            <w:tcW w:w="6633" w:type="dxa"/>
          </w:tcPr>
          <w:p w14:paraId="2FB86092">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选择IP库中的采集器名称后，自动填充对应机房名称</w:t>
            </w:r>
          </w:p>
        </w:tc>
      </w:tr>
    </w:tbl>
    <w:p w14:paraId="5639B823">
      <w:r>
        <w:drawing>
          <wp:inline distT="0" distB="0" distL="114300" distR="114300">
            <wp:extent cx="6177915" cy="481330"/>
            <wp:effectExtent l="0" t="0" r="9525" b="635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30"/>
                    <a:stretch>
                      <a:fillRect/>
                    </a:stretch>
                  </pic:blipFill>
                  <pic:spPr>
                    <a:xfrm>
                      <a:off x="0" y="0"/>
                      <a:ext cx="6177915" cy="481330"/>
                    </a:xfrm>
                    <a:prstGeom prst="rect">
                      <a:avLst/>
                    </a:prstGeom>
                    <a:noFill/>
                    <a:ln>
                      <a:noFill/>
                    </a:ln>
                  </pic:spPr>
                </pic:pic>
              </a:graphicData>
            </a:graphic>
          </wp:inline>
        </w:drawing>
      </w:r>
    </w:p>
    <w:p w14:paraId="3DEFE713">
      <w:pPr>
        <w:pStyle w:val="14"/>
        <w:keepNext w:val="0"/>
        <w:keepLines w:val="0"/>
        <w:pageBreakBefore w:val="0"/>
        <w:widowControl/>
        <w:kinsoku/>
        <w:wordWrap/>
        <w:overflowPunct/>
        <w:topLinePunct w:val="0"/>
        <w:autoSpaceDE/>
        <w:autoSpaceDN/>
        <w:bidi w:val="0"/>
        <w:adjustRightInd/>
        <w:snapToGrid/>
        <w:spacing w:after="0" w:line="240" w:lineRule="auto"/>
        <w:jc w:val="center"/>
        <w:textAlignment w:val="auto"/>
      </w:pPr>
      <w:bookmarkStart w:id="25" w:name="_Ref20078"/>
      <w:r>
        <w:t>图</w:t>
      </w:r>
      <w:r>
        <w:fldChar w:fldCharType="begin"/>
      </w:r>
      <w:r>
        <w:instrText xml:space="preserve"> SEQ 图 \* ARABIC </w:instrText>
      </w:r>
      <w:r>
        <w:fldChar w:fldCharType="separate"/>
      </w:r>
      <w:r>
        <w:t>3</w:t>
      </w:r>
      <w:r>
        <w:fldChar w:fldCharType="end"/>
      </w:r>
      <w:bookmarkEnd w:id="25"/>
      <w:r>
        <w:rPr>
          <w:rFonts w:hint="eastAsia"/>
          <w:lang w:eastAsia="zh-CN"/>
        </w:rPr>
        <w:t>设备静态资源路由信息表</w:t>
      </w:r>
    </w:p>
    <w:p w14:paraId="110F5316">
      <w:pPr>
        <w:keepNext w:val="0"/>
        <w:keepLines w:val="0"/>
        <w:pageBreakBefore w:val="0"/>
        <w:kinsoku/>
        <w:wordWrap/>
        <w:overflowPunct/>
        <w:topLinePunct w:val="0"/>
        <w:autoSpaceDE/>
        <w:autoSpaceDN/>
        <w:bidi w:val="0"/>
        <w:adjustRightInd/>
        <w:snapToGrid/>
        <w:spacing w:line="240" w:lineRule="auto"/>
        <w:jc w:val="center"/>
        <w:textAlignment w:val="auto"/>
      </w:pPr>
      <w:r>
        <w:drawing>
          <wp:inline distT="0" distB="0" distL="114300" distR="114300">
            <wp:extent cx="2944495" cy="3649980"/>
            <wp:effectExtent l="0" t="0" r="1206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1"/>
                    <a:stretch>
                      <a:fillRect/>
                    </a:stretch>
                  </pic:blipFill>
                  <pic:spPr>
                    <a:xfrm>
                      <a:off x="0" y="0"/>
                      <a:ext cx="2944495" cy="3649980"/>
                    </a:xfrm>
                    <a:prstGeom prst="rect">
                      <a:avLst/>
                    </a:prstGeom>
                    <a:noFill/>
                    <a:ln>
                      <a:noFill/>
                    </a:ln>
                  </pic:spPr>
                </pic:pic>
              </a:graphicData>
            </a:graphic>
          </wp:inline>
        </w:drawing>
      </w:r>
    </w:p>
    <w:p w14:paraId="654AC26C">
      <w:pPr>
        <w:pStyle w:val="14"/>
        <w:keepNext w:val="0"/>
        <w:keepLines w:val="0"/>
        <w:pageBreakBefore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26" w:name="_Ref20366"/>
      <w:r>
        <w:t>图</w:t>
      </w:r>
      <w:r>
        <w:fldChar w:fldCharType="begin"/>
      </w:r>
      <w:r>
        <w:instrText xml:space="preserve"> SEQ 图 \* ARABIC </w:instrText>
      </w:r>
      <w:r>
        <w:fldChar w:fldCharType="separate"/>
      </w:r>
      <w:r>
        <w:t>4</w:t>
      </w:r>
      <w:r>
        <w:fldChar w:fldCharType="end"/>
      </w:r>
      <w:bookmarkEnd w:id="26"/>
      <w:r>
        <w:rPr>
          <w:rFonts w:hint="eastAsia"/>
          <w:lang w:val="en-US" w:eastAsia="zh-CN"/>
        </w:rPr>
        <w:t>广西省内站点级别分类</w:t>
      </w:r>
    </w:p>
    <w:p w14:paraId="51EB9B8A">
      <w:pPr>
        <w:rPr>
          <w:rFonts w:hint="eastAsia"/>
          <w:lang w:val="en-US" w:eastAsia="zh-CN"/>
        </w:rPr>
      </w:pPr>
    </w:p>
    <w:p w14:paraId="11DDC59F">
      <w:pPr>
        <w:rPr>
          <w:rFonts w:hint="default"/>
          <w:lang w:val="en-US" w:eastAsia="zh-CN"/>
        </w:rPr>
      </w:pPr>
      <w:r>
        <w:rPr>
          <w:rFonts w:hint="eastAsia"/>
          <w:lang w:val="en-US" w:eastAsia="zh-CN"/>
        </w:rPr>
        <w:t>(4)FSU信息截图上传（</w:t>
      </w:r>
      <w:r>
        <w:rPr>
          <w:rFonts w:hint="eastAsia"/>
          <w:highlight w:val="yellow"/>
          <w:lang w:val="en-US" w:eastAsia="zh-CN"/>
        </w:rPr>
        <w:t>提示已关联的FSU数量，数量去重</w:t>
      </w:r>
      <w:r>
        <w:rPr>
          <w:rFonts w:hint="eastAsia"/>
          <w:lang w:val="en-US" w:eastAsia="zh-CN"/>
        </w:rPr>
        <w:t>）</w:t>
      </w:r>
    </w:p>
    <w:p w14:paraId="13A669EF">
      <w:pPr>
        <w:rPr>
          <w:rFonts w:hint="default"/>
          <w:lang w:val="en-US" w:eastAsia="zh-CN"/>
        </w:rPr>
      </w:pPr>
      <w:r>
        <w:rPr>
          <w:rFonts w:hint="eastAsia"/>
          <w:lang w:val="en-US" w:eastAsia="zh-CN"/>
        </w:rPr>
        <w:t>统计待验收设备已绑定的FSU数量，同一台FSU绑定多台设备只计算一次。</w:t>
      </w:r>
    </w:p>
    <w:p w14:paraId="722CB071">
      <w:pPr>
        <w:rPr>
          <w:rFonts w:hint="default"/>
          <w:lang w:val="en-US" w:eastAsia="zh-CN"/>
        </w:rPr>
      </w:pPr>
      <w:r>
        <w:rPr>
          <w:rFonts w:hint="eastAsia"/>
          <w:lang w:val="en-US" w:eastAsia="zh-CN"/>
        </w:rPr>
        <w:t>FSU信息截图上传支持常见图片格式BMP/TIF/JPEG/JPG/PNG等。</w:t>
      </w:r>
    </w:p>
    <w:p w14:paraId="174C9291">
      <w:pPr>
        <w:rPr>
          <w:rFonts w:hint="default"/>
          <w:lang w:val="en-US" w:eastAsia="zh-CN"/>
        </w:rPr>
      </w:pPr>
      <w:r>
        <w:rPr>
          <w:rFonts w:hint="eastAsia"/>
          <w:lang w:val="en-US" w:eastAsia="zh-CN"/>
        </w:rPr>
        <w:t>校验：上传的FSU信息截图数量=待验收设备已绑定的FSU数量，（保证每个FSU有对应的信息截图），若数量不一致，不允许提交工单。</w:t>
      </w:r>
    </w:p>
    <w:p w14:paraId="618934D3">
      <w:pPr>
        <w:rPr>
          <w:rFonts w:hint="default"/>
          <w:lang w:val="en-US" w:eastAsia="zh-CN"/>
        </w:rPr>
      </w:pPr>
      <w:r>
        <w:rPr>
          <w:rFonts w:hint="eastAsia"/>
          <w:lang w:val="en-US" w:eastAsia="zh-CN"/>
        </w:rPr>
        <w:t>(5)审核人员</w:t>
      </w:r>
    </w:p>
    <w:p w14:paraId="554338F3">
      <w:pPr>
        <w:numPr>
          <w:ilvl w:val="0"/>
          <w:numId w:val="41"/>
        </w:numPr>
        <w:ind w:left="420" w:leftChars="0" w:hanging="420" w:firstLineChars="0"/>
        <w:rPr>
          <w:rFonts w:hint="default"/>
          <w:lang w:val="en-US" w:eastAsia="zh-CN"/>
        </w:rPr>
      </w:pPr>
      <w:r>
        <w:rPr>
          <w:rFonts w:hint="eastAsia"/>
          <w:lang w:val="en-US" w:eastAsia="zh-CN"/>
        </w:rPr>
        <w:t>省级管理员</w:t>
      </w:r>
    </w:p>
    <w:p w14:paraId="1545C122">
      <w:pPr>
        <w:numPr>
          <w:ilvl w:val="0"/>
          <w:numId w:val="41"/>
        </w:numPr>
        <w:ind w:left="420" w:leftChars="0" w:hanging="420" w:firstLineChars="0"/>
        <w:rPr>
          <w:rFonts w:hint="eastAsia"/>
          <w:lang w:val="en-US" w:eastAsia="zh-CN"/>
        </w:rPr>
      </w:pPr>
      <w:del w:id="973" w:author="zhoujiansheng" w:date="2025-10-10T19:37:19Z">
        <w:r>
          <w:rPr>
            <w:rFonts w:hint="eastAsia"/>
            <w:lang w:val="en-US" w:eastAsia="zh-CN"/>
          </w:rPr>
          <w:delText>局房/基站</w:delText>
        </w:r>
      </w:del>
      <w:r>
        <w:rPr>
          <w:rFonts w:hint="eastAsia"/>
          <w:lang w:val="en-US" w:eastAsia="zh-CN"/>
        </w:rPr>
        <w:t>割接负责人</w:t>
      </w:r>
    </w:p>
    <w:p w14:paraId="4E19E057">
      <w:pPr>
        <w:numPr>
          <w:ilvl w:val="0"/>
          <w:numId w:val="41"/>
        </w:numPr>
        <w:ind w:left="420" w:leftChars="0" w:hanging="420" w:firstLineChars="0"/>
        <w:rPr>
          <w:ins w:id="974" w:author="zhoujiansheng" w:date="2025-10-10T19:37:39Z"/>
          <w:rFonts w:hint="eastAsia"/>
          <w:lang w:val="en-US" w:eastAsia="zh-CN"/>
        </w:rPr>
      </w:pPr>
      <w:r>
        <w:rPr>
          <w:rFonts w:hint="eastAsia"/>
          <w:lang w:val="en-US" w:eastAsia="zh-CN"/>
        </w:rPr>
        <w:t>市公司动力班长</w:t>
      </w:r>
    </w:p>
    <w:p w14:paraId="72732D17">
      <w:pPr>
        <w:numPr>
          <w:ilvl w:val="0"/>
          <w:numId w:val="41"/>
        </w:numPr>
        <w:ind w:left="420" w:leftChars="0" w:hanging="420" w:firstLineChars="0"/>
        <w:rPr>
          <w:rFonts w:hint="eastAsia"/>
          <w:lang w:val="en-US" w:eastAsia="zh-CN"/>
        </w:rPr>
      </w:pPr>
      <w:ins w:id="975" w:author="zhoujiansheng" w:date="2025-10-10T19:37:52Z">
        <w:r>
          <w:rPr>
            <w:rFonts w:hint="eastAsia"/>
            <w:lang w:val="en-US" w:eastAsia="zh-CN"/>
          </w:rPr>
          <w:t>维护</w:t>
        </w:r>
      </w:ins>
      <w:ins w:id="976" w:author="zhoujiansheng" w:date="2025-10-10T19:37:54Z">
        <w:r>
          <w:rPr>
            <w:rFonts w:hint="eastAsia"/>
            <w:lang w:val="en-US" w:eastAsia="zh-CN"/>
          </w:rPr>
          <w:t>负责</w:t>
        </w:r>
      </w:ins>
      <w:ins w:id="977" w:author="zhoujiansheng" w:date="2025-10-10T19:37:55Z">
        <w:r>
          <w:rPr>
            <w:rFonts w:hint="eastAsia"/>
            <w:lang w:val="en-US" w:eastAsia="zh-CN"/>
          </w:rPr>
          <w:t>人</w:t>
        </w:r>
      </w:ins>
    </w:p>
    <w:p w14:paraId="490B9633">
      <w:pPr>
        <w:numPr>
          <w:ilvl w:val="0"/>
          <w:numId w:val="41"/>
        </w:numPr>
        <w:ind w:left="420" w:leftChars="0" w:hanging="420" w:firstLineChars="0"/>
        <w:rPr>
          <w:rFonts w:hint="eastAsia"/>
          <w:lang w:val="en-US" w:eastAsia="zh-CN"/>
        </w:rPr>
      </w:pPr>
      <w:r>
        <w:rPr>
          <w:rFonts w:hint="eastAsia"/>
          <w:lang w:val="en-US" w:eastAsia="zh-CN"/>
        </w:rPr>
        <w:t>工程负责人</w:t>
      </w:r>
    </w:p>
    <w:p w14:paraId="6E81B6DB">
      <w:pPr>
        <w:numPr>
          <w:ilvl w:val="0"/>
          <w:numId w:val="41"/>
        </w:numPr>
        <w:ind w:left="420" w:leftChars="0" w:hanging="420" w:firstLineChars="0"/>
        <w:rPr>
          <w:rFonts w:hint="default"/>
          <w:lang w:val="en-US" w:eastAsia="zh-CN"/>
        </w:rPr>
      </w:pPr>
      <w:r>
        <w:rPr>
          <w:rFonts w:hint="eastAsia"/>
          <w:lang w:val="en-US" w:eastAsia="zh-CN"/>
        </w:rPr>
        <w:t>厂商负责人</w:t>
      </w:r>
    </w:p>
    <w:p w14:paraId="4B1C66AA">
      <w:pPr>
        <w:rPr>
          <w:rFonts w:hint="default"/>
          <w:lang w:val="en-US" w:eastAsia="zh-CN"/>
        </w:rPr>
      </w:pPr>
      <w:r>
        <w:rPr>
          <w:rFonts w:hint="eastAsia"/>
          <w:lang w:val="en-US" w:eastAsia="zh-CN"/>
        </w:rPr>
        <w:t>上述流程审核人员信息必填，均为单选。</w:t>
      </w:r>
    </w:p>
    <w:p w14:paraId="0A61B320">
      <w:pPr>
        <w:rPr>
          <w:rFonts w:hint="eastAsia"/>
          <w:lang w:val="en-US" w:eastAsia="zh-CN"/>
        </w:rPr>
      </w:pPr>
    </w:p>
    <w:p w14:paraId="65A793CF">
      <w:pPr>
        <w:rPr>
          <w:rFonts w:hint="default"/>
          <w:lang w:val="en-US" w:eastAsia="zh-CN"/>
        </w:rPr>
      </w:pPr>
      <w:r>
        <w:rPr>
          <w:rFonts w:hint="eastAsia"/>
          <w:b/>
          <w:bCs/>
          <w:lang w:val="en-US" w:eastAsia="zh-CN"/>
        </w:rPr>
        <w:t>2、工单受理</w:t>
      </w:r>
      <w:ins w:id="978" w:author="zhoujiansheng" w:date="2025-10-10T19:38:45Z">
        <w:r>
          <w:rPr>
            <w:rFonts w:hint="eastAsia"/>
            <w:b/>
            <w:bCs/>
            <w:lang w:val="en-US" w:eastAsia="zh-CN"/>
          </w:rPr>
          <w:t>审批</w:t>
        </w:r>
      </w:ins>
    </w:p>
    <w:p w14:paraId="3FEA1B18">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工单发起后</w:t>
      </w:r>
      <w:ins w:id="979" w:author="zhoujiansheng" w:date="2025-10-10T19:39:17Z">
        <w:r>
          <w:rPr>
            <w:rFonts w:hint="eastAsia"/>
            <w:lang w:val="en-US" w:eastAsia="zh-CN"/>
          </w:rPr>
          <w:t>先</w:t>
        </w:r>
      </w:ins>
      <w:ins w:id="980" w:author="zhoujiansheng" w:date="2025-10-10T19:39:20Z">
        <w:r>
          <w:rPr>
            <w:rFonts w:hint="eastAsia"/>
            <w:lang w:val="en-US" w:eastAsia="zh-CN"/>
          </w:rPr>
          <w:t>由</w:t>
        </w:r>
      </w:ins>
      <w:ins w:id="981" w:author="zhoujiansheng" w:date="2025-10-10T19:39:21Z">
        <w:r>
          <w:rPr>
            <w:rFonts w:hint="eastAsia"/>
            <w:lang w:val="en-US" w:eastAsia="zh-CN"/>
          </w:rPr>
          <w:t>对应</w:t>
        </w:r>
      </w:ins>
      <w:ins w:id="982" w:author="zhoujiansheng" w:date="2025-10-10T19:39:23Z">
        <w:r>
          <w:rPr>
            <w:rFonts w:hint="eastAsia"/>
            <w:lang w:val="en-US" w:eastAsia="zh-CN"/>
          </w:rPr>
          <w:t>地市</w:t>
        </w:r>
      </w:ins>
      <w:ins w:id="983" w:author="zhoujiansheng" w:date="2025-10-10T19:39:25Z">
        <w:r>
          <w:rPr>
            <w:rFonts w:hint="eastAsia"/>
            <w:lang w:val="en-US" w:eastAsia="zh-CN"/>
          </w:rPr>
          <w:t>公司</w:t>
        </w:r>
      </w:ins>
      <w:ins w:id="984" w:author="zhoujiansheng" w:date="2025-10-10T19:39:27Z">
        <w:r>
          <w:rPr>
            <w:rFonts w:hint="eastAsia"/>
            <w:lang w:val="en-US" w:eastAsia="zh-CN"/>
          </w:rPr>
          <w:t>动力</w:t>
        </w:r>
      </w:ins>
      <w:ins w:id="985" w:author="zhoujiansheng" w:date="2025-10-10T19:39:28Z">
        <w:r>
          <w:rPr>
            <w:rFonts w:hint="eastAsia"/>
            <w:lang w:val="en-US" w:eastAsia="zh-CN"/>
          </w:rPr>
          <w:t>班长</w:t>
        </w:r>
      </w:ins>
      <w:ins w:id="986" w:author="zhoujiansheng" w:date="2025-10-10T19:39:30Z">
        <w:r>
          <w:rPr>
            <w:rFonts w:hint="eastAsia"/>
            <w:lang w:val="en-US" w:eastAsia="zh-CN"/>
          </w:rPr>
          <w:t>审批，</w:t>
        </w:r>
      </w:ins>
      <w:ins w:id="987" w:author="zhoujiansheng" w:date="2025-10-10T19:39:32Z">
        <w:r>
          <w:rPr>
            <w:rFonts w:hint="eastAsia"/>
            <w:lang w:val="en-US" w:eastAsia="zh-CN"/>
          </w:rPr>
          <w:t>审批</w:t>
        </w:r>
      </w:ins>
      <w:ins w:id="988" w:author="zhoujiansheng" w:date="2025-10-10T19:39:33Z">
        <w:r>
          <w:rPr>
            <w:rFonts w:hint="eastAsia"/>
            <w:lang w:val="en-US" w:eastAsia="zh-CN"/>
          </w:rPr>
          <w:t>通过</w:t>
        </w:r>
      </w:ins>
      <w:ins w:id="989" w:author="zhoujiansheng" w:date="2025-10-10T19:39:35Z">
        <w:r>
          <w:rPr>
            <w:rFonts w:hint="eastAsia"/>
            <w:lang w:val="en-US" w:eastAsia="zh-CN"/>
          </w:rPr>
          <w:t>后</w:t>
        </w:r>
      </w:ins>
      <w:r>
        <w:rPr>
          <w:rFonts w:hint="eastAsia"/>
          <w:lang w:val="en-US" w:eastAsia="zh-CN"/>
        </w:rPr>
        <w:t>流转至省级管理员审批。审批通过，工单流转至割接负责人；审批不通过，可驳回至工单发起环节，被驳回工单，申请人可选择</w:t>
      </w:r>
      <w:ins w:id="990" w:author="zhoujiansheng" w:date="2025-10-10T19:40:40Z">
        <w:r>
          <w:rPr>
            <w:rFonts w:hint="eastAsia"/>
            <w:lang w:val="en-US" w:eastAsia="zh-CN"/>
          </w:rPr>
          <w:t>重新</w:t>
        </w:r>
      </w:ins>
      <w:ins w:id="991" w:author="zhoujiansheng" w:date="2025-10-10T19:40:42Z">
        <w:r>
          <w:rPr>
            <w:rFonts w:hint="eastAsia"/>
            <w:lang w:val="en-US" w:eastAsia="zh-CN"/>
          </w:rPr>
          <w:t>编辑</w:t>
        </w:r>
      </w:ins>
      <w:ins w:id="992" w:author="zhoujiansheng" w:date="2025-10-10T19:40:45Z">
        <w:r>
          <w:rPr>
            <w:rFonts w:hint="eastAsia"/>
            <w:lang w:val="en-US" w:eastAsia="zh-CN"/>
          </w:rPr>
          <w:t>或</w:t>
        </w:r>
      </w:ins>
      <w:r>
        <w:rPr>
          <w:rFonts w:hint="eastAsia"/>
          <w:lang w:val="en-US" w:eastAsia="zh-CN"/>
        </w:rPr>
        <w:t>废弃。</w:t>
      </w:r>
      <w:ins w:id="993" w:author="zhoujiansheng" w:date="2025-10-11T16:54:29Z">
        <w:r>
          <w:rPr>
            <w:rFonts w:hint="eastAsia"/>
            <w:lang w:val="en-US" w:eastAsia="zh-CN"/>
          </w:rPr>
          <w:t>工单</w:t>
        </w:r>
      </w:ins>
      <w:ins w:id="994" w:author="zhoujiansheng" w:date="2025-10-11T16:54:31Z">
        <w:r>
          <w:rPr>
            <w:rFonts w:hint="eastAsia"/>
            <w:lang w:val="en-US" w:eastAsia="zh-CN"/>
          </w:rPr>
          <w:t>超时</w:t>
        </w:r>
      </w:ins>
      <w:ins w:id="995" w:author="zhoujiansheng" w:date="2025-10-11T16:54:32Z">
        <w:r>
          <w:rPr>
            <w:rFonts w:hint="eastAsia"/>
            <w:lang w:val="en-US" w:eastAsia="zh-CN"/>
          </w:rPr>
          <w:t>，</w:t>
        </w:r>
      </w:ins>
      <w:ins w:id="996" w:author="zhoujiansheng" w:date="2025-10-11T16:54:37Z">
        <w:r>
          <w:rPr>
            <w:rFonts w:hint="eastAsia"/>
            <w:lang w:val="en-US" w:eastAsia="zh-CN"/>
          </w:rPr>
          <w:t>系统</w:t>
        </w:r>
      </w:ins>
      <w:ins w:id="997" w:author="zhoujiansheng" w:date="2025-10-11T16:54:38Z">
        <w:r>
          <w:rPr>
            <w:rFonts w:hint="eastAsia"/>
            <w:lang w:val="en-US" w:eastAsia="zh-CN"/>
          </w:rPr>
          <w:t>自动</w:t>
        </w:r>
      </w:ins>
      <w:ins w:id="998" w:author="zhoujiansheng" w:date="2025-10-11T16:54:39Z">
        <w:r>
          <w:rPr>
            <w:rFonts w:hint="eastAsia"/>
            <w:lang w:val="en-US" w:eastAsia="zh-CN"/>
          </w:rPr>
          <w:t>退回</w:t>
        </w:r>
      </w:ins>
      <w:ins w:id="999" w:author="zhoujiansheng" w:date="2025-10-11T16:54:41Z">
        <w:r>
          <w:rPr>
            <w:rFonts w:hint="eastAsia"/>
            <w:lang w:val="en-US" w:eastAsia="zh-CN"/>
          </w:rPr>
          <w:t>至</w:t>
        </w:r>
      </w:ins>
      <w:ins w:id="1000" w:author="zhoujiansheng" w:date="2025-10-11T16:54:44Z">
        <w:r>
          <w:rPr>
            <w:rFonts w:hint="eastAsia"/>
            <w:lang w:val="en-US" w:eastAsia="zh-CN"/>
          </w:rPr>
          <w:t>工单</w:t>
        </w:r>
      </w:ins>
      <w:ins w:id="1001" w:author="zhoujiansheng" w:date="2025-10-11T16:54:45Z">
        <w:r>
          <w:rPr>
            <w:rFonts w:hint="eastAsia"/>
            <w:lang w:val="en-US" w:eastAsia="zh-CN"/>
          </w:rPr>
          <w:t>发起</w:t>
        </w:r>
      </w:ins>
      <w:ins w:id="1002" w:author="zhoujiansheng" w:date="2025-10-11T16:54:46Z">
        <w:r>
          <w:rPr>
            <w:rFonts w:hint="eastAsia"/>
            <w:lang w:val="en-US" w:eastAsia="zh-CN"/>
          </w:rPr>
          <w:t>环节</w:t>
        </w:r>
      </w:ins>
      <w:ins w:id="1003" w:author="zhoujiansheng" w:date="2025-10-11T16:54:47Z">
        <w:r>
          <w:rPr>
            <w:rFonts w:hint="eastAsia"/>
            <w:lang w:val="en-US" w:eastAsia="zh-CN"/>
          </w:rPr>
          <w:t>。</w:t>
        </w:r>
      </w:ins>
    </w:p>
    <w:p w14:paraId="0BB15F0C">
      <w:pPr>
        <w:rPr>
          <w:rFonts w:hint="default"/>
          <w:lang w:val="en-US" w:eastAsia="zh-CN"/>
        </w:rPr>
      </w:pPr>
    </w:p>
    <w:p w14:paraId="7572572C">
      <w:pPr>
        <w:rPr>
          <w:rFonts w:hint="default"/>
          <w:b/>
          <w:bCs/>
          <w:lang w:val="en-US" w:eastAsia="zh-CN"/>
        </w:rPr>
      </w:pPr>
      <w:r>
        <w:rPr>
          <w:rFonts w:hint="eastAsia"/>
          <w:b/>
          <w:bCs/>
          <w:lang w:val="en-US" w:eastAsia="zh-CN"/>
        </w:rPr>
        <w:t>3、预割接</w:t>
      </w:r>
    </w:p>
    <w:p w14:paraId="2511E236">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工单由省级管理员审批通过后，流转至预割接环节，由割接负责人完成设备预割接。</w:t>
      </w:r>
    </w:p>
    <w:p w14:paraId="058C244C">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预割接环节可以导出待验收设备的静态资源路由信息表，导出表格样式如</w:t>
      </w:r>
      <w:r>
        <w:rPr>
          <w:rFonts w:hint="eastAsia"/>
          <w:lang w:val="en-US" w:eastAsia="zh-CN"/>
        </w:rPr>
        <w:fldChar w:fldCharType="begin"/>
      </w:r>
      <w:r>
        <w:rPr>
          <w:rFonts w:hint="eastAsia"/>
          <w:lang w:val="en-US" w:eastAsia="zh-CN"/>
        </w:rPr>
        <w:instrText xml:space="preserve"> REF _Ref20078 \h </w:instrText>
      </w:r>
      <w:r>
        <w:rPr>
          <w:rFonts w:hint="eastAsia"/>
          <w:lang w:val="en-US" w:eastAsia="zh-CN"/>
        </w:rPr>
        <w:fldChar w:fldCharType="separate"/>
      </w:r>
      <w:r>
        <w:t>图3</w:t>
      </w:r>
      <w:r>
        <w:rPr>
          <w:rFonts w:hint="eastAsia"/>
          <w:lang w:val="en-US" w:eastAsia="zh-CN"/>
        </w:rPr>
        <w:fldChar w:fldCharType="end"/>
      </w:r>
      <w:r>
        <w:rPr>
          <w:rFonts w:hint="eastAsia"/>
          <w:lang w:val="en-US" w:eastAsia="zh-CN"/>
        </w:rPr>
        <w:t>所示。导出表格中需包含已申请工单中的资源设备和非资源设备。</w:t>
      </w:r>
    </w:p>
    <w:p w14:paraId="0271DE52">
      <w:pPr>
        <w:keepNext w:val="0"/>
        <w:keepLines w:val="0"/>
        <w:pageBreakBefore w:val="0"/>
        <w:widowControl w:val="0"/>
        <w:kinsoku/>
        <w:wordWrap/>
        <w:overflowPunct/>
        <w:topLinePunct w:val="0"/>
        <w:autoSpaceDE/>
        <w:autoSpaceDN/>
        <w:bidi w:val="0"/>
        <w:adjustRightInd/>
        <w:snapToGrid/>
        <w:ind w:firstLine="440" w:firstLineChars="200"/>
        <w:textAlignment w:val="auto"/>
        <w:rPr>
          <w:ins w:id="1004" w:author="Sun" w:date="2025-11-04T17:07:19Z"/>
          <w:rFonts w:hint="eastAsia"/>
          <w:lang w:val="en-US" w:eastAsia="zh-CN"/>
        </w:rPr>
      </w:pPr>
      <w:r>
        <w:rPr>
          <w:rFonts w:hint="eastAsia"/>
          <w:lang w:val="en-US" w:eastAsia="zh-CN"/>
        </w:rPr>
        <w:t>设备按照静态资源路由信息表，顺利完成预割接，工单审批通过后流转至设备告警信号验收填报环节。</w:t>
      </w:r>
    </w:p>
    <w:p w14:paraId="018C74FF">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预割接不通过，工单驳回至验收申请环节，被驳回工单，申请人可选择</w:t>
      </w:r>
      <w:ins w:id="1005" w:author="zhoujiansheng" w:date="2025-10-10T19:42:18Z">
        <w:r>
          <w:rPr>
            <w:rFonts w:hint="eastAsia"/>
            <w:lang w:val="en-US" w:eastAsia="zh-CN"/>
          </w:rPr>
          <w:t>重新</w:t>
        </w:r>
      </w:ins>
      <w:ins w:id="1006" w:author="zhoujiansheng" w:date="2025-10-10T19:42:19Z">
        <w:r>
          <w:rPr>
            <w:rFonts w:hint="eastAsia"/>
            <w:lang w:val="en-US" w:eastAsia="zh-CN"/>
          </w:rPr>
          <w:t>编辑</w:t>
        </w:r>
      </w:ins>
      <w:ins w:id="1007" w:author="zhoujiansheng" w:date="2025-10-10T19:42:20Z">
        <w:r>
          <w:rPr>
            <w:rFonts w:hint="eastAsia"/>
            <w:lang w:val="en-US" w:eastAsia="zh-CN"/>
          </w:rPr>
          <w:t>或</w:t>
        </w:r>
      </w:ins>
      <w:r>
        <w:rPr>
          <w:rFonts w:hint="eastAsia"/>
          <w:lang w:val="en-US" w:eastAsia="zh-CN"/>
        </w:rPr>
        <w:t>废弃。</w:t>
      </w:r>
      <w:ins w:id="1008" w:author="zhoujiansheng" w:date="2025-10-11T16:55:59Z">
        <w:r>
          <w:rPr>
            <w:rFonts w:hint="eastAsia"/>
            <w:lang w:val="en-US" w:eastAsia="zh-CN"/>
          </w:rPr>
          <w:t>工单超时，系统自动退回至工单发起环节。</w:t>
        </w:r>
      </w:ins>
    </w:p>
    <w:p w14:paraId="531F889C">
      <w:pPr>
        <w:rPr>
          <w:rFonts w:hint="eastAsia"/>
          <w:lang w:val="en-US" w:eastAsia="zh-CN"/>
        </w:rPr>
      </w:pPr>
    </w:p>
    <w:p w14:paraId="28C09037">
      <w:pPr>
        <w:rPr>
          <w:rFonts w:hint="default"/>
          <w:b/>
          <w:bCs/>
          <w:lang w:val="en-US" w:eastAsia="zh-CN"/>
        </w:rPr>
      </w:pPr>
      <w:r>
        <w:rPr>
          <w:rFonts w:hint="eastAsia"/>
          <w:b/>
          <w:bCs/>
          <w:lang w:val="en-US" w:eastAsia="zh-CN"/>
        </w:rPr>
        <w:t>4、验收测试填报</w:t>
      </w:r>
    </w:p>
    <w:p w14:paraId="72C07AEA">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default"/>
          <w:lang w:val="en-US" w:eastAsia="zh-CN"/>
        </w:rPr>
      </w:pPr>
      <w:r>
        <w:rPr>
          <w:rFonts w:hint="eastAsia"/>
          <w:lang w:val="en-US" w:eastAsia="zh-CN"/>
        </w:rPr>
        <w:t>将工单中待验收设备分别关联至对应的验收表，一台设备对应一个表格。该页面提供获取实时数据按钮，单击按钮可获取当前设备在模板中的信号和告警的实时数据。获取到的实时数据填充至测试验收表中的“监控系统采集读数”。</w:t>
      </w:r>
    </w:p>
    <w:p w14:paraId="0450FDE5">
      <w:pPr>
        <w:keepNext w:val="0"/>
        <w:keepLines w:val="0"/>
        <w:pageBreakBefore w:val="0"/>
        <w:widowControl w:val="0"/>
        <w:kinsoku/>
        <w:wordWrap/>
        <w:overflowPunct/>
        <w:topLinePunct w:val="0"/>
        <w:autoSpaceDE/>
        <w:autoSpaceDN/>
        <w:bidi w:val="0"/>
        <w:adjustRightInd/>
        <w:snapToGrid/>
        <w:ind w:firstLine="440" w:firstLineChars="200"/>
        <w:textAlignment w:val="auto"/>
        <w:rPr>
          <w:rFonts w:hint="eastAsia"/>
          <w:lang w:val="en-US" w:eastAsia="zh-CN"/>
        </w:rPr>
      </w:pPr>
      <w:r>
        <w:rPr>
          <w:rFonts w:hint="eastAsia"/>
          <w:lang w:val="en-US" w:eastAsia="zh-CN"/>
        </w:rPr>
        <w:t>验收测试文档根据设备</w:t>
      </w:r>
      <w:del w:id="1009" w:author="zhoujiansheng" w:date="2025-10-11T10:11:12Z">
        <w:r>
          <w:rPr>
            <w:rFonts w:hint="default"/>
            <w:lang w:val="en-US" w:eastAsia="zh-CN"/>
          </w:rPr>
          <w:delText>类型</w:delText>
        </w:r>
      </w:del>
      <w:ins w:id="1010" w:author="zhoujiansheng" w:date="2025-10-11T10:11:13Z">
        <w:r>
          <w:rPr>
            <w:rFonts w:hint="eastAsia"/>
            <w:lang w:val="en-US" w:eastAsia="zh-CN"/>
          </w:rPr>
          <w:t>子类</w:t>
        </w:r>
      </w:ins>
      <w:r>
        <w:rPr>
          <w:rFonts w:hint="eastAsia"/>
          <w:lang w:val="en-US" w:eastAsia="zh-CN"/>
        </w:rPr>
        <w:t>自动关联“动环告警信号测试模板”中已上传的模板表单，自动在页面生成如</w:t>
      </w:r>
      <w:r>
        <w:rPr>
          <w:rFonts w:hint="eastAsia"/>
          <w:lang w:val="en-US" w:eastAsia="zh-CN"/>
        </w:rPr>
        <w:fldChar w:fldCharType="begin"/>
      </w:r>
      <w:r>
        <w:rPr>
          <w:rFonts w:hint="eastAsia"/>
          <w:lang w:val="en-US" w:eastAsia="zh-CN"/>
        </w:rPr>
        <w:instrText xml:space="preserve"> REF _Ref21700 \h </w:instrText>
      </w:r>
      <w:r>
        <w:rPr>
          <w:rFonts w:hint="eastAsia"/>
          <w:lang w:val="en-US" w:eastAsia="zh-CN"/>
        </w:rPr>
        <w:fldChar w:fldCharType="separate"/>
      </w:r>
      <w:r>
        <w:t>表1</w:t>
      </w:r>
      <w:r>
        <w:rPr>
          <w:rFonts w:hint="eastAsia"/>
          <w:lang w:val="en-US" w:eastAsia="zh-CN"/>
        </w:rPr>
        <w:fldChar w:fldCharType="end"/>
      </w:r>
      <w:r>
        <w:rPr>
          <w:rFonts w:hint="eastAsia"/>
          <w:lang w:val="en-US" w:eastAsia="zh-CN"/>
        </w:rPr>
        <w:t>所示的测试验收表。表中字段说明如下：</w:t>
      </w:r>
    </w:p>
    <w:tbl>
      <w:tblPr>
        <w:tblStyle w:val="33"/>
        <w:tblW w:w="9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2"/>
        <w:gridCol w:w="7656"/>
      </w:tblGrid>
      <w:tr w14:paraId="4112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shd w:val="clear" w:color="auto" w:fill="D7D7D7" w:themeFill="background1" w:themeFillShade="D8"/>
          </w:tcPr>
          <w:p w14:paraId="6EB9086B">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7656" w:type="dxa"/>
            <w:shd w:val="clear" w:color="auto" w:fill="D7D7D7" w:themeFill="background1" w:themeFillShade="D8"/>
          </w:tcPr>
          <w:p w14:paraId="29A02B9A">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65DB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5054643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站点名称</w:t>
            </w:r>
          </w:p>
        </w:tc>
        <w:tc>
          <w:tcPr>
            <w:tcW w:w="7656" w:type="dxa"/>
          </w:tcPr>
          <w:p w14:paraId="1BC97A6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自动填充待测试验收的设备信息</w:t>
            </w:r>
          </w:p>
        </w:tc>
      </w:tr>
      <w:tr w14:paraId="312D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2C85092B">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设备类型</w:t>
            </w:r>
          </w:p>
        </w:tc>
        <w:tc>
          <w:tcPr>
            <w:tcW w:w="7656" w:type="dxa"/>
          </w:tcPr>
          <w:p w14:paraId="43FCAFF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highlight w:val="none"/>
                <w:lang w:val="en-US" w:eastAsia="zh-CN"/>
              </w:rPr>
              <w:t>自动填充</w:t>
            </w:r>
            <w:del w:id="1011" w:author="zhoujiansheng" w:date="2025-10-11T10:13:45Z">
              <w:r>
                <w:rPr>
                  <w:rFonts w:hint="default"/>
                  <w:highlight w:val="none"/>
                  <w:lang w:val="en-US" w:eastAsia="zh-CN"/>
                </w:rPr>
                <w:delText>模板对应的动环设备类型</w:delText>
              </w:r>
            </w:del>
            <w:ins w:id="1012" w:author="zhoujiansheng" w:date="2025-10-11T10:13:46Z">
              <w:r>
                <w:rPr>
                  <w:rFonts w:hint="eastAsia"/>
                  <w:highlight w:val="none"/>
                  <w:lang w:val="en-US" w:eastAsia="zh-CN"/>
                </w:rPr>
                <w:t>待</w:t>
              </w:r>
            </w:ins>
            <w:ins w:id="1013" w:author="zhoujiansheng" w:date="2025-10-11T10:13:47Z">
              <w:r>
                <w:rPr>
                  <w:rFonts w:hint="eastAsia"/>
                  <w:highlight w:val="none"/>
                  <w:lang w:val="en-US" w:eastAsia="zh-CN"/>
                </w:rPr>
                <w:t>测试</w:t>
              </w:r>
            </w:ins>
            <w:ins w:id="1014" w:author="zhoujiansheng" w:date="2025-10-11T10:13:48Z">
              <w:r>
                <w:rPr>
                  <w:rFonts w:hint="eastAsia"/>
                  <w:highlight w:val="none"/>
                  <w:lang w:val="en-US" w:eastAsia="zh-CN"/>
                </w:rPr>
                <w:t>验收</w:t>
              </w:r>
            </w:ins>
            <w:ins w:id="1015" w:author="zhoujiansheng" w:date="2025-10-11T10:13:49Z">
              <w:r>
                <w:rPr>
                  <w:rFonts w:hint="eastAsia"/>
                  <w:highlight w:val="none"/>
                  <w:lang w:val="en-US" w:eastAsia="zh-CN"/>
                </w:rPr>
                <w:t>的</w:t>
              </w:r>
            </w:ins>
            <w:ins w:id="1016" w:author="zhoujiansheng" w:date="2025-10-11T10:13:51Z">
              <w:r>
                <w:rPr>
                  <w:rFonts w:hint="eastAsia"/>
                  <w:highlight w:val="none"/>
                  <w:lang w:val="en-US" w:eastAsia="zh-CN"/>
                </w:rPr>
                <w:t>设备</w:t>
              </w:r>
            </w:ins>
            <w:ins w:id="1017" w:author="zhoujiansheng" w:date="2025-10-11T10:13:57Z">
              <w:r>
                <w:rPr>
                  <w:rFonts w:hint="eastAsia"/>
                  <w:highlight w:val="none"/>
                  <w:lang w:val="en-US" w:eastAsia="zh-CN"/>
                </w:rPr>
                <w:t>信息</w:t>
              </w:r>
            </w:ins>
          </w:p>
        </w:tc>
      </w:tr>
      <w:tr w14:paraId="5D04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018" w:author="zhoujiansheng" w:date="2025-10-11T10:13:04Z"/>
        </w:trPr>
        <w:tc>
          <w:tcPr>
            <w:tcW w:w="2142" w:type="dxa"/>
            <w:vAlign w:val="center"/>
          </w:tcPr>
          <w:p w14:paraId="23CB61E9">
            <w:pPr>
              <w:pStyle w:val="16"/>
              <w:keepNext w:val="0"/>
              <w:keepLines w:val="0"/>
              <w:pageBreakBefore w:val="0"/>
              <w:widowControl w:val="0"/>
              <w:kinsoku/>
              <w:wordWrap/>
              <w:overflowPunct/>
              <w:topLinePunct w:val="0"/>
              <w:autoSpaceDE/>
              <w:autoSpaceDN/>
              <w:bidi w:val="0"/>
              <w:adjustRightInd/>
              <w:snapToGrid/>
              <w:textAlignment w:val="auto"/>
              <w:rPr>
                <w:ins w:id="1019" w:author="zhoujiansheng" w:date="2025-10-11T10:13:04Z"/>
                <w:rFonts w:hint="default"/>
                <w:lang w:val="en-US" w:eastAsia="zh-CN"/>
              </w:rPr>
            </w:pPr>
            <w:ins w:id="1020" w:author="zhoujiansheng" w:date="2025-10-11T10:13:09Z">
              <w:r>
                <w:rPr>
                  <w:rFonts w:hint="eastAsia"/>
                  <w:lang w:val="en-US" w:eastAsia="zh-CN"/>
                </w:rPr>
                <w:t>设备</w:t>
              </w:r>
            </w:ins>
            <w:ins w:id="1021" w:author="zhoujiansheng" w:date="2025-10-11T10:13:10Z">
              <w:r>
                <w:rPr>
                  <w:rFonts w:hint="eastAsia"/>
                  <w:lang w:val="en-US" w:eastAsia="zh-CN"/>
                </w:rPr>
                <w:t>子类</w:t>
              </w:r>
            </w:ins>
          </w:p>
        </w:tc>
        <w:tc>
          <w:tcPr>
            <w:tcW w:w="7656" w:type="dxa"/>
          </w:tcPr>
          <w:p w14:paraId="27C07DE6">
            <w:pPr>
              <w:pStyle w:val="16"/>
              <w:keepNext w:val="0"/>
              <w:keepLines w:val="0"/>
              <w:pageBreakBefore w:val="0"/>
              <w:widowControl w:val="0"/>
              <w:kinsoku/>
              <w:wordWrap/>
              <w:overflowPunct/>
              <w:topLinePunct w:val="0"/>
              <w:autoSpaceDE/>
              <w:autoSpaceDN/>
              <w:bidi w:val="0"/>
              <w:adjustRightInd/>
              <w:snapToGrid/>
              <w:textAlignment w:val="auto"/>
              <w:rPr>
                <w:ins w:id="1022" w:author="zhoujiansheng" w:date="2025-10-11T10:13:04Z"/>
                <w:rFonts w:hint="default"/>
                <w:highlight w:val="yellow"/>
                <w:lang w:val="en-US" w:eastAsia="zh-CN"/>
              </w:rPr>
            </w:pPr>
            <w:ins w:id="1023" w:author="zhoujiansheng" w:date="2025-10-11T10:14:00Z">
              <w:r>
                <w:rPr>
                  <w:rFonts w:hint="eastAsia"/>
                  <w:highlight w:val="none"/>
                  <w:lang w:val="en-US" w:eastAsia="zh-CN"/>
                  <w:rPrChange w:id="1024" w:author="zhoujiansheng" w:date="2025-10-11T10:14:10Z">
                    <w:rPr>
                      <w:rFonts w:hint="eastAsia"/>
                      <w:highlight w:val="yellow"/>
                      <w:lang w:val="en-US" w:eastAsia="zh-CN"/>
                    </w:rPr>
                  </w:rPrChange>
                </w:rPr>
                <w:t>自动</w:t>
              </w:r>
            </w:ins>
            <w:ins w:id="1025" w:author="zhoujiansheng" w:date="2025-10-11T10:14:14Z">
              <w:r>
                <w:rPr>
                  <w:rFonts w:hint="eastAsia"/>
                  <w:highlight w:val="none"/>
                  <w:lang w:val="en-US" w:eastAsia="zh-CN"/>
                </w:rPr>
                <w:t>填充</w:t>
              </w:r>
            </w:ins>
            <w:ins w:id="1026" w:author="zhoujiansheng" w:date="2025-10-11T10:14:16Z">
              <w:r>
                <w:rPr>
                  <w:rFonts w:hint="eastAsia"/>
                  <w:highlight w:val="none"/>
                  <w:lang w:val="en-US" w:eastAsia="zh-CN"/>
                </w:rPr>
                <w:t>待</w:t>
              </w:r>
            </w:ins>
            <w:ins w:id="1027" w:author="zhoujiansheng" w:date="2025-10-11T10:14:17Z">
              <w:r>
                <w:rPr>
                  <w:rFonts w:hint="eastAsia"/>
                  <w:highlight w:val="none"/>
                  <w:lang w:val="en-US" w:eastAsia="zh-CN"/>
                </w:rPr>
                <w:t>测试</w:t>
              </w:r>
            </w:ins>
            <w:ins w:id="1028" w:author="zhoujiansheng" w:date="2025-10-11T10:14:18Z">
              <w:r>
                <w:rPr>
                  <w:rFonts w:hint="eastAsia"/>
                  <w:highlight w:val="none"/>
                  <w:lang w:val="en-US" w:eastAsia="zh-CN"/>
                </w:rPr>
                <w:t>验收的</w:t>
              </w:r>
            </w:ins>
            <w:ins w:id="1029" w:author="zhoujiansheng" w:date="2025-10-11T10:14:19Z">
              <w:r>
                <w:rPr>
                  <w:rFonts w:hint="eastAsia"/>
                  <w:highlight w:val="none"/>
                  <w:lang w:val="en-US" w:eastAsia="zh-CN"/>
                </w:rPr>
                <w:t>设备</w:t>
              </w:r>
            </w:ins>
            <w:ins w:id="1030" w:author="zhoujiansheng" w:date="2025-10-11T10:14:23Z">
              <w:r>
                <w:rPr>
                  <w:rFonts w:hint="eastAsia"/>
                  <w:highlight w:val="none"/>
                  <w:lang w:val="en-US" w:eastAsia="zh-CN"/>
                </w:rPr>
                <w:t>信息</w:t>
              </w:r>
            </w:ins>
          </w:p>
        </w:tc>
      </w:tr>
      <w:tr w14:paraId="41CD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9D00A4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设备名称</w:t>
            </w:r>
          </w:p>
        </w:tc>
        <w:tc>
          <w:tcPr>
            <w:tcW w:w="7656" w:type="dxa"/>
          </w:tcPr>
          <w:p w14:paraId="2F4609A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自动填充待测试验收的设备信息</w:t>
            </w:r>
          </w:p>
        </w:tc>
      </w:tr>
      <w:tr w14:paraId="65657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AC98AF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信号标准名</w:t>
            </w:r>
          </w:p>
        </w:tc>
        <w:tc>
          <w:tcPr>
            <w:tcW w:w="7656" w:type="dxa"/>
          </w:tcPr>
          <w:p w14:paraId="275DF4A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75CD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52EAE4B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信号类型</w:t>
            </w:r>
          </w:p>
        </w:tc>
        <w:tc>
          <w:tcPr>
            <w:tcW w:w="7656" w:type="dxa"/>
          </w:tcPr>
          <w:p w14:paraId="7E2E364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0C7B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7270F6C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单位</w:t>
            </w:r>
          </w:p>
        </w:tc>
        <w:tc>
          <w:tcPr>
            <w:tcW w:w="7656" w:type="dxa"/>
          </w:tcPr>
          <w:p w14:paraId="017354C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38CC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3DD8A8CD">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是否必测</w:t>
            </w:r>
          </w:p>
        </w:tc>
        <w:tc>
          <w:tcPr>
            <w:tcW w:w="7656" w:type="dxa"/>
          </w:tcPr>
          <w:p w14:paraId="53457B5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1E9C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7FD02F8F">
            <w:pPr>
              <w:pStyle w:val="16"/>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判定方式</w:t>
            </w:r>
          </w:p>
        </w:tc>
        <w:tc>
          <w:tcPr>
            <w:tcW w:w="7656" w:type="dxa"/>
          </w:tcPr>
          <w:p w14:paraId="3EBF01E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自动填充模板</w:t>
            </w:r>
          </w:p>
        </w:tc>
      </w:tr>
      <w:tr w14:paraId="38D2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29E21EC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lang w:val="en-US" w:eastAsia="zh-CN"/>
              </w:rPr>
              <w:t>达标限值</w:t>
            </w:r>
          </w:p>
        </w:tc>
        <w:tc>
          <w:tcPr>
            <w:tcW w:w="7656" w:type="dxa"/>
          </w:tcPr>
          <w:p w14:paraId="70453E5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vertAlign w:val="baseline"/>
                <w:lang w:val="en-US" w:eastAsia="zh-CN"/>
              </w:rPr>
            </w:pPr>
            <w:r>
              <w:rPr>
                <w:rFonts w:hint="eastAsia"/>
                <w:lang w:val="en-US" w:eastAsia="zh-CN"/>
              </w:rPr>
              <w:t>自动填充模板</w:t>
            </w:r>
          </w:p>
        </w:tc>
      </w:tr>
      <w:tr w14:paraId="08925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031" w:author="zhoujiansheng" w:date="2025-10-11T10:37:35Z"/>
        </w:trPr>
        <w:tc>
          <w:tcPr>
            <w:tcW w:w="2142" w:type="dxa"/>
            <w:vAlign w:val="center"/>
          </w:tcPr>
          <w:p w14:paraId="5A4CDA36">
            <w:pPr>
              <w:pStyle w:val="16"/>
              <w:keepNext w:val="0"/>
              <w:keepLines w:val="0"/>
              <w:pageBreakBefore w:val="0"/>
              <w:widowControl w:val="0"/>
              <w:kinsoku/>
              <w:wordWrap/>
              <w:overflowPunct/>
              <w:topLinePunct w:val="0"/>
              <w:autoSpaceDE/>
              <w:autoSpaceDN/>
              <w:bidi w:val="0"/>
              <w:adjustRightInd/>
              <w:snapToGrid/>
              <w:textAlignment w:val="auto"/>
              <w:rPr>
                <w:ins w:id="1032" w:author="zhoujiansheng" w:date="2025-10-11T10:37:35Z"/>
                <w:rFonts w:hint="default"/>
                <w:lang w:val="en-US" w:eastAsia="zh-CN"/>
              </w:rPr>
            </w:pPr>
            <w:ins w:id="1033" w:author="zhoujiansheng" w:date="2025-10-11T10:37:54Z">
              <w:r>
                <w:rPr>
                  <w:rFonts w:hint="eastAsia"/>
                  <w:lang w:val="en-US" w:eastAsia="zh-CN"/>
                </w:rPr>
                <w:t>实际</w:t>
              </w:r>
            </w:ins>
            <w:ins w:id="1034" w:author="zhoujiansheng" w:date="2025-10-11T10:37:55Z">
              <w:r>
                <w:rPr>
                  <w:rFonts w:hint="eastAsia"/>
                  <w:lang w:val="en-US" w:eastAsia="zh-CN"/>
                </w:rPr>
                <w:t>信号</w:t>
              </w:r>
            </w:ins>
            <w:ins w:id="1035" w:author="zhoujiansheng" w:date="2025-10-11T10:37:57Z">
              <w:r>
                <w:rPr>
                  <w:rFonts w:hint="eastAsia"/>
                  <w:lang w:val="en-US" w:eastAsia="zh-CN"/>
                </w:rPr>
                <w:t>名称</w:t>
              </w:r>
            </w:ins>
          </w:p>
        </w:tc>
        <w:tc>
          <w:tcPr>
            <w:tcW w:w="7656" w:type="dxa"/>
          </w:tcPr>
          <w:p w14:paraId="20A4672E">
            <w:pPr>
              <w:keepNext w:val="0"/>
              <w:keepLines w:val="0"/>
              <w:pageBreakBefore w:val="0"/>
              <w:widowControl w:val="0"/>
              <w:kinsoku/>
              <w:wordWrap/>
              <w:overflowPunct/>
              <w:topLinePunct w:val="0"/>
              <w:autoSpaceDE/>
              <w:autoSpaceDN/>
              <w:bidi w:val="0"/>
              <w:adjustRightInd/>
              <w:snapToGrid/>
              <w:ind w:firstLine="0" w:firstLineChars="0"/>
              <w:textAlignment w:val="auto"/>
              <w:rPr>
                <w:ins w:id="1036" w:author="zhoujiansheng" w:date="2025-10-11T10:37:35Z"/>
                <w:rFonts w:hint="default"/>
                <w:lang w:val="en-US" w:eastAsia="zh-CN"/>
              </w:rPr>
            </w:pPr>
            <w:ins w:id="1037" w:author="zhoujiansheng" w:date="2025-10-11T10:38:09Z">
              <w:r>
                <w:rPr>
                  <w:rFonts w:hint="eastAsia"/>
                  <w:lang w:val="en-US" w:eastAsia="zh-CN"/>
                </w:rPr>
                <w:t>填充</w:t>
              </w:r>
            </w:ins>
            <w:ins w:id="1038" w:author="zhoujiansheng" w:date="2025-10-11T10:38:14Z">
              <w:r>
                <w:rPr>
                  <w:rFonts w:hint="eastAsia"/>
                  <w:lang w:val="en-US" w:eastAsia="zh-CN"/>
                </w:rPr>
                <w:t>设备</w:t>
              </w:r>
            </w:ins>
            <w:ins w:id="1039" w:author="zhoujiansheng" w:date="2025-10-11T10:38:25Z">
              <w:r>
                <w:rPr>
                  <w:rFonts w:hint="eastAsia"/>
                  <w:lang w:val="en-US" w:eastAsia="zh-CN"/>
                </w:rPr>
                <w:t>信号</w:t>
              </w:r>
            </w:ins>
            <w:ins w:id="1040" w:author="zhoujiansheng" w:date="2025-10-11T10:38:26Z">
              <w:r>
                <w:rPr>
                  <w:rFonts w:hint="eastAsia"/>
                  <w:lang w:val="en-US" w:eastAsia="zh-CN"/>
                </w:rPr>
                <w:t>编码</w:t>
              </w:r>
            </w:ins>
            <w:ins w:id="1041" w:author="zhoujiansheng" w:date="2025-10-11T10:38:28Z">
              <w:r>
                <w:rPr>
                  <w:rFonts w:hint="eastAsia"/>
                  <w:lang w:val="en-US" w:eastAsia="zh-CN"/>
                </w:rPr>
                <w:t>对应</w:t>
              </w:r>
            </w:ins>
            <w:ins w:id="1042" w:author="zhoujiansheng" w:date="2025-10-11T10:38:48Z">
              <w:r>
                <w:rPr>
                  <w:rFonts w:hint="eastAsia"/>
                  <w:lang w:val="en-US" w:eastAsia="zh-CN"/>
                </w:rPr>
                <w:t>上送</w:t>
              </w:r>
            </w:ins>
            <w:ins w:id="1043" w:author="zhoujiansheng" w:date="2025-10-11T10:38:28Z">
              <w:r>
                <w:rPr>
                  <w:rFonts w:hint="eastAsia"/>
                  <w:lang w:val="en-US" w:eastAsia="zh-CN"/>
                </w:rPr>
                <w:t>的</w:t>
              </w:r>
            </w:ins>
            <w:ins w:id="1044" w:author="zhoujiansheng" w:date="2025-10-11T10:38:56Z">
              <w:r>
                <w:rPr>
                  <w:rFonts w:hint="eastAsia"/>
                  <w:lang w:val="en-US" w:eastAsia="zh-CN"/>
                </w:rPr>
                <w:t>实际信号</w:t>
              </w:r>
            </w:ins>
            <w:ins w:id="1045" w:author="zhoujiansheng" w:date="2025-10-11T10:38:57Z">
              <w:r>
                <w:rPr>
                  <w:rFonts w:hint="eastAsia"/>
                  <w:lang w:val="en-US" w:eastAsia="zh-CN"/>
                </w:rPr>
                <w:t>名称</w:t>
              </w:r>
            </w:ins>
          </w:p>
        </w:tc>
      </w:tr>
      <w:tr w14:paraId="7D47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1A81A63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监控系统采集读数</w:t>
            </w:r>
          </w:p>
        </w:tc>
        <w:tc>
          <w:tcPr>
            <w:tcW w:w="7656" w:type="dxa"/>
          </w:tcPr>
          <w:p w14:paraId="0E0950A4">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填充获取到的设备实时数据，若未获取到值，显示为空</w:t>
            </w:r>
            <w:r>
              <w:commentReference w:id="6"/>
            </w:r>
          </w:p>
        </w:tc>
      </w:tr>
      <w:tr w14:paraId="3C041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4169947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现场实际测量读数</w:t>
            </w:r>
          </w:p>
        </w:tc>
        <w:tc>
          <w:tcPr>
            <w:tcW w:w="7656" w:type="dxa"/>
          </w:tcPr>
          <w:p w14:paraId="589C18C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手动填写数值，数值长度不超过10位数</w:t>
            </w:r>
          </w:p>
        </w:tc>
      </w:tr>
      <w:tr w14:paraId="6610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0E656F2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测试结果</w:t>
            </w:r>
          </w:p>
        </w:tc>
        <w:tc>
          <w:tcPr>
            <w:tcW w:w="7656" w:type="dxa"/>
          </w:tcPr>
          <w:p w14:paraId="26E7509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1、监控系统采集读数为空时，自动判定结果为未通过；</w:t>
            </w:r>
          </w:p>
          <w:p w14:paraId="76B7BE8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2、监控系统采集读数不为空时，需填写现场实际测量读数后，根据填写内容自动判断填充结果。</w:t>
            </w:r>
          </w:p>
          <w:p w14:paraId="56699266">
            <w:pPr>
              <w:pStyle w:val="16"/>
              <w:keepNext w:val="0"/>
              <w:keepLines w:val="0"/>
              <w:pageBreakBefore w:val="0"/>
              <w:widowControl w:val="0"/>
              <w:numPr>
                <w:ilvl w:val="0"/>
                <w:numId w:val="42"/>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遥测：系统与现场采集数据的差值或差异率小于等于达标限值——通过；大于达标限值或系统采集为空——不通过</w:t>
            </w:r>
          </w:p>
          <w:p w14:paraId="77787C58">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（差异率=|(系统值-现场值)/现场值*100%|，若分母为0，则计算（现场值-系统值）/系统值*100%，若系统值=现场值=0，差异率=0）</w:t>
            </w:r>
          </w:p>
          <w:p w14:paraId="322507E0">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（差值=|系统值-现场值|）</w:t>
            </w:r>
          </w:p>
          <w:p w14:paraId="5590EDAB">
            <w:pPr>
              <w:pStyle w:val="16"/>
              <w:keepNext w:val="0"/>
              <w:keepLines w:val="0"/>
              <w:pageBreakBefore w:val="0"/>
              <w:widowControl w:val="0"/>
              <w:numPr>
                <w:ilvl w:val="0"/>
                <w:numId w:val="42"/>
              </w:numPr>
              <w:kinsoku/>
              <w:wordWrap/>
              <w:overflowPunct/>
              <w:topLinePunct w:val="0"/>
              <w:autoSpaceDE/>
              <w:autoSpaceDN/>
              <w:bidi w:val="0"/>
              <w:adjustRightInd/>
              <w:snapToGrid/>
              <w:ind w:left="420" w:leftChars="0" w:hanging="420" w:firstLineChars="0"/>
              <w:textAlignment w:val="auto"/>
              <w:rPr>
                <w:rFonts w:hint="default"/>
                <w:sz w:val="21"/>
                <w:szCs w:val="21"/>
                <w:vertAlign w:val="baseline"/>
                <w:lang w:val="en-US" w:eastAsia="zh-CN"/>
              </w:rPr>
            </w:pPr>
            <w:r>
              <w:rPr>
                <w:rFonts w:hint="eastAsia"/>
                <w:sz w:val="21"/>
                <w:szCs w:val="21"/>
                <w:vertAlign w:val="baseline"/>
                <w:lang w:val="en-US" w:eastAsia="zh-CN"/>
              </w:rPr>
              <w:t>遥控、遥调、遥信、告警：系统采集与现场采集数值相同——通过；系统采集和现场采集数值不同或系统采集为空——不通过</w:t>
            </w:r>
          </w:p>
        </w:tc>
      </w:tr>
      <w:tr w14:paraId="7924A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62832FC6">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测试结果描述</w:t>
            </w:r>
          </w:p>
        </w:tc>
        <w:tc>
          <w:tcPr>
            <w:tcW w:w="7656" w:type="dxa"/>
          </w:tcPr>
          <w:p w14:paraId="134DDB22">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根据测试结果判定是否需要填写。</w:t>
            </w:r>
          </w:p>
          <w:p w14:paraId="0AC7C179">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通过：不解锁，无需填写，该字段为空。</w:t>
            </w:r>
          </w:p>
          <w:p w14:paraId="2C22ACF3">
            <w:pPr>
              <w:pStyle w:val="16"/>
              <w:keepNext w:val="0"/>
              <w:keepLines w:val="0"/>
              <w:pageBreakBefore w:val="0"/>
              <w:widowControl w:val="0"/>
              <w:kinsoku/>
              <w:wordWrap/>
              <w:overflowPunct/>
              <w:topLinePunct w:val="0"/>
              <w:autoSpaceDE/>
              <w:autoSpaceDN/>
              <w:bidi w:val="0"/>
              <w:adjustRightInd/>
              <w:snapToGrid/>
              <w:textAlignment w:val="auto"/>
              <w:rPr>
                <w:rFonts w:hint="eastAsia"/>
                <w:sz w:val="21"/>
                <w:szCs w:val="21"/>
                <w:vertAlign w:val="baseline"/>
                <w:lang w:val="en-US" w:eastAsia="zh-CN"/>
              </w:rPr>
            </w:pPr>
            <w:r>
              <w:rPr>
                <w:rFonts w:hint="eastAsia"/>
                <w:sz w:val="21"/>
                <w:szCs w:val="21"/>
                <w:vertAlign w:val="baseline"/>
                <w:lang w:val="en-US" w:eastAsia="zh-CN"/>
              </w:rPr>
              <w:t>不通过：解锁&amp;必填，</w:t>
            </w:r>
            <w:commentRangeStart w:id="7"/>
            <w:r>
              <w:rPr>
                <w:rFonts w:hint="eastAsia"/>
                <w:sz w:val="21"/>
                <w:szCs w:val="21"/>
                <w:vertAlign w:val="baseline"/>
                <w:lang w:val="en-US" w:eastAsia="zh-CN"/>
              </w:rPr>
              <w:t>下拉可选</w:t>
            </w:r>
            <w:commentRangeEnd w:id="7"/>
            <w:r>
              <w:commentReference w:id="7"/>
            </w:r>
            <w:r>
              <w:rPr>
                <w:rFonts w:hint="eastAsia"/>
                <w:sz w:val="21"/>
                <w:szCs w:val="21"/>
                <w:vertAlign w:val="baseline"/>
                <w:lang w:val="en-US" w:eastAsia="zh-CN"/>
              </w:rPr>
              <w:t>。解锁后默认空值。根据不同信号类型，选项不同，对应选项如下：</w:t>
            </w:r>
          </w:p>
          <w:p w14:paraId="58423484">
            <w:pPr>
              <w:pStyle w:val="16"/>
              <w:keepNext w:val="0"/>
              <w:keepLines w:val="0"/>
              <w:pageBreakBefore w:val="0"/>
              <w:widowControl w:val="0"/>
              <w:numPr>
                <w:ilvl w:val="0"/>
                <w:numId w:val="43"/>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遥测：1、偏差过大2、协议无此信号3、模板无此信号</w:t>
            </w:r>
          </w:p>
          <w:p w14:paraId="1655E675">
            <w:pPr>
              <w:pStyle w:val="16"/>
              <w:keepNext w:val="0"/>
              <w:keepLines w:val="0"/>
              <w:pageBreakBefore w:val="0"/>
              <w:widowControl w:val="0"/>
              <w:numPr>
                <w:ilvl w:val="0"/>
                <w:numId w:val="43"/>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遥控、遥调：1、无法控制2、协议无此信号3、模板无此信号</w:t>
            </w:r>
          </w:p>
          <w:p w14:paraId="772C578F">
            <w:pPr>
              <w:pStyle w:val="16"/>
              <w:keepNext w:val="0"/>
              <w:keepLines w:val="0"/>
              <w:pageBreakBefore w:val="0"/>
              <w:widowControl w:val="0"/>
              <w:numPr>
                <w:ilvl w:val="0"/>
                <w:numId w:val="43"/>
              </w:numPr>
              <w:kinsoku/>
              <w:wordWrap/>
              <w:overflowPunct/>
              <w:topLinePunct w:val="0"/>
              <w:autoSpaceDE/>
              <w:autoSpaceDN/>
              <w:bidi w:val="0"/>
              <w:adjustRightInd/>
              <w:snapToGrid/>
              <w:ind w:left="420" w:leftChars="0" w:hanging="420" w:firstLineChars="0"/>
              <w:textAlignment w:val="auto"/>
              <w:rPr>
                <w:rFonts w:hint="eastAsia"/>
                <w:sz w:val="21"/>
                <w:szCs w:val="21"/>
                <w:vertAlign w:val="baseline"/>
                <w:lang w:val="en-US" w:eastAsia="zh-CN"/>
              </w:rPr>
            </w:pPr>
            <w:r>
              <w:rPr>
                <w:rFonts w:hint="eastAsia"/>
                <w:sz w:val="21"/>
                <w:szCs w:val="21"/>
                <w:vertAlign w:val="baseline"/>
                <w:lang w:val="en-US" w:eastAsia="zh-CN"/>
              </w:rPr>
              <w:t>遥信：1、状态不准2、协议无此信号3、模板无此信号</w:t>
            </w:r>
          </w:p>
          <w:p w14:paraId="06D9185A">
            <w:pPr>
              <w:pStyle w:val="16"/>
              <w:keepNext w:val="0"/>
              <w:keepLines w:val="0"/>
              <w:pageBreakBefore w:val="0"/>
              <w:widowControl w:val="0"/>
              <w:numPr>
                <w:ilvl w:val="0"/>
                <w:numId w:val="43"/>
              </w:numPr>
              <w:kinsoku/>
              <w:wordWrap/>
              <w:overflowPunct/>
              <w:topLinePunct w:val="0"/>
              <w:autoSpaceDE/>
              <w:autoSpaceDN/>
              <w:bidi w:val="0"/>
              <w:adjustRightInd/>
              <w:snapToGrid/>
              <w:ind w:left="420" w:leftChars="0" w:hanging="420" w:firstLineChars="0"/>
              <w:textAlignment w:val="auto"/>
              <w:rPr>
                <w:rFonts w:hint="default"/>
                <w:sz w:val="21"/>
                <w:szCs w:val="21"/>
                <w:vertAlign w:val="baseline"/>
                <w:lang w:val="en-US" w:eastAsia="zh-CN"/>
              </w:rPr>
            </w:pPr>
            <w:r>
              <w:rPr>
                <w:rFonts w:hint="eastAsia"/>
                <w:sz w:val="21"/>
                <w:szCs w:val="21"/>
                <w:vertAlign w:val="baseline"/>
                <w:lang w:val="en-US" w:eastAsia="zh-CN"/>
              </w:rPr>
              <w:t>告警：1、无法模拟2、无法测试3、协议无此告警4、模板无此告警</w:t>
            </w:r>
          </w:p>
        </w:tc>
      </w:tr>
      <w:tr w14:paraId="080A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vAlign w:val="center"/>
          </w:tcPr>
          <w:p w14:paraId="2840047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备注</w:t>
            </w:r>
          </w:p>
        </w:tc>
        <w:tc>
          <w:tcPr>
            <w:tcW w:w="7656" w:type="dxa"/>
          </w:tcPr>
          <w:p w14:paraId="0EDD2CC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手动输入，不超过100个字</w:t>
            </w:r>
          </w:p>
        </w:tc>
      </w:tr>
    </w:tbl>
    <w:p w14:paraId="7D2BF22E">
      <w:pPr>
        <w:rPr>
          <w:rFonts w:hint="eastAsia"/>
          <w:lang w:val="en-US" w:eastAsia="zh-CN"/>
        </w:rPr>
      </w:pPr>
    </w:p>
    <w:p w14:paraId="727ED09A">
      <w:pPr>
        <w:pStyle w:val="14"/>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eastAsia="宋体"/>
          <w:lang w:val="en-US" w:eastAsia="zh-CN"/>
        </w:rPr>
      </w:pPr>
      <w:r>
        <w:t>表</w:t>
      </w:r>
      <w:r>
        <w:fldChar w:fldCharType="begin"/>
      </w:r>
      <w:r>
        <w:instrText xml:space="preserve"> SEQ 表 \* ARABIC </w:instrText>
      </w:r>
      <w:r>
        <w:fldChar w:fldCharType="separate"/>
      </w:r>
      <w:r>
        <w:t>1</w:t>
      </w:r>
      <w:r>
        <w:fldChar w:fldCharType="end"/>
      </w:r>
      <w:r>
        <w:rPr>
          <w:rFonts w:hint="eastAsia"/>
          <w:lang w:val="en-US" w:eastAsia="zh-CN"/>
        </w:rPr>
        <w:t>设备动环告警信号验收测试样例表</w:t>
      </w:r>
    </w:p>
    <w:p w14:paraId="7E9CF390">
      <w:r>
        <w:drawing>
          <wp:inline distT="0" distB="0" distL="114300" distR="114300">
            <wp:extent cx="6188075" cy="655320"/>
            <wp:effectExtent l="0" t="0" r="14605"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32"/>
                    <a:stretch>
                      <a:fillRect/>
                    </a:stretch>
                  </pic:blipFill>
                  <pic:spPr>
                    <a:xfrm>
                      <a:off x="0" y="0"/>
                      <a:ext cx="6188075" cy="655320"/>
                    </a:xfrm>
                    <a:prstGeom prst="rect">
                      <a:avLst/>
                    </a:prstGeom>
                    <a:noFill/>
                    <a:ln>
                      <a:noFill/>
                    </a:ln>
                  </pic:spPr>
                </pic:pic>
              </a:graphicData>
            </a:graphic>
          </wp:inline>
        </w:drawing>
      </w:r>
    </w:p>
    <w:p w14:paraId="173F3693">
      <w:pPr>
        <w:rPr>
          <w:ins w:id="1046" w:author="Sun" w:date="2025-11-04T17:37:54Z"/>
          <w:rFonts w:hint="eastAsia"/>
          <w:lang w:val="en-US" w:eastAsia="zh-CN"/>
        </w:rPr>
      </w:pPr>
      <w:r>
        <w:rPr>
          <w:rFonts w:hint="eastAsia"/>
          <w:lang w:val="en-US" w:eastAsia="zh-CN"/>
        </w:rPr>
        <w:t>设备动环及告警验收测试表填写完成后可提交至市公司动力班长处审批。</w:t>
      </w:r>
    </w:p>
    <w:p w14:paraId="68604B23">
      <w:pPr>
        <w:rPr>
          <w:ins w:id="1047" w:author="Sun" w:date="2025-11-04T17:37:56Z"/>
          <w:rFonts w:hint="eastAsia"/>
          <w:lang w:val="en-US" w:eastAsia="zh-CN"/>
        </w:rPr>
      </w:pPr>
      <w:del w:id="1048" w:author="zhoujiansheng" w:date="2025-10-11T11:31:41Z">
        <w:r>
          <w:rPr>
            <w:rFonts w:hint="eastAsia"/>
            <w:lang w:val="en-US" w:eastAsia="zh-CN"/>
          </w:rPr>
          <w:delText>（当前节点在申请人处，无驳回选项）</w:delText>
        </w:r>
      </w:del>
      <w:ins w:id="1049" w:author="zhoujiansheng" w:date="2025-10-11T11:31:45Z">
        <w:r>
          <w:rPr>
            <w:rFonts w:hint="eastAsia"/>
            <w:lang w:val="en-US" w:eastAsia="zh-CN"/>
          </w:rPr>
          <w:t>若</w:t>
        </w:r>
      </w:ins>
      <w:ins w:id="1050" w:author="zhoujiansheng" w:date="2025-10-11T11:31:49Z">
        <w:r>
          <w:rPr>
            <w:rFonts w:hint="eastAsia"/>
            <w:lang w:val="en-US" w:eastAsia="zh-CN"/>
          </w:rPr>
          <w:t>验收</w:t>
        </w:r>
      </w:ins>
      <w:ins w:id="1051" w:author="zhoujiansheng" w:date="2025-10-11T11:31:50Z">
        <w:r>
          <w:rPr>
            <w:rFonts w:hint="eastAsia"/>
            <w:lang w:val="en-US" w:eastAsia="zh-CN"/>
          </w:rPr>
          <w:t>测试</w:t>
        </w:r>
      </w:ins>
      <w:ins w:id="1052" w:author="zhoujiansheng" w:date="2025-10-11T11:31:51Z">
        <w:r>
          <w:rPr>
            <w:rFonts w:hint="eastAsia"/>
            <w:lang w:val="en-US" w:eastAsia="zh-CN"/>
          </w:rPr>
          <w:t>结果</w:t>
        </w:r>
      </w:ins>
      <w:ins w:id="1053" w:author="zhoujiansheng" w:date="2025-10-11T11:31:53Z">
        <w:r>
          <w:rPr>
            <w:rFonts w:hint="eastAsia"/>
            <w:lang w:val="en-US" w:eastAsia="zh-CN"/>
          </w:rPr>
          <w:t>不通过，</w:t>
        </w:r>
      </w:ins>
      <w:ins w:id="1054" w:author="zhoujiansheng" w:date="2025-10-11T11:31:54Z">
        <w:r>
          <w:rPr>
            <w:rFonts w:hint="eastAsia"/>
            <w:lang w:val="en-US" w:eastAsia="zh-CN"/>
          </w:rPr>
          <w:t>申请</w:t>
        </w:r>
      </w:ins>
      <w:ins w:id="1055" w:author="zhoujiansheng" w:date="2025-10-11T11:31:55Z">
        <w:r>
          <w:rPr>
            <w:rFonts w:hint="eastAsia"/>
            <w:lang w:val="en-US" w:eastAsia="zh-CN"/>
          </w:rPr>
          <w:t>人</w:t>
        </w:r>
      </w:ins>
      <w:ins w:id="1056" w:author="zhoujiansheng" w:date="2025-10-11T11:31:56Z">
        <w:r>
          <w:rPr>
            <w:rFonts w:hint="eastAsia"/>
            <w:lang w:val="en-US" w:eastAsia="zh-CN"/>
          </w:rPr>
          <w:t>可</w:t>
        </w:r>
      </w:ins>
      <w:ins w:id="1057" w:author="zhoujiansheng" w:date="2025-10-11T11:32:01Z">
        <w:r>
          <w:rPr>
            <w:rFonts w:hint="eastAsia"/>
            <w:lang w:val="en-US" w:eastAsia="zh-CN"/>
          </w:rPr>
          <w:t>将</w:t>
        </w:r>
      </w:ins>
      <w:ins w:id="1058" w:author="zhoujiansheng" w:date="2025-10-11T11:32:04Z">
        <w:r>
          <w:rPr>
            <w:rFonts w:hint="eastAsia"/>
            <w:lang w:val="en-US" w:eastAsia="zh-CN"/>
          </w:rPr>
          <w:t>工单</w:t>
        </w:r>
      </w:ins>
      <w:ins w:id="1059" w:author="zhoujiansheng" w:date="2025-10-11T11:32:10Z">
        <w:r>
          <w:rPr>
            <w:rFonts w:hint="eastAsia"/>
            <w:lang w:val="en-US" w:eastAsia="zh-CN"/>
          </w:rPr>
          <w:t>申请</w:t>
        </w:r>
      </w:ins>
      <w:ins w:id="1060" w:author="zhoujiansheng" w:date="2025-10-11T11:32:11Z">
        <w:r>
          <w:rPr>
            <w:rFonts w:hint="eastAsia"/>
            <w:lang w:val="en-US" w:eastAsia="zh-CN"/>
          </w:rPr>
          <w:t>退回</w:t>
        </w:r>
      </w:ins>
      <w:ins w:id="1061" w:author="zhoujiansheng" w:date="2025-10-11T11:32:22Z">
        <w:r>
          <w:rPr>
            <w:rFonts w:hint="eastAsia"/>
            <w:lang w:val="en-US" w:eastAsia="zh-CN"/>
          </w:rPr>
          <w:t>至</w:t>
        </w:r>
      </w:ins>
      <w:ins w:id="1062" w:author="zhoujiansheng" w:date="2025-10-11T11:32:24Z">
        <w:r>
          <w:rPr>
            <w:rFonts w:hint="eastAsia"/>
            <w:lang w:val="en-US" w:eastAsia="zh-CN"/>
          </w:rPr>
          <w:t>割接</w:t>
        </w:r>
      </w:ins>
      <w:ins w:id="1063" w:author="zhoujiansheng" w:date="2025-10-11T11:32:26Z">
        <w:r>
          <w:rPr>
            <w:rFonts w:hint="eastAsia"/>
            <w:lang w:val="en-US" w:eastAsia="zh-CN"/>
          </w:rPr>
          <w:t>负责</w:t>
        </w:r>
      </w:ins>
      <w:ins w:id="1064" w:author="zhoujiansheng" w:date="2025-10-11T11:32:30Z">
        <w:r>
          <w:rPr>
            <w:rFonts w:hint="eastAsia"/>
            <w:lang w:val="en-US" w:eastAsia="zh-CN"/>
          </w:rPr>
          <w:t>人</w:t>
        </w:r>
      </w:ins>
      <w:ins w:id="1065" w:author="zhoujiansheng" w:date="2025-10-11T11:32:32Z">
        <w:r>
          <w:rPr>
            <w:rFonts w:hint="eastAsia"/>
            <w:lang w:val="en-US" w:eastAsia="zh-CN"/>
          </w:rPr>
          <w:t>，</w:t>
        </w:r>
      </w:ins>
      <w:ins w:id="1066" w:author="zhoujiansheng" w:date="2025-10-11T11:32:35Z">
        <w:r>
          <w:rPr>
            <w:rFonts w:hint="eastAsia"/>
            <w:lang w:val="en-US" w:eastAsia="zh-CN"/>
          </w:rPr>
          <w:t>由</w:t>
        </w:r>
      </w:ins>
      <w:ins w:id="1067" w:author="zhoujiansheng" w:date="2025-10-11T11:32:38Z">
        <w:r>
          <w:rPr>
            <w:rFonts w:hint="eastAsia"/>
            <w:lang w:val="en-US" w:eastAsia="zh-CN"/>
          </w:rPr>
          <w:t>割接</w:t>
        </w:r>
      </w:ins>
      <w:ins w:id="1068" w:author="zhoujiansheng" w:date="2025-10-11T11:32:39Z">
        <w:r>
          <w:rPr>
            <w:rFonts w:hint="eastAsia"/>
            <w:lang w:val="en-US" w:eastAsia="zh-CN"/>
          </w:rPr>
          <w:t>负责人</w:t>
        </w:r>
      </w:ins>
      <w:ins w:id="1069" w:author="zhoujiansheng" w:date="2025-10-11T11:32:41Z">
        <w:r>
          <w:rPr>
            <w:rFonts w:hint="eastAsia"/>
            <w:lang w:val="en-US" w:eastAsia="zh-CN"/>
          </w:rPr>
          <w:t>取消</w:t>
        </w:r>
      </w:ins>
      <w:ins w:id="1070" w:author="zhoujiansheng" w:date="2025-10-11T11:32:45Z">
        <w:r>
          <w:rPr>
            <w:rFonts w:hint="eastAsia"/>
            <w:lang w:val="en-US" w:eastAsia="zh-CN"/>
          </w:rPr>
          <w:t>设备</w:t>
        </w:r>
      </w:ins>
      <w:ins w:id="1071" w:author="zhoujiansheng" w:date="2025-10-11T11:32:48Z">
        <w:r>
          <w:rPr>
            <w:rFonts w:hint="eastAsia"/>
            <w:lang w:val="en-US" w:eastAsia="zh-CN"/>
          </w:rPr>
          <w:t>预割接。</w:t>
        </w:r>
      </w:ins>
      <w:ins w:id="1072" w:author="zhoujiansheng" w:date="2025-10-11T11:32:59Z">
        <w:r>
          <w:rPr>
            <w:rFonts w:hint="eastAsia"/>
            <w:lang w:val="en-US" w:eastAsia="zh-CN"/>
          </w:rPr>
          <w:t>取消</w:t>
        </w:r>
      </w:ins>
      <w:ins w:id="1073" w:author="zhoujiansheng" w:date="2025-10-11T11:33:01Z">
        <w:r>
          <w:rPr>
            <w:rFonts w:hint="eastAsia"/>
            <w:lang w:val="en-US" w:eastAsia="zh-CN"/>
          </w:rPr>
          <w:t>预割接</w:t>
        </w:r>
      </w:ins>
      <w:ins w:id="1074" w:author="zhoujiansheng" w:date="2025-10-11T11:33:02Z">
        <w:r>
          <w:rPr>
            <w:rFonts w:hint="eastAsia"/>
            <w:lang w:val="en-US" w:eastAsia="zh-CN"/>
          </w:rPr>
          <w:t>后，</w:t>
        </w:r>
      </w:ins>
      <w:ins w:id="1075" w:author="zhoujiansheng" w:date="2025-10-11T11:33:04Z">
        <w:r>
          <w:rPr>
            <w:rFonts w:hint="eastAsia"/>
            <w:lang w:val="en-US" w:eastAsia="zh-CN"/>
          </w:rPr>
          <w:t>重新</w:t>
        </w:r>
      </w:ins>
      <w:ins w:id="1076" w:author="zhoujiansheng" w:date="2025-10-11T11:33:05Z">
        <w:r>
          <w:rPr>
            <w:rFonts w:hint="eastAsia"/>
            <w:lang w:val="en-US" w:eastAsia="zh-CN"/>
          </w:rPr>
          <w:t>退回</w:t>
        </w:r>
      </w:ins>
      <w:ins w:id="1077" w:author="zhoujiansheng" w:date="2025-10-11T11:33:06Z">
        <w:r>
          <w:rPr>
            <w:rFonts w:hint="eastAsia"/>
            <w:lang w:val="en-US" w:eastAsia="zh-CN"/>
          </w:rPr>
          <w:t>到</w:t>
        </w:r>
      </w:ins>
      <w:ins w:id="1078" w:author="zhoujiansheng" w:date="2025-10-11T11:33:12Z">
        <w:r>
          <w:rPr>
            <w:rFonts w:hint="eastAsia"/>
            <w:lang w:val="en-US" w:eastAsia="zh-CN"/>
          </w:rPr>
          <w:t>工单</w:t>
        </w:r>
      </w:ins>
      <w:ins w:id="1079" w:author="zhoujiansheng" w:date="2025-10-11T11:33:13Z">
        <w:r>
          <w:rPr>
            <w:rFonts w:hint="eastAsia"/>
            <w:lang w:val="en-US" w:eastAsia="zh-CN"/>
          </w:rPr>
          <w:t>申请</w:t>
        </w:r>
      </w:ins>
      <w:ins w:id="1080" w:author="zhoujiansheng" w:date="2025-10-11T11:33:15Z">
        <w:r>
          <w:rPr>
            <w:rFonts w:hint="eastAsia"/>
            <w:lang w:val="en-US" w:eastAsia="zh-CN"/>
          </w:rPr>
          <w:t>环节。</w:t>
        </w:r>
      </w:ins>
    </w:p>
    <w:p w14:paraId="6BE59813">
      <w:pPr>
        <w:rPr>
          <w:ins w:id="1081" w:author="Sun" w:date="2025-11-04T17:38:00Z"/>
          <w:rFonts w:hint="eastAsia"/>
          <w:lang w:val="en-US" w:eastAsia="zh-CN"/>
        </w:rPr>
      </w:pPr>
      <w:ins w:id="1082" w:author="zhoujiansheng" w:date="2025-10-11T11:33:45Z">
        <w:r>
          <w:rPr>
            <w:rFonts w:hint="eastAsia"/>
            <w:lang w:val="en-US" w:eastAsia="zh-CN"/>
          </w:rPr>
          <w:t>若</w:t>
        </w:r>
      </w:ins>
      <w:ins w:id="1083" w:author="zhoujiansheng" w:date="2025-10-11T11:33:48Z">
        <w:r>
          <w:rPr>
            <w:rFonts w:hint="eastAsia"/>
            <w:lang w:val="en-US" w:eastAsia="zh-CN"/>
          </w:rPr>
          <w:t>验收</w:t>
        </w:r>
      </w:ins>
      <w:ins w:id="1084" w:author="zhoujiansheng" w:date="2025-10-11T11:33:49Z">
        <w:r>
          <w:rPr>
            <w:rFonts w:hint="eastAsia"/>
            <w:lang w:val="en-US" w:eastAsia="zh-CN"/>
          </w:rPr>
          <w:t>测试</w:t>
        </w:r>
      </w:ins>
      <w:ins w:id="1085" w:author="zhoujiansheng" w:date="2025-10-11T11:33:54Z">
        <w:r>
          <w:rPr>
            <w:rFonts w:hint="eastAsia"/>
            <w:lang w:val="en-US" w:eastAsia="zh-CN"/>
          </w:rPr>
          <w:t>环节</w:t>
        </w:r>
      </w:ins>
      <w:ins w:id="1086" w:author="zhoujiansheng" w:date="2025-10-11T11:33:56Z">
        <w:r>
          <w:rPr>
            <w:rFonts w:hint="eastAsia"/>
            <w:lang w:val="en-US" w:eastAsia="zh-CN"/>
          </w:rPr>
          <w:t>超时</w:t>
        </w:r>
      </w:ins>
      <w:ins w:id="1087" w:author="zhoujiansheng" w:date="2025-10-11T11:34:01Z">
        <w:r>
          <w:rPr>
            <w:rFonts w:hint="eastAsia"/>
            <w:lang w:val="en-US" w:eastAsia="zh-CN"/>
          </w:rPr>
          <w:t>，</w:t>
        </w:r>
      </w:ins>
      <w:ins w:id="1088" w:author="zhoujiansheng" w:date="2025-10-11T11:34:04Z">
        <w:r>
          <w:rPr>
            <w:rFonts w:hint="eastAsia"/>
            <w:lang w:val="en-US" w:eastAsia="zh-CN"/>
          </w:rPr>
          <w:t>工单</w:t>
        </w:r>
      </w:ins>
      <w:ins w:id="1089" w:author="zhoujiansheng" w:date="2025-10-11T11:34:05Z">
        <w:r>
          <w:rPr>
            <w:rFonts w:hint="eastAsia"/>
            <w:lang w:val="en-US" w:eastAsia="zh-CN"/>
          </w:rPr>
          <w:t>自动</w:t>
        </w:r>
      </w:ins>
      <w:ins w:id="1090" w:author="zhoujiansheng" w:date="2025-10-11T11:34:06Z">
        <w:r>
          <w:rPr>
            <w:rFonts w:hint="eastAsia"/>
            <w:lang w:val="en-US" w:eastAsia="zh-CN"/>
          </w:rPr>
          <w:t>退回</w:t>
        </w:r>
      </w:ins>
      <w:ins w:id="1091" w:author="zhoujiansheng" w:date="2025-10-11T11:34:08Z">
        <w:r>
          <w:rPr>
            <w:rFonts w:hint="eastAsia"/>
            <w:lang w:val="en-US" w:eastAsia="zh-CN"/>
          </w:rPr>
          <w:t>至</w:t>
        </w:r>
      </w:ins>
      <w:ins w:id="1092" w:author="zhoujiansheng" w:date="2025-10-11T11:34:27Z">
        <w:r>
          <w:rPr>
            <w:rFonts w:hint="eastAsia"/>
            <w:lang w:val="en-US" w:eastAsia="zh-CN"/>
          </w:rPr>
          <w:t>割接</w:t>
        </w:r>
      </w:ins>
      <w:ins w:id="1093" w:author="zhoujiansheng" w:date="2025-10-11T11:34:28Z">
        <w:r>
          <w:rPr>
            <w:rFonts w:hint="eastAsia"/>
            <w:lang w:val="en-US" w:eastAsia="zh-CN"/>
          </w:rPr>
          <w:t>负责</w:t>
        </w:r>
      </w:ins>
      <w:ins w:id="1094" w:author="zhoujiansheng" w:date="2025-10-11T11:34:30Z">
        <w:r>
          <w:rPr>
            <w:rFonts w:hint="eastAsia"/>
            <w:lang w:val="en-US" w:eastAsia="zh-CN"/>
          </w:rPr>
          <w:t>人，</w:t>
        </w:r>
      </w:ins>
      <w:ins w:id="1095" w:author="zhoujiansheng" w:date="2025-10-11T11:34:34Z">
        <w:r>
          <w:rPr>
            <w:rFonts w:hint="eastAsia"/>
            <w:lang w:val="en-US" w:eastAsia="zh-CN"/>
          </w:rPr>
          <w:t>由</w:t>
        </w:r>
      </w:ins>
      <w:ins w:id="1096" w:author="zhoujiansheng" w:date="2025-10-11T11:34:36Z">
        <w:r>
          <w:rPr>
            <w:rFonts w:hint="eastAsia"/>
            <w:lang w:val="en-US" w:eastAsia="zh-CN"/>
          </w:rPr>
          <w:t>割接</w:t>
        </w:r>
      </w:ins>
      <w:ins w:id="1097" w:author="zhoujiansheng" w:date="2025-10-11T11:34:38Z">
        <w:r>
          <w:rPr>
            <w:rFonts w:hint="eastAsia"/>
            <w:lang w:val="en-US" w:eastAsia="zh-CN"/>
          </w:rPr>
          <w:t>负责人</w:t>
        </w:r>
      </w:ins>
      <w:ins w:id="1098" w:author="zhoujiansheng" w:date="2025-10-11T11:34:40Z">
        <w:r>
          <w:rPr>
            <w:rFonts w:hint="eastAsia"/>
            <w:lang w:val="en-US" w:eastAsia="zh-CN"/>
          </w:rPr>
          <w:t>取消</w:t>
        </w:r>
      </w:ins>
      <w:ins w:id="1099" w:author="zhoujiansheng" w:date="2025-10-11T11:34:41Z">
        <w:r>
          <w:rPr>
            <w:rFonts w:hint="eastAsia"/>
            <w:lang w:val="en-US" w:eastAsia="zh-CN"/>
          </w:rPr>
          <w:t>预割接</w:t>
        </w:r>
      </w:ins>
      <w:ins w:id="1100" w:author="zhoujiansheng" w:date="2025-10-11T11:34:42Z">
        <w:r>
          <w:rPr>
            <w:rFonts w:hint="eastAsia"/>
            <w:lang w:val="en-US" w:eastAsia="zh-CN"/>
          </w:rPr>
          <w:t>。</w:t>
        </w:r>
      </w:ins>
    </w:p>
    <w:p w14:paraId="54742E08">
      <w:pPr>
        <w:rPr>
          <w:rFonts w:hint="default"/>
          <w:lang w:val="en-US" w:eastAsia="zh-CN"/>
        </w:rPr>
      </w:pPr>
      <w:ins w:id="1101" w:author="zhoujiansheng" w:date="2025-10-11T11:34:59Z">
        <w:r>
          <w:rPr>
            <w:rFonts w:hint="eastAsia"/>
            <w:lang w:val="en-US" w:eastAsia="zh-CN"/>
          </w:rPr>
          <w:t>由于</w:t>
        </w:r>
      </w:ins>
      <w:ins w:id="1102" w:author="zhoujiansheng" w:date="2025-10-11T11:35:00Z">
        <w:r>
          <w:rPr>
            <w:rFonts w:hint="eastAsia"/>
            <w:lang w:val="en-US" w:eastAsia="zh-CN"/>
          </w:rPr>
          <w:t>超时</w:t>
        </w:r>
      </w:ins>
      <w:ins w:id="1103" w:author="zhoujiansheng" w:date="2025-10-11T11:35:01Z">
        <w:r>
          <w:rPr>
            <w:rFonts w:hint="eastAsia"/>
            <w:lang w:val="en-US" w:eastAsia="zh-CN"/>
          </w:rPr>
          <w:t>自动</w:t>
        </w:r>
      </w:ins>
      <w:ins w:id="1104" w:author="zhoujiansheng" w:date="2025-10-11T11:35:04Z">
        <w:r>
          <w:rPr>
            <w:rFonts w:hint="eastAsia"/>
            <w:lang w:val="en-US" w:eastAsia="zh-CN"/>
          </w:rPr>
          <w:t>退回的</w:t>
        </w:r>
      </w:ins>
      <w:ins w:id="1105" w:author="zhoujiansheng" w:date="2025-10-11T11:35:05Z">
        <w:r>
          <w:rPr>
            <w:rFonts w:hint="eastAsia"/>
            <w:lang w:val="en-US" w:eastAsia="zh-CN"/>
          </w:rPr>
          <w:t>工单</w:t>
        </w:r>
      </w:ins>
      <w:ins w:id="1106" w:author="zhoujiansheng" w:date="2025-10-11T11:35:06Z">
        <w:r>
          <w:rPr>
            <w:rFonts w:hint="eastAsia"/>
            <w:lang w:val="en-US" w:eastAsia="zh-CN"/>
          </w:rPr>
          <w:t>，</w:t>
        </w:r>
      </w:ins>
      <w:ins w:id="1107" w:author="zhoujiansheng" w:date="2025-10-11T11:35:08Z">
        <w:r>
          <w:rPr>
            <w:rFonts w:hint="eastAsia"/>
            <w:lang w:val="en-US" w:eastAsia="zh-CN"/>
          </w:rPr>
          <w:t>审批</w:t>
        </w:r>
      </w:ins>
      <w:ins w:id="1108" w:author="zhoujiansheng" w:date="2025-10-11T11:35:11Z">
        <w:r>
          <w:rPr>
            <w:rFonts w:hint="eastAsia"/>
            <w:lang w:val="en-US" w:eastAsia="zh-CN"/>
          </w:rPr>
          <w:t>历史</w:t>
        </w:r>
      </w:ins>
      <w:ins w:id="1109" w:author="zhoujiansheng" w:date="2025-10-11T11:36:11Z">
        <w:r>
          <w:rPr>
            <w:rFonts w:hint="eastAsia"/>
            <w:lang w:val="en-US" w:eastAsia="zh-CN"/>
          </w:rPr>
          <w:t>中的</w:t>
        </w:r>
      </w:ins>
      <w:ins w:id="1110" w:author="zhoujiansheng" w:date="2025-10-11T11:35:32Z">
        <w:r>
          <w:rPr>
            <w:rFonts w:hint="eastAsia"/>
            <w:lang w:val="en-US" w:eastAsia="zh-CN"/>
          </w:rPr>
          <w:t>处理</w:t>
        </w:r>
      </w:ins>
      <w:ins w:id="1111" w:author="zhoujiansheng" w:date="2025-10-11T11:35:33Z">
        <w:r>
          <w:rPr>
            <w:rFonts w:hint="eastAsia"/>
            <w:lang w:val="en-US" w:eastAsia="zh-CN"/>
          </w:rPr>
          <w:t>人</w:t>
        </w:r>
      </w:ins>
      <w:ins w:id="1112" w:author="zhoujiansheng" w:date="2025-10-11T11:35:43Z">
        <w:r>
          <w:rPr>
            <w:rFonts w:hint="eastAsia"/>
            <w:lang w:val="en-US" w:eastAsia="zh-CN"/>
          </w:rPr>
          <w:t>显示</w:t>
        </w:r>
      </w:ins>
      <w:ins w:id="1113" w:author="zhoujiansheng" w:date="2025-10-11T11:36:18Z">
        <w:r>
          <w:rPr>
            <w:rFonts w:hint="eastAsia"/>
            <w:lang w:val="en-US" w:eastAsia="zh-CN"/>
          </w:rPr>
          <w:t>“</w:t>
        </w:r>
      </w:ins>
      <w:ins w:id="1114" w:author="zhoujiansheng" w:date="2025-10-11T11:35:43Z">
        <w:r>
          <w:rPr>
            <w:rFonts w:hint="eastAsia"/>
            <w:lang w:val="en-US" w:eastAsia="zh-CN"/>
          </w:rPr>
          <w:t>系统</w:t>
        </w:r>
      </w:ins>
      <w:ins w:id="1115" w:author="zhoujiansheng" w:date="2025-10-11T11:36:20Z">
        <w:r>
          <w:rPr>
            <w:rFonts w:hint="eastAsia"/>
            <w:lang w:val="en-US" w:eastAsia="zh-CN"/>
          </w:rPr>
          <w:t>”</w:t>
        </w:r>
      </w:ins>
      <w:ins w:id="1116" w:author="zhoujiansheng" w:date="2025-10-11T11:35:44Z">
        <w:r>
          <w:rPr>
            <w:rFonts w:hint="eastAsia"/>
            <w:lang w:val="en-US" w:eastAsia="zh-CN"/>
          </w:rPr>
          <w:t>，</w:t>
        </w:r>
      </w:ins>
      <w:ins w:id="1117" w:author="zhoujiansheng" w:date="2025-10-11T11:35:47Z">
        <w:r>
          <w:rPr>
            <w:rFonts w:hint="eastAsia"/>
            <w:lang w:val="en-US" w:eastAsia="zh-CN"/>
          </w:rPr>
          <w:t>操作</w:t>
        </w:r>
      </w:ins>
      <w:ins w:id="1118" w:author="zhoujiansheng" w:date="2025-10-11T11:35:48Z">
        <w:r>
          <w:rPr>
            <w:rFonts w:hint="eastAsia"/>
            <w:lang w:val="en-US" w:eastAsia="zh-CN"/>
          </w:rPr>
          <w:t>显示</w:t>
        </w:r>
      </w:ins>
      <w:ins w:id="1119" w:author="zhoujiansheng" w:date="2025-10-11T11:36:26Z">
        <w:r>
          <w:rPr>
            <w:rFonts w:hint="eastAsia"/>
            <w:lang w:val="en-US" w:eastAsia="zh-CN"/>
          </w:rPr>
          <w:t>“</w:t>
        </w:r>
      </w:ins>
      <w:ins w:id="1120" w:author="zhoujiansheng" w:date="2025-10-11T11:37:41Z">
        <w:r>
          <w:rPr>
            <w:rFonts w:hint="eastAsia"/>
            <w:lang w:val="en-US" w:eastAsia="zh-CN"/>
          </w:rPr>
          <w:t>驳回</w:t>
        </w:r>
      </w:ins>
      <w:ins w:id="1121" w:author="zhoujiansheng" w:date="2025-10-11T11:36:43Z">
        <w:r>
          <w:rPr>
            <w:rFonts w:hint="eastAsia"/>
            <w:lang w:val="en-US" w:eastAsia="zh-CN"/>
          </w:rPr>
          <w:t>”</w:t>
        </w:r>
      </w:ins>
      <w:ins w:id="1122" w:author="zhoujiansheng" w:date="2025-10-11T11:36:45Z">
        <w:r>
          <w:rPr>
            <w:rFonts w:hint="eastAsia"/>
            <w:lang w:val="en-US" w:eastAsia="zh-CN"/>
          </w:rPr>
          <w:t>，</w:t>
        </w:r>
      </w:ins>
      <w:ins w:id="1123" w:author="zhoujiansheng" w:date="2025-10-11T11:36:49Z">
        <w:r>
          <w:rPr>
            <w:rFonts w:hint="eastAsia"/>
            <w:lang w:val="en-US" w:eastAsia="zh-CN"/>
          </w:rPr>
          <w:t>审批</w:t>
        </w:r>
      </w:ins>
      <w:ins w:id="1124" w:author="zhoujiansheng" w:date="2025-10-11T11:36:50Z">
        <w:r>
          <w:rPr>
            <w:rFonts w:hint="eastAsia"/>
            <w:lang w:val="en-US" w:eastAsia="zh-CN"/>
          </w:rPr>
          <w:t>意见</w:t>
        </w:r>
      </w:ins>
      <w:ins w:id="1125" w:author="zhoujiansheng" w:date="2025-10-11T11:36:57Z">
        <w:r>
          <w:rPr>
            <w:rFonts w:hint="eastAsia"/>
            <w:lang w:val="en-US" w:eastAsia="zh-CN"/>
          </w:rPr>
          <w:t>显示“</w:t>
        </w:r>
      </w:ins>
      <w:ins w:id="1126" w:author="zhoujiansheng" w:date="2025-10-11T11:37:12Z">
        <w:r>
          <w:rPr>
            <w:rFonts w:hint="eastAsia"/>
            <w:lang w:val="en-US" w:eastAsia="zh-CN"/>
          </w:rPr>
          <w:t>工单</w:t>
        </w:r>
      </w:ins>
      <w:ins w:id="1127" w:author="zhoujiansheng" w:date="2025-10-11T11:37:13Z">
        <w:r>
          <w:rPr>
            <w:rFonts w:hint="eastAsia"/>
            <w:lang w:val="en-US" w:eastAsia="zh-CN"/>
          </w:rPr>
          <w:t>超时</w:t>
        </w:r>
      </w:ins>
      <w:ins w:id="1128" w:author="zhoujiansheng" w:date="2025-10-11T11:37:14Z">
        <w:r>
          <w:rPr>
            <w:rFonts w:hint="eastAsia"/>
            <w:lang w:val="en-US" w:eastAsia="zh-CN"/>
          </w:rPr>
          <w:t>，</w:t>
        </w:r>
      </w:ins>
      <w:ins w:id="1129" w:author="zhoujiansheng" w:date="2025-10-11T11:37:15Z">
        <w:r>
          <w:rPr>
            <w:rFonts w:hint="eastAsia"/>
            <w:lang w:val="en-US" w:eastAsia="zh-CN"/>
          </w:rPr>
          <w:t>系统</w:t>
        </w:r>
      </w:ins>
      <w:ins w:id="1130" w:author="zhoujiansheng" w:date="2025-10-11T11:37:16Z">
        <w:r>
          <w:rPr>
            <w:rFonts w:hint="eastAsia"/>
            <w:lang w:val="en-US" w:eastAsia="zh-CN"/>
          </w:rPr>
          <w:t>自动</w:t>
        </w:r>
      </w:ins>
      <w:ins w:id="1131" w:author="zhoujiansheng" w:date="2025-10-11T11:37:17Z">
        <w:r>
          <w:rPr>
            <w:rFonts w:hint="eastAsia"/>
            <w:lang w:val="en-US" w:eastAsia="zh-CN"/>
          </w:rPr>
          <w:t>退回</w:t>
        </w:r>
      </w:ins>
      <w:ins w:id="1132" w:author="zhoujiansheng" w:date="2025-10-11T11:37:18Z">
        <w:r>
          <w:rPr>
            <w:rFonts w:hint="eastAsia"/>
            <w:lang w:val="en-US" w:eastAsia="zh-CN"/>
          </w:rPr>
          <w:t>”</w:t>
        </w:r>
      </w:ins>
    </w:p>
    <w:p w14:paraId="63200710">
      <w:pPr>
        <w:rPr>
          <w:rFonts w:hint="default"/>
          <w:lang w:val="en-US" w:eastAsia="zh-CN"/>
        </w:rPr>
      </w:pPr>
      <w:r>
        <w:rPr>
          <w:rFonts w:hint="eastAsia"/>
          <w:lang w:val="en-US" w:eastAsia="zh-CN"/>
        </w:rPr>
        <w:t>工单提交之后的流程节点，</w:t>
      </w:r>
      <w:r>
        <w:rPr>
          <w:rFonts w:hint="eastAsia"/>
          <w:b/>
          <w:bCs/>
          <w:lang w:val="en-US" w:eastAsia="zh-CN"/>
        </w:rPr>
        <w:t>可导出</w:t>
      </w:r>
      <w:r>
        <w:rPr>
          <w:rFonts w:hint="eastAsia"/>
          <w:lang w:val="en-US" w:eastAsia="zh-CN"/>
        </w:rPr>
        <w:t>“动环告警信号验收测试表”。</w:t>
      </w:r>
    </w:p>
    <w:p w14:paraId="50CC5B94">
      <w:pPr>
        <w:rPr>
          <w:rFonts w:hint="default"/>
          <w:lang w:val="en-US" w:eastAsia="zh-CN"/>
        </w:rPr>
      </w:pPr>
    </w:p>
    <w:p w14:paraId="39E531B9">
      <w:pPr>
        <w:widowControl w:val="0"/>
        <w:numPr>
          <w:ilvl w:val="0"/>
          <w:numId w:val="0"/>
        </w:numPr>
        <w:jc w:val="left"/>
        <w:rPr>
          <w:rFonts w:hint="default"/>
          <w:b/>
          <w:bCs/>
          <w:lang w:val="en-US" w:eastAsia="zh-CN"/>
        </w:rPr>
      </w:pPr>
      <w:r>
        <w:rPr>
          <w:rFonts w:hint="eastAsia"/>
          <w:b/>
          <w:bCs/>
          <w:lang w:val="en-US" w:eastAsia="zh-CN"/>
        </w:rPr>
        <w:t>5、结果审批</w:t>
      </w:r>
    </w:p>
    <w:p w14:paraId="56638EC7">
      <w:pPr>
        <w:widowControl w:val="0"/>
        <w:numPr>
          <w:ilvl w:val="0"/>
          <w:numId w:val="0"/>
        </w:numPr>
        <w:jc w:val="left"/>
        <w:rPr>
          <w:rFonts w:hint="default"/>
          <w:lang w:val="en-US" w:eastAsia="zh-CN"/>
        </w:rPr>
      </w:pPr>
      <w:r>
        <w:rPr>
          <w:rFonts w:hint="eastAsia"/>
          <w:lang w:val="en-US" w:eastAsia="zh-CN"/>
        </w:rPr>
        <w:t>市公司动力班长审批已经填写的设备验收测试结果表，审批通过，工单</w:t>
      </w:r>
      <w:ins w:id="1133" w:author="zhoujiansheng" w:date="2025-10-11T17:08:06Z">
        <w:r>
          <w:rPr>
            <w:rFonts w:hint="eastAsia"/>
            <w:lang w:val="en-US" w:eastAsia="zh-CN"/>
          </w:rPr>
          <w:t>同时</w:t>
        </w:r>
      </w:ins>
      <w:r>
        <w:rPr>
          <w:rFonts w:hint="eastAsia"/>
          <w:lang w:val="en-US" w:eastAsia="zh-CN"/>
        </w:rPr>
        <w:t>流转至</w:t>
      </w:r>
      <w:ins w:id="1134" w:author="zhoujiansheng" w:date="2025-10-11T17:04:38Z">
        <w:r>
          <w:rPr>
            <w:rFonts w:hint="eastAsia"/>
            <w:lang w:val="en-US" w:eastAsia="zh-CN"/>
          </w:rPr>
          <w:t>维护</w:t>
        </w:r>
      </w:ins>
      <w:ins w:id="1135" w:author="zhoujiansheng" w:date="2025-10-11T17:04:39Z">
        <w:r>
          <w:rPr>
            <w:rFonts w:hint="eastAsia"/>
            <w:lang w:val="en-US" w:eastAsia="zh-CN"/>
          </w:rPr>
          <w:t>负责人</w:t>
        </w:r>
      </w:ins>
      <w:ins w:id="1136" w:author="zhoujiansheng" w:date="2025-10-11T17:04:42Z">
        <w:r>
          <w:rPr>
            <w:rFonts w:hint="eastAsia"/>
            <w:lang w:val="en-US" w:eastAsia="zh-CN"/>
          </w:rPr>
          <w:t>/</w:t>
        </w:r>
      </w:ins>
      <w:r>
        <w:rPr>
          <w:rFonts w:hint="eastAsia"/>
          <w:lang w:val="en-US" w:eastAsia="zh-CN"/>
        </w:rPr>
        <w:t>工程负责人</w:t>
      </w:r>
      <w:ins w:id="1137" w:author="zhoujiansheng" w:date="2025-10-11T17:04:47Z">
        <w:r>
          <w:rPr>
            <w:rFonts w:hint="eastAsia"/>
            <w:lang w:val="en-US" w:eastAsia="zh-CN"/>
          </w:rPr>
          <w:t>/</w:t>
        </w:r>
      </w:ins>
      <w:r>
        <w:rPr>
          <w:rFonts w:hint="eastAsia"/>
          <w:lang w:val="en-US" w:eastAsia="zh-CN"/>
        </w:rPr>
        <w:t>厂商负责人。审批不通过，工单驳回至上一环节。</w:t>
      </w:r>
      <w:ins w:id="1138" w:author="zhoujiansheng" w:date="2025-10-11T17:20:57Z">
        <w:r>
          <w:rPr>
            <w:rFonts w:hint="eastAsia"/>
            <w:lang w:val="en-US" w:eastAsia="zh-CN"/>
          </w:rPr>
          <w:t>若</w:t>
        </w:r>
      </w:ins>
      <w:ins w:id="1139" w:author="zhoujiansheng" w:date="2025-10-11T17:20:58Z">
        <w:r>
          <w:rPr>
            <w:rFonts w:hint="eastAsia"/>
            <w:lang w:val="en-US" w:eastAsia="zh-CN"/>
          </w:rPr>
          <w:t>工单</w:t>
        </w:r>
      </w:ins>
      <w:ins w:id="1140" w:author="zhoujiansheng" w:date="2025-10-11T17:21:01Z">
        <w:r>
          <w:rPr>
            <w:rFonts w:hint="eastAsia"/>
            <w:lang w:val="en-US" w:eastAsia="zh-CN"/>
          </w:rPr>
          <w:t>审批</w:t>
        </w:r>
      </w:ins>
      <w:ins w:id="1141" w:author="zhoujiansheng" w:date="2025-10-11T17:21:02Z">
        <w:r>
          <w:rPr>
            <w:rFonts w:hint="eastAsia"/>
            <w:lang w:val="en-US" w:eastAsia="zh-CN"/>
          </w:rPr>
          <w:t>超时，</w:t>
        </w:r>
      </w:ins>
      <w:ins w:id="1142" w:author="zhoujiansheng" w:date="2025-10-11T17:21:05Z">
        <w:bookmarkStart w:id="27" w:name="OLE_LINK11"/>
        <w:r>
          <w:rPr>
            <w:rFonts w:hint="eastAsia"/>
            <w:lang w:val="en-US" w:eastAsia="zh-CN"/>
          </w:rPr>
          <w:t>工单</w:t>
        </w:r>
      </w:ins>
      <w:ins w:id="1143" w:author="zhoujiansheng" w:date="2025-10-11T17:21:08Z">
        <w:r>
          <w:rPr>
            <w:rFonts w:hint="eastAsia"/>
            <w:lang w:val="en-US" w:eastAsia="zh-CN"/>
          </w:rPr>
          <w:t>自动</w:t>
        </w:r>
      </w:ins>
      <w:ins w:id="1144" w:author="zhoujiansheng" w:date="2025-10-11T17:21:09Z">
        <w:r>
          <w:rPr>
            <w:rFonts w:hint="eastAsia"/>
            <w:lang w:val="en-US" w:eastAsia="zh-CN"/>
          </w:rPr>
          <w:t>退回</w:t>
        </w:r>
      </w:ins>
      <w:ins w:id="1145" w:author="zhoujiansheng" w:date="2025-10-11T17:21:10Z">
        <w:r>
          <w:rPr>
            <w:rFonts w:hint="eastAsia"/>
            <w:lang w:val="en-US" w:eastAsia="zh-CN"/>
          </w:rPr>
          <w:t>到</w:t>
        </w:r>
      </w:ins>
      <w:ins w:id="1146" w:author="zhoujiansheng" w:date="2025-10-11T17:21:14Z">
        <w:r>
          <w:rPr>
            <w:rFonts w:hint="eastAsia"/>
            <w:lang w:val="en-US" w:eastAsia="zh-CN"/>
          </w:rPr>
          <w:t>割接</w:t>
        </w:r>
      </w:ins>
      <w:ins w:id="1147" w:author="zhoujiansheng" w:date="2025-10-11T17:21:16Z">
        <w:r>
          <w:rPr>
            <w:rFonts w:hint="eastAsia"/>
            <w:lang w:val="en-US" w:eastAsia="zh-CN"/>
          </w:rPr>
          <w:t>负责人</w:t>
        </w:r>
      </w:ins>
      <w:ins w:id="1148" w:author="zhoujiansheng" w:date="2025-10-11T17:21:18Z">
        <w:r>
          <w:rPr>
            <w:rFonts w:hint="eastAsia"/>
            <w:lang w:val="en-US" w:eastAsia="zh-CN"/>
          </w:rPr>
          <w:t>处，</w:t>
        </w:r>
      </w:ins>
      <w:ins w:id="1149" w:author="zhoujiansheng" w:date="2025-10-11T17:21:19Z">
        <w:r>
          <w:rPr>
            <w:rFonts w:hint="eastAsia"/>
            <w:lang w:val="en-US" w:eastAsia="zh-CN"/>
          </w:rPr>
          <w:t>由</w:t>
        </w:r>
      </w:ins>
      <w:ins w:id="1150" w:author="zhoujiansheng" w:date="2025-10-11T17:21:20Z">
        <w:r>
          <w:rPr>
            <w:rFonts w:hint="eastAsia"/>
            <w:lang w:val="en-US" w:eastAsia="zh-CN"/>
          </w:rPr>
          <w:t>割接</w:t>
        </w:r>
      </w:ins>
      <w:ins w:id="1151" w:author="zhoujiansheng" w:date="2025-10-11T17:21:22Z">
        <w:r>
          <w:rPr>
            <w:rFonts w:hint="eastAsia"/>
            <w:lang w:val="en-US" w:eastAsia="zh-CN"/>
          </w:rPr>
          <w:t>负责</w:t>
        </w:r>
      </w:ins>
      <w:ins w:id="1152" w:author="zhoujiansheng" w:date="2025-10-11T17:21:26Z">
        <w:r>
          <w:rPr>
            <w:rFonts w:hint="eastAsia"/>
            <w:lang w:val="en-US" w:eastAsia="zh-CN"/>
          </w:rPr>
          <w:t>取消</w:t>
        </w:r>
      </w:ins>
      <w:ins w:id="1153" w:author="zhoujiansheng" w:date="2025-10-11T17:21:27Z">
        <w:r>
          <w:rPr>
            <w:rFonts w:hint="eastAsia"/>
            <w:lang w:val="en-US" w:eastAsia="zh-CN"/>
          </w:rPr>
          <w:t>割接</w:t>
        </w:r>
      </w:ins>
      <w:ins w:id="1154" w:author="zhoujiansheng" w:date="2025-10-11T17:21:28Z">
        <w:r>
          <w:rPr>
            <w:rFonts w:hint="eastAsia"/>
            <w:lang w:val="en-US" w:eastAsia="zh-CN"/>
          </w:rPr>
          <w:t>。</w:t>
        </w:r>
        <w:bookmarkEnd w:id="27"/>
      </w:ins>
    </w:p>
    <w:p w14:paraId="7BC57818">
      <w:pPr>
        <w:widowControl w:val="0"/>
        <w:numPr>
          <w:ilvl w:val="0"/>
          <w:numId w:val="0"/>
        </w:numPr>
        <w:jc w:val="left"/>
        <w:rPr>
          <w:rFonts w:hint="default"/>
          <w:lang w:val="en-US" w:eastAsia="zh-CN"/>
        </w:rPr>
      </w:pPr>
    </w:p>
    <w:p w14:paraId="03871407">
      <w:pPr>
        <w:widowControl w:val="0"/>
        <w:numPr>
          <w:ilvl w:val="0"/>
          <w:numId w:val="0"/>
        </w:numPr>
        <w:jc w:val="left"/>
        <w:rPr>
          <w:rFonts w:hint="default"/>
          <w:lang w:val="en-US" w:eastAsia="zh-CN"/>
        </w:rPr>
      </w:pPr>
      <w:r>
        <w:rPr>
          <w:rFonts w:hint="eastAsia"/>
          <w:b/>
          <w:bCs/>
          <w:lang w:val="en-US" w:eastAsia="zh-CN"/>
        </w:rPr>
        <w:t>6、结果确认</w:t>
      </w:r>
    </w:p>
    <w:p w14:paraId="56BAF535">
      <w:pPr>
        <w:widowControl w:val="0"/>
        <w:numPr>
          <w:ilvl w:val="0"/>
          <w:numId w:val="0"/>
        </w:numPr>
        <w:jc w:val="left"/>
        <w:rPr>
          <w:rFonts w:hint="default"/>
          <w:lang w:val="en-US" w:eastAsia="zh-CN"/>
        </w:rPr>
      </w:pPr>
      <w:r>
        <w:rPr>
          <w:rFonts w:hint="eastAsia"/>
          <w:lang w:val="en-US" w:eastAsia="zh-CN"/>
        </w:rPr>
        <w:t>结果审批通过后，工单流转至</w:t>
      </w:r>
      <w:ins w:id="1155" w:author="zhoujiansheng" w:date="2025-10-11T17:08:24Z">
        <w:r>
          <w:rPr>
            <w:rFonts w:hint="eastAsia"/>
            <w:lang w:val="en-US" w:eastAsia="zh-CN"/>
          </w:rPr>
          <w:t>维护</w:t>
        </w:r>
      </w:ins>
      <w:ins w:id="1156" w:author="zhoujiansheng" w:date="2025-10-11T17:08:25Z">
        <w:r>
          <w:rPr>
            <w:rFonts w:hint="eastAsia"/>
            <w:lang w:val="en-US" w:eastAsia="zh-CN"/>
          </w:rPr>
          <w:t>负责人</w:t>
        </w:r>
      </w:ins>
      <w:ins w:id="1157" w:author="zhoujiansheng" w:date="2025-10-11T17:08:27Z">
        <w:r>
          <w:rPr>
            <w:rFonts w:hint="eastAsia"/>
            <w:lang w:val="en-US" w:eastAsia="zh-CN"/>
          </w:rPr>
          <w:t>/</w:t>
        </w:r>
      </w:ins>
      <w:r>
        <w:rPr>
          <w:rFonts w:hint="eastAsia"/>
          <w:lang w:val="en-US" w:eastAsia="zh-CN"/>
        </w:rPr>
        <w:t>工程负责人</w:t>
      </w:r>
      <w:ins w:id="1158" w:author="zhoujiansheng" w:date="2025-10-11T17:08:38Z">
        <w:r>
          <w:rPr>
            <w:rFonts w:hint="eastAsia"/>
            <w:lang w:val="en-US" w:eastAsia="zh-CN"/>
          </w:rPr>
          <w:t>/</w:t>
        </w:r>
      </w:ins>
      <w:r>
        <w:rPr>
          <w:rFonts w:hint="eastAsia"/>
          <w:lang w:val="en-US" w:eastAsia="zh-CN"/>
        </w:rPr>
        <w:t>厂商负责人，</w:t>
      </w:r>
      <w:del w:id="1159" w:author="zhoujiansheng" w:date="2025-10-11T17:08:43Z">
        <w:r>
          <w:rPr>
            <w:rFonts w:hint="default"/>
            <w:lang w:val="en-US" w:eastAsia="zh-CN"/>
          </w:rPr>
          <w:delText>两</w:delText>
        </w:r>
      </w:del>
      <w:ins w:id="1160" w:author="zhoujiansheng" w:date="2025-10-11T17:08:44Z">
        <w:r>
          <w:rPr>
            <w:rFonts w:hint="eastAsia"/>
            <w:lang w:val="en-US" w:eastAsia="zh-CN"/>
          </w:rPr>
          <w:t>三</w:t>
        </w:r>
      </w:ins>
      <w:r>
        <w:rPr>
          <w:rFonts w:hint="eastAsia"/>
          <w:lang w:val="en-US" w:eastAsia="zh-CN"/>
        </w:rPr>
        <w:t>人都审批通过，工单流转至</w:t>
      </w:r>
      <w:del w:id="1161" w:author="zhoujiansheng" w:date="2025-10-11T17:09:50Z">
        <w:r>
          <w:rPr>
            <w:rFonts w:hint="eastAsia"/>
            <w:lang w:val="en-US" w:eastAsia="zh-CN"/>
          </w:rPr>
          <w:delText>验收归档环节</w:delText>
        </w:r>
      </w:del>
      <w:ins w:id="1162" w:author="zhoujiansheng" w:date="2025-10-11T17:09:45Z">
        <w:r>
          <w:rPr>
            <w:rFonts w:hint="eastAsia"/>
            <w:lang w:val="en-US" w:eastAsia="zh-CN"/>
          </w:rPr>
          <w:t>割接负责人进行取消割接</w:t>
        </w:r>
      </w:ins>
      <w:ins w:id="1163" w:author="zhoujiansheng" w:date="2025-10-11T17:26:06Z">
        <w:r>
          <w:rPr>
            <w:rFonts w:hint="eastAsia"/>
            <w:lang w:val="en-US" w:eastAsia="zh-CN"/>
          </w:rPr>
          <w:t>（</w:t>
        </w:r>
      </w:ins>
      <w:ins w:id="1164" w:author="zhoujiansheng" w:date="2025-10-11T17:26:09Z">
        <w:r>
          <w:rPr>
            <w:rFonts w:hint="eastAsia"/>
            <w:lang w:val="en-US" w:eastAsia="zh-CN"/>
          </w:rPr>
          <w:t>工单</w:t>
        </w:r>
      </w:ins>
      <w:ins w:id="1165" w:author="zhoujiansheng" w:date="2025-10-11T17:26:10Z">
        <w:r>
          <w:rPr>
            <w:rFonts w:hint="eastAsia"/>
            <w:lang w:val="en-US" w:eastAsia="zh-CN"/>
          </w:rPr>
          <w:t>为</w:t>
        </w:r>
      </w:ins>
      <w:ins w:id="1166" w:author="zhoujiansheng" w:date="2025-10-11T17:26:11Z">
        <w:r>
          <w:rPr>
            <w:rFonts w:hint="eastAsia"/>
            <w:lang w:val="en-US" w:eastAsia="zh-CN"/>
          </w:rPr>
          <w:t>通过</w:t>
        </w:r>
      </w:ins>
      <w:ins w:id="1167" w:author="zhoujiansheng" w:date="2025-10-11T17:26:13Z">
        <w:r>
          <w:rPr>
            <w:rFonts w:hint="eastAsia"/>
            <w:lang w:val="en-US" w:eastAsia="zh-CN"/>
          </w:rPr>
          <w:t>验收</w:t>
        </w:r>
      </w:ins>
      <w:ins w:id="1168" w:author="zhoujiansheng" w:date="2025-10-11T17:26:14Z">
        <w:r>
          <w:rPr>
            <w:rFonts w:hint="eastAsia"/>
            <w:lang w:val="en-US" w:eastAsia="zh-CN"/>
          </w:rPr>
          <w:t>状态</w:t>
        </w:r>
      </w:ins>
      <w:ins w:id="1169" w:author="zhoujiansheng" w:date="2025-10-11T17:26:16Z">
        <w:r>
          <w:rPr>
            <w:rFonts w:hint="eastAsia"/>
            <w:lang w:val="en-US" w:eastAsia="zh-CN"/>
          </w:rPr>
          <w:t>。</w:t>
        </w:r>
      </w:ins>
      <w:ins w:id="1170" w:author="zhoujiansheng" w:date="2025-10-11T17:26:22Z">
        <w:r>
          <w:rPr>
            <w:rFonts w:hint="eastAsia"/>
            <w:lang w:val="en-US" w:eastAsia="zh-CN"/>
          </w:rPr>
          <w:t>开发</w:t>
        </w:r>
      </w:ins>
      <w:ins w:id="1171" w:author="zhoujiansheng" w:date="2025-10-11T17:26:24Z">
        <w:r>
          <w:rPr>
            <w:rFonts w:hint="eastAsia"/>
            <w:lang w:val="en-US" w:eastAsia="zh-CN"/>
          </w:rPr>
          <w:t>时</w:t>
        </w:r>
      </w:ins>
      <w:ins w:id="1172" w:author="zhoujiansheng" w:date="2025-10-11T17:26:26Z">
        <w:r>
          <w:rPr>
            <w:rFonts w:hint="eastAsia"/>
            <w:lang w:val="en-US" w:eastAsia="zh-CN"/>
          </w:rPr>
          <w:t>需要</w:t>
        </w:r>
      </w:ins>
      <w:ins w:id="1173" w:author="zhoujiansheng" w:date="2025-10-11T17:26:27Z">
        <w:r>
          <w:rPr>
            <w:rFonts w:hint="eastAsia"/>
            <w:lang w:val="en-US" w:eastAsia="zh-CN"/>
          </w:rPr>
          <w:t>标记</w:t>
        </w:r>
      </w:ins>
      <w:ins w:id="1174" w:author="zhoujiansheng" w:date="2025-10-11T17:26:52Z">
        <w:r>
          <w:rPr>
            <w:rFonts w:hint="eastAsia"/>
            <w:lang w:val="en-US" w:eastAsia="zh-CN"/>
          </w:rPr>
          <w:t>区分</w:t>
        </w:r>
      </w:ins>
      <w:ins w:id="1175" w:author="zhoujiansheng" w:date="2025-10-11T17:26:29Z">
        <w:r>
          <w:rPr>
            <w:rFonts w:hint="eastAsia"/>
            <w:lang w:val="en-US" w:eastAsia="zh-CN"/>
          </w:rPr>
          <w:t>工单</w:t>
        </w:r>
      </w:ins>
      <w:ins w:id="1176" w:author="zhoujiansheng" w:date="2025-10-11T17:26:35Z">
        <w:r>
          <w:rPr>
            <w:rFonts w:hint="eastAsia"/>
            <w:lang w:val="en-US" w:eastAsia="zh-CN"/>
          </w:rPr>
          <w:t>到</w:t>
        </w:r>
      </w:ins>
      <w:ins w:id="1177" w:author="zhoujiansheng" w:date="2025-10-11T17:26:37Z">
        <w:r>
          <w:rPr>
            <w:rFonts w:hint="eastAsia"/>
            <w:lang w:val="en-US" w:eastAsia="zh-CN"/>
          </w:rPr>
          <w:t>取消</w:t>
        </w:r>
      </w:ins>
      <w:ins w:id="1178" w:author="zhoujiansheng" w:date="2025-10-11T17:26:38Z">
        <w:r>
          <w:rPr>
            <w:rFonts w:hint="eastAsia"/>
            <w:lang w:val="en-US" w:eastAsia="zh-CN"/>
          </w:rPr>
          <w:t>割接</w:t>
        </w:r>
      </w:ins>
      <w:ins w:id="1179" w:author="zhoujiansheng" w:date="2025-10-11T17:26:41Z">
        <w:r>
          <w:rPr>
            <w:rFonts w:hint="eastAsia"/>
            <w:lang w:val="en-US" w:eastAsia="zh-CN"/>
          </w:rPr>
          <w:t>环节的</w:t>
        </w:r>
      </w:ins>
      <w:ins w:id="1180" w:author="zhoujiansheng" w:date="2025-10-11T17:26:45Z">
        <w:r>
          <w:rPr>
            <w:rFonts w:hint="eastAsia"/>
            <w:lang w:val="en-US" w:eastAsia="zh-CN"/>
          </w:rPr>
          <w:t>状态</w:t>
        </w:r>
      </w:ins>
      <w:ins w:id="1181" w:author="zhoujiansheng" w:date="2025-10-11T17:26:47Z">
        <w:r>
          <w:rPr>
            <w:rFonts w:hint="eastAsia"/>
            <w:lang w:val="en-US" w:eastAsia="zh-CN"/>
          </w:rPr>
          <w:t>，</w:t>
        </w:r>
      </w:ins>
      <w:ins w:id="1182" w:author="zhoujiansheng" w:date="2025-10-11T17:26:58Z">
        <w:r>
          <w:rPr>
            <w:rFonts w:hint="eastAsia"/>
            <w:lang w:val="en-US" w:eastAsia="zh-CN"/>
          </w:rPr>
          <w:t>不同</w:t>
        </w:r>
      </w:ins>
      <w:ins w:id="1183" w:author="zhoujiansheng" w:date="2025-10-11T17:26:59Z">
        <w:r>
          <w:rPr>
            <w:rFonts w:hint="eastAsia"/>
            <w:lang w:val="en-US" w:eastAsia="zh-CN"/>
          </w:rPr>
          <w:t>的</w:t>
        </w:r>
      </w:ins>
      <w:ins w:id="1184" w:author="zhoujiansheng" w:date="2025-10-11T17:27:00Z">
        <w:r>
          <w:rPr>
            <w:rFonts w:hint="eastAsia"/>
            <w:lang w:val="en-US" w:eastAsia="zh-CN"/>
          </w:rPr>
          <w:t>状态</w:t>
        </w:r>
      </w:ins>
      <w:ins w:id="1185" w:author="zhoujiansheng" w:date="2025-10-11T17:27:01Z">
        <w:r>
          <w:rPr>
            <w:rFonts w:hint="eastAsia"/>
            <w:lang w:val="en-US" w:eastAsia="zh-CN"/>
          </w:rPr>
          <w:t>，</w:t>
        </w:r>
      </w:ins>
      <w:ins w:id="1186" w:author="zhoujiansheng" w:date="2025-10-11T17:27:02Z">
        <w:r>
          <w:rPr>
            <w:rFonts w:hint="eastAsia"/>
            <w:lang w:val="en-US" w:eastAsia="zh-CN"/>
          </w:rPr>
          <w:t>工单</w:t>
        </w:r>
      </w:ins>
      <w:ins w:id="1187" w:author="zhoujiansheng" w:date="2025-10-11T17:27:03Z">
        <w:r>
          <w:rPr>
            <w:rFonts w:hint="eastAsia"/>
            <w:lang w:val="en-US" w:eastAsia="zh-CN"/>
          </w:rPr>
          <w:t>流转</w:t>
        </w:r>
      </w:ins>
      <w:ins w:id="1188" w:author="zhoujiansheng" w:date="2025-10-11T17:27:06Z">
        <w:r>
          <w:rPr>
            <w:rFonts w:hint="eastAsia"/>
            <w:lang w:val="en-US" w:eastAsia="zh-CN"/>
          </w:rPr>
          <w:t>是</w:t>
        </w:r>
      </w:ins>
      <w:ins w:id="1189" w:author="zhoujiansheng" w:date="2025-10-11T17:27:08Z">
        <w:r>
          <w:rPr>
            <w:rFonts w:hint="eastAsia"/>
            <w:lang w:val="en-US" w:eastAsia="zh-CN"/>
          </w:rPr>
          <w:t>有</w:t>
        </w:r>
      </w:ins>
      <w:ins w:id="1190" w:author="zhoujiansheng" w:date="2025-10-11T17:27:10Z">
        <w:r>
          <w:rPr>
            <w:rFonts w:hint="eastAsia"/>
            <w:lang w:val="en-US" w:eastAsia="zh-CN"/>
          </w:rPr>
          <w:t>区别的</w:t>
        </w:r>
      </w:ins>
      <w:ins w:id="1191" w:author="zhoujiansheng" w:date="2025-10-11T17:27:13Z">
        <w:r>
          <w:rPr>
            <w:rFonts w:hint="eastAsia"/>
            <w:lang w:val="en-US" w:eastAsia="zh-CN"/>
          </w:rPr>
          <w:t>）</w:t>
        </w:r>
      </w:ins>
      <w:r>
        <w:rPr>
          <w:rFonts w:hint="eastAsia"/>
          <w:lang w:val="en-US" w:eastAsia="zh-CN"/>
        </w:rPr>
        <w:t>。其中一人不通过，工单驳回至验收测试填报环节。申请人员整改后，需再次经过市公司动力班长进行填报结果审批。</w:t>
      </w:r>
      <w:ins w:id="1192" w:author="zhoujiansheng" w:date="2025-10-11T17:27:50Z">
        <w:r>
          <w:rPr>
            <w:rFonts w:hint="eastAsia"/>
            <w:lang w:val="en-US" w:eastAsia="zh-CN"/>
          </w:rPr>
          <w:t>结果</w:t>
        </w:r>
      </w:ins>
      <w:ins w:id="1193" w:author="zhoujiansheng" w:date="2025-10-11T17:28:13Z">
        <w:r>
          <w:rPr>
            <w:rFonts w:hint="eastAsia"/>
            <w:lang w:val="en-US" w:eastAsia="zh-CN"/>
          </w:rPr>
          <w:t>确认</w:t>
        </w:r>
      </w:ins>
      <w:ins w:id="1194" w:author="zhoujiansheng" w:date="2025-10-11T17:28:14Z">
        <w:r>
          <w:rPr>
            <w:rFonts w:hint="eastAsia"/>
            <w:lang w:val="en-US" w:eastAsia="zh-CN"/>
          </w:rPr>
          <w:t>超时，</w:t>
        </w:r>
      </w:ins>
      <w:ins w:id="1195" w:author="zhoujiansheng" w:date="2025-10-11T17:28:26Z">
        <w:r>
          <w:rPr>
            <w:rFonts w:hint="eastAsia"/>
            <w:lang w:val="en-US" w:eastAsia="zh-CN"/>
          </w:rPr>
          <w:t>工单自动退回到割接负责人处，由割接负责取消割接。</w:t>
        </w:r>
      </w:ins>
    </w:p>
    <w:p w14:paraId="4C6F4739">
      <w:pPr>
        <w:widowControl w:val="0"/>
        <w:numPr>
          <w:ilvl w:val="0"/>
          <w:numId w:val="0"/>
        </w:numPr>
        <w:jc w:val="left"/>
        <w:rPr>
          <w:rFonts w:hint="default"/>
          <w:lang w:val="en-US" w:eastAsia="zh-CN"/>
        </w:rPr>
      </w:pPr>
    </w:p>
    <w:p w14:paraId="66C78A5F">
      <w:pPr>
        <w:widowControl w:val="0"/>
        <w:numPr>
          <w:ilvl w:val="0"/>
          <w:numId w:val="0"/>
        </w:numPr>
        <w:jc w:val="left"/>
        <w:rPr>
          <w:rFonts w:hint="default"/>
          <w:b/>
          <w:bCs/>
          <w:lang w:val="en-US" w:eastAsia="zh-CN"/>
        </w:rPr>
      </w:pPr>
      <w:r>
        <w:rPr>
          <w:rFonts w:hint="eastAsia"/>
          <w:b/>
          <w:bCs/>
          <w:lang w:val="en-US" w:eastAsia="zh-CN"/>
        </w:rPr>
        <w:t>7、归档</w:t>
      </w:r>
    </w:p>
    <w:p w14:paraId="58E7D0A0">
      <w:pPr>
        <w:widowControl w:val="0"/>
        <w:numPr>
          <w:ilvl w:val="0"/>
          <w:numId w:val="0"/>
        </w:numPr>
        <w:jc w:val="left"/>
        <w:rPr>
          <w:rFonts w:hint="default"/>
          <w:lang w:val="en-US" w:eastAsia="zh-CN"/>
        </w:rPr>
      </w:pPr>
      <w:del w:id="1196" w:author="zhoujiansheng" w:date="2025-10-11T18:21:08Z">
        <w:r>
          <w:rPr>
            <w:rFonts w:hint="eastAsia"/>
            <w:lang w:val="en-US" w:eastAsia="zh-CN"/>
          </w:rPr>
          <w:delText>工单验收结果确认后，</w:delText>
        </w:r>
      </w:del>
      <w:del w:id="1197" w:author="zhoujiansheng" w:date="2025-10-11T18:21:08Z">
        <w:r>
          <w:rPr>
            <w:rFonts w:hint="default"/>
            <w:lang w:val="en-US" w:eastAsia="zh-CN"/>
          </w:rPr>
          <w:delText>由</w:delText>
        </w:r>
      </w:del>
      <w:del w:id="1198" w:author="zhoujiansheng" w:date="2025-10-11T18:20:49Z">
        <w:r>
          <w:rPr>
            <w:rFonts w:hint="default"/>
            <w:lang w:val="en-US" w:eastAsia="zh-CN"/>
          </w:rPr>
          <w:delText>申请人对验收工单进行归档。归档后</w:delText>
        </w:r>
      </w:del>
      <w:del w:id="1199" w:author="zhoujiansheng" w:date="2025-10-11T18:21:30Z">
        <w:r>
          <w:rPr>
            <w:rFonts w:hint="eastAsia"/>
            <w:lang w:val="en-US" w:eastAsia="zh-CN"/>
          </w:rPr>
          <w:delText>，流程结束。并对验收设备信息进行归类及存储</w:delText>
        </w:r>
      </w:del>
      <w:r>
        <w:rPr>
          <w:rFonts w:hint="eastAsia"/>
          <w:lang w:val="en-US" w:eastAsia="zh-CN"/>
        </w:rPr>
        <w:t>。</w:t>
      </w:r>
      <w:ins w:id="1200" w:author="zhoujiansheng" w:date="2025-10-11T18:21:34Z">
        <w:r>
          <w:rPr>
            <w:rFonts w:hint="eastAsia"/>
            <w:lang w:val="en-US" w:eastAsia="zh-CN"/>
          </w:rPr>
          <w:t>工单</w:t>
        </w:r>
      </w:ins>
      <w:ins w:id="1201" w:author="zhoujiansheng" w:date="2025-10-11T18:21:37Z">
        <w:r>
          <w:rPr>
            <w:rFonts w:hint="eastAsia"/>
            <w:lang w:val="en-US" w:eastAsia="zh-CN"/>
          </w:rPr>
          <w:t>验收</w:t>
        </w:r>
      </w:ins>
      <w:ins w:id="1202" w:author="zhoujiansheng" w:date="2025-10-11T18:21:38Z">
        <w:r>
          <w:rPr>
            <w:rFonts w:hint="eastAsia"/>
            <w:lang w:val="en-US" w:eastAsia="zh-CN"/>
          </w:rPr>
          <w:t>结果</w:t>
        </w:r>
      </w:ins>
      <w:ins w:id="1203" w:author="zhoujiansheng" w:date="2025-10-11T18:21:39Z">
        <w:r>
          <w:rPr>
            <w:rFonts w:hint="eastAsia"/>
            <w:lang w:val="en-US" w:eastAsia="zh-CN"/>
          </w:rPr>
          <w:t>确认</w:t>
        </w:r>
      </w:ins>
      <w:ins w:id="1204" w:author="zhoujiansheng" w:date="2025-10-11T18:21:40Z">
        <w:r>
          <w:rPr>
            <w:rFonts w:hint="eastAsia"/>
            <w:lang w:val="en-US" w:eastAsia="zh-CN"/>
          </w:rPr>
          <w:t>通过，</w:t>
        </w:r>
      </w:ins>
      <w:ins w:id="1205" w:author="zhoujiansheng" w:date="2025-10-11T18:21:43Z">
        <w:r>
          <w:rPr>
            <w:rFonts w:hint="eastAsia"/>
            <w:lang w:val="en-US" w:eastAsia="zh-CN"/>
          </w:rPr>
          <w:t>由</w:t>
        </w:r>
      </w:ins>
      <w:ins w:id="1206" w:author="zhoujiansheng" w:date="2025-10-11T18:21:44Z">
        <w:r>
          <w:rPr>
            <w:rFonts w:hint="eastAsia"/>
            <w:lang w:val="en-US" w:eastAsia="zh-CN"/>
          </w:rPr>
          <w:t>割接</w:t>
        </w:r>
      </w:ins>
      <w:ins w:id="1207" w:author="zhoujiansheng" w:date="2025-10-11T18:21:46Z">
        <w:r>
          <w:rPr>
            <w:rFonts w:hint="eastAsia"/>
            <w:lang w:val="en-US" w:eastAsia="zh-CN"/>
          </w:rPr>
          <w:t>负责人</w:t>
        </w:r>
      </w:ins>
      <w:ins w:id="1208" w:author="zhoujiansheng" w:date="2025-10-11T18:21:51Z">
        <w:r>
          <w:rPr>
            <w:rFonts w:hint="eastAsia"/>
            <w:lang w:val="en-US" w:eastAsia="zh-CN"/>
          </w:rPr>
          <w:t>取消</w:t>
        </w:r>
      </w:ins>
      <w:ins w:id="1209" w:author="zhoujiansheng" w:date="2025-10-11T18:21:56Z">
        <w:r>
          <w:rPr>
            <w:rFonts w:hint="eastAsia"/>
            <w:lang w:val="en-US" w:eastAsia="zh-CN"/>
          </w:rPr>
          <w:t>设备</w:t>
        </w:r>
      </w:ins>
      <w:ins w:id="1210" w:author="zhoujiansheng" w:date="2025-10-11T18:21:58Z">
        <w:r>
          <w:rPr>
            <w:rFonts w:hint="eastAsia"/>
            <w:lang w:val="en-US" w:eastAsia="zh-CN"/>
          </w:rPr>
          <w:t>预割接</w:t>
        </w:r>
      </w:ins>
      <w:ins w:id="1211" w:author="zhoujiansheng" w:date="2025-10-11T18:22:00Z">
        <w:r>
          <w:rPr>
            <w:rFonts w:hint="eastAsia"/>
            <w:lang w:val="en-US" w:eastAsia="zh-CN"/>
          </w:rPr>
          <w:t>状态</w:t>
        </w:r>
      </w:ins>
      <w:ins w:id="1212" w:author="zhoujiansheng" w:date="2025-10-11T18:22:01Z">
        <w:r>
          <w:rPr>
            <w:rFonts w:hint="eastAsia"/>
            <w:lang w:val="en-US" w:eastAsia="zh-CN"/>
          </w:rPr>
          <w:t>，</w:t>
        </w:r>
      </w:ins>
      <w:ins w:id="1213" w:author="zhoujiansheng" w:date="2025-10-11T18:22:02Z">
        <w:r>
          <w:rPr>
            <w:rFonts w:hint="eastAsia"/>
            <w:lang w:val="en-US" w:eastAsia="zh-CN"/>
          </w:rPr>
          <w:t>工单</w:t>
        </w:r>
      </w:ins>
      <w:ins w:id="1214" w:author="zhoujiansheng" w:date="2025-10-11T18:22:04Z">
        <w:r>
          <w:rPr>
            <w:rFonts w:hint="eastAsia"/>
            <w:lang w:val="en-US" w:eastAsia="zh-CN"/>
          </w:rPr>
          <w:t>提交</w:t>
        </w:r>
      </w:ins>
      <w:ins w:id="1215" w:author="zhoujiansheng" w:date="2025-10-11T18:22:05Z">
        <w:r>
          <w:rPr>
            <w:rFonts w:hint="eastAsia"/>
            <w:lang w:val="en-US" w:eastAsia="zh-CN"/>
          </w:rPr>
          <w:t>后</w:t>
        </w:r>
      </w:ins>
      <w:ins w:id="1216" w:author="zhoujiansheng" w:date="2025-10-11T18:22:09Z">
        <w:r>
          <w:rPr>
            <w:rFonts w:hint="eastAsia"/>
            <w:lang w:val="en-US" w:eastAsia="zh-CN"/>
          </w:rPr>
          <w:t>系统</w:t>
        </w:r>
      </w:ins>
      <w:ins w:id="1217" w:author="zhoujiansheng" w:date="2025-10-11T18:22:10Z">
        <w:r>
          <w:rPr>
            <w:rFonts w:hint="eastAsia"/>
            <w:lang w:val="en-US" w:eastAsia="zh-CN"/>
          </w:rPr>
          <w:t>自动</w:t>
        </w:r>
      </w:ins>
      <w:ins w:id="1218" w:author="zhoujiansheng" w:date="2025-10-11T18:22:13Z">
        <w:r>
          <w:rPr>
            <w:rFonts w:hint="eastAsia"/>
            <w:lang w:val="en-US" w:eastAsia="zh-CN"/>
          </w:rPr>
          <w:t>完成</w:t>
        </w:r>
      </w:ins>
      <w:ins w:id="1219" w:author="zhoujiansheng" w:date="2025-10-11T18:22:14Z">
        <w:r>
          <w:rPr>
            <w:rFonts w:hint="eastAsia"/>
            <w:lang w:val="en-US" w:eastAsia="zh-CN"/>
          </w:rPr>
          <w:t>归档</w:t>
        </w:r>
      </w:ins>
      <w:ins w:id="1220" w:author="zhoujiansheng" w:date="2025-10-11T18:22:15Z">
        <w:r>
          <w:rPr>
            <w:rFonts w:hint="eastAsia"/>
            <w:lang w:val="en-US" w:eastAsia="zh-CN"/>
          </w:rPr>
          <w:t>。</w:t>
        </w:r>
      </w:ins>
    </w:p>
    <w:p w14:paraId="0D139328">
      <w:pPr>
        <w:widowControl w:val="0"/>
        <w:numPr>
          <w:ilvl w:val="0"/>
          <w:numId w:val="0"/>
        </w:numPr>
        <w:jc w:val="left"/>
        <w:rPr>
          <w:rFonts w:hint="eastAsia"/>
          <w:lang w:val="en-US" w:eastAsia="zh-CN"/>
        </w:rPr>
      </w:pPr>
    </w:p>
    <w:p w14:paraId="5E3146A7">
      <w:pPr>
        <w:widowControl w:val="0"/>
        <w:numPr>
          <w:ilvl w:val="0"/>
          <w:numId w:val="0"/>
        </w:numPr>
        <w:jc w:val="left"/>
        <w:rPr>
          <w:rFonts w:hint="default"/>
          <w:b/>
          <w:bCs/>
          <w:lang w:val="en-US" w:eastAsia="zh-CN"/>
        </w:rPr>
      </w:pPr>
      <w:r>
        <w:rPr>
          <w:rFonts w:hint="eastAsia"/>
          <w:b/>
          <w:bCs/>
          <w:lang w:val="en-US" w:eastAsia="zh-CN"/>
        </w:rPr>
        <w:t>8、废弃及超时说明</w:t>
      </w:r>
    </w:p>
    <w:p w14:paraId="64345A6E">
      <w:pPr>
        <w:widowControl w:val="0"/>
        <w:numPr>
          <w:ilvl w:val="0"/>
          <w:numId w:val="0"/>
        </w:numPr>
        <w:jc w:val="left"/>
        <w:rPr>
          <w:rFonts w:hint="eastAsia"/>
          <w:lang w:val="en-US" w:eastAsia="zh-CN"/>
        </w:rPr>
      </w:pPr>
      <w:r>
        <w:rPr>
          <w:rFonts w:hint="eastAsia"/>
          <w:lang w:val="en-US" w:eastAsia="zh-CN"/>
        </w:rPr>
        <w:t>工单作废或超过要求完成时间，需要发邮件</w:t>
      </w:r>
      <w:ins w:id="1221" w:author="zhoujiansheng" w:date="2025-10-11T18:25:54Z">
        <w:r>
          <w:rPr>
            <w:rFonts w:hint="eastAsia"/>
            <w:lang w:val="en-US" w:eastAsia="zh-CN"/>
          </w:rPr>
          <w:t>或</w:t>
        </w:r>
      </w:ins>
      <w:ins w:id="1222" w:author="zhoujiansheng" w:date="2025-10-11T18:25:55Z">
        <w:r>
          <w:rPr>
            <w:rFonts w:hint="eastAsia"/>
            <w:lang w:val="en-US" w:eastAsia="zh-CN"/>
          </w:rPr>
          <w:t>短信</w:t>
        </w:r>
      </w:ins>
      <w:r>
        <w:rPr>
          <w:rFonts w:hint="eastAsia"/>
          <w:lang w:val="en-US" w:eastAsia="zh-CN"/>
        </w:rPr>
        <w:t>提示</w:t>
      </w:r>
      <w:del w:id="1223" w:author="zhoujiansheng" w:date="2025-10-11T18:26:01Z">
        <w:r>
          <w:rPr>
            <w:rFonts w:hint="eastAsia"/>
            <w:lang w:val="en-US" w:eastAsia="zh-CN"/>
          </w:rPr>
          <w:delText>局房/基站</w:delText>
        </w:r>
      </w:del>
      <w:ins w:id="1224" w:author="zhoujiansheng" w:date="2025-10-11T18:26:05Z">
        <w:r>
          <w:rPr>
            <w:rFonts w:hint="eastAsia"/>
            <w:lang w:val="en-US" w:eastAsia="zh-CN"/>
          </w:rPr>
          <w:t>割接</w:t>
        </w:r>
      </w:ins>
      <w:r>
        <w:rPr>
          <w:rFonts w:hint="eastAsia"/>
          <w:lang w:val="en-US" w:eastAsia="zh-CN"/>
        </w:rPr>
        <w:t>负责人取消预割接。</w:t>
      </w:r>
    </w:p>
    <w:p w14:paraId="27758323">
      <w:pPr>
        <w:widowControl w:val="0"/>
        <w:numPr>
          <w:ilvl w:val="0"/>
          <w:numId w:val="0"/>
        </w:numPr>
        <w:jc w:val="left"/>
        <w:rPr>
          <w:rFonts w:hint="eastAsia"/>
          <w:lang w:val="en-US" w:eastAsia="zh-CN"/>
        </w:rPr>
      </w:pPr>
      <w:r>
        <w:rPr>
          <w:rFonts w:hint="eastAsia"/>
          <w:lang w:val="en-US" w:eastAsia="zh-CN"/>
        </w:rPr>
        <w:t>邮件内容：</w:t>
      </w:r>
    </w:p>
    <w:p w14:paraId="41C572DD">
      <w:pPr>
        <w:widowControl w:val="0"/>
        <w:numPr>
          <w:ilvl w:val="0"/>
          <w:numId w:val="0"/>
        </w:numPr>
        <w:jc w:val="left"/>
        <w:rPr>
          <w:rFonts w:hint="eastAsia"/>
          <w:lang w:val="en-US" w:eastAsia="zh-CN"/>
        </w:rPr>
      </w:pPr>
      <w:r>
        <w:rPr>
          <w:rFonts w:hint="eastAsia"/>
          <w:lang w:val="en-US" w:eastAsia="zh-CN"/>
        </w:rPr>
        <w:t>废弃：您所审批的动环告警信号验收工单（工单号：XXXXXXXX）已废弃，请确认是否取消预割接。</w:t>
      </w:r>
    </w:p>
    <w:p w14:paraId="209D147B">
      <w:pPr>
        <w:widowControl w:val="0"/>
        <w:numPr>
          <w:ilvl w:val="0"/>
          <w:numId w:val="0"/>
        </w:numPr>
        <w:jc w:val="left"/>
        <w:rPr>
          <w:rFonts w:hint="eastAsia"/>
          <w:lang w:val="en-US" w:eastAsia="zh-CN"/>
        </w:rPr>
      </w:pPr>
      <w:r>
        <w:rPr>
          <w:rFonts w:hint="eastAsia"/>
          <w:lang w:val="en-US" w:eastAsia="zh-CN"/>
        </w:rPr>
        <w:t>工单超时：您所审批的动环告警信号验收工单（工单号：XXXXXXXX）已超时，请确认是否取消预割接。</w:t>
      </w:r>
    </w:p>
    <w:p w14:paraId="6081BBD7">
      <w:pPr>
        <w:widowControl w:val="0"/>
        <w:numPr>
          <w:ilvl w:val="0"/>
          <w:numId w:val="0"/>
        </w:numPr>
        <w:jc w:val="left"/>
        <w:rPr>
          <w:rFonts w:hint="eastAsia"/>
          <w:lang w:val="en-US" w:eastAsia="zh-CN"/>
        </w:rPr>
      </w:pPr>
    </w:p>
    <w:p w14:paraId="472551A0">
      <w:pPr>
        <w:widowControl w:val="0"/>
        <w:numPr>
          <w:ilvl w:val="-1"/>
          <w:numId w:val="0"/>
        </w:numPr>
        <w:jc w:val="left"/>
        <w:rPr>
          <w:rFonts w:hint="default"/>
          <w:lang w:val="en-US" w:eastAsia="zh-CN"/>
        </w:rPr>
      </w:pPr>
      <w:bookmarkStart w:id="56" w:name="_GoBack"/>
      <w:bookmarkEnd w:id="56"/>
    </w:p>
    <w:p w14:paraId="740B189A">
      <w:pPr>
        <w:pStyle w:val="30"/>
        <w:keepNext w:val="0"/>
        <w:keepLines w:val="0"/>
        <w:widowControl/>
        <w:suppressLineNumbers w:val="0"/>
        <w:jc w:val="center"/>
      </w:pPr>
    </w:p>
    <w:p w14:paraId="5DAAB16A">
      <w:pPr>
        <w:pStyle w:val="30"/>
        <w:keepNext w:val="0"/>
        <w:keepLines w:val="0"/>
        <w:widowControl/>
        <w:suppressLineNumbers w:val="0"/>
        <w:jc w:val="center"/>
      </w:pPr>
    </w:p>
    <w:p w14:paraId="4655E4CC">
      <w:pPr>
        <w:pStyle w:val="30"/>
        <w:keepNext w:val="0"/>
        <w:keepLines w:val="0"/>
        <w:widowControl/>
        <w:suppressLineNumbers w:val="0"/>
        <w:jc w:val="center"/>
      </w:pPr>
    </w:p>
    <w:p w14:paraId="3503BBFF">
      <w:pPr>
        <w:widowControl w:val="0"/>
        <w:numPr>
          <w:ilvl w:val="0"/>
          <w:numId w:val="0"/>
        </w:numPr>
        <w:jc w:val="left"/>
        <w:rPr>
          <w:rFonts w:hint="default"/>
          <w:lang w:val="en-US" w:eastAsia="zh-CN"/>
        </w:rPr>
      </w:pPr>
    </w:p>
    <w:p w14:paraId="7AFF78F2">
      <w:pPr>
        <w:widowControl w:val="0"/>
        <w:numPr>
          <w:ilvl w:val="0"/>
          <w:numId w:val="0"/>
        </w:numPr>
        <w:jc w:val="left"/>
        <w:rPr>
          <w:rFonts w:hint="default"/>
          <w:lang w:val="en-US" w:eastAsia="zh-CN"/>
        </w:rPr>
      </w:pPr>
    </w:p>
    <w:p w14:paraId="24604A95">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3F9DF9A7">
      <w:pPr>
        <w:pStyle w:val="5"/>
      </w:pPr>
      <w:bookmarkStart w:id="28" w:name="_Toc32748"/>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004动环告警信号测试模板</w:t>
      </w:r>
      <w:bookmarkEnd w:id="28"/>
    </w:p>
    <w:p w14:paraId="7D325143">
      <w:pPr>
        <w:widowControl w:val="0"/>
        <w:numPr>
          <w:ilvl w:val="0"/>
          <w:numId w:val="0"/>
        </w:numPr>
        <w:jc w:val="left"/>
        <w:rPr>
          <w:rFonts w:hint="default"/>
          <w:lang w:val="en-US" w:eastAsia="zh-CN"/>
        </w:rPr>
      </w:pPr>
      <w:r>
        <w:rPr>
          <w:rFonts w:hint="eastAsia"/>
          <w:b/>
          <w:bCs/>
          <w:lang w:val="en-US" w:eastAsia="zh-CN"/>
        </w:rPr>
        <w:t>功能背景：</w:t>
      </w:r>
      <w:r>
        <w:rPr>
          <w:rFonts w:hint="eastAsia"/>
          <w:lang w:val="en-US" w:eastAsia="zh-CN"/>
        </w:rPr>
        <w:t>用于管理和配置动环设备入网预割接的各类设备的验收测试模板。动环监控系统验收测试表</w:t>
      </w:r>
    </w:p>
    <w:p w14:paraId="120D9B83">
      <w:pPr>
        <w:widowControl w:val="0"/>
        <w:numPr>
          <w:ilvl w:val="0"/>
          <w:numId w:val="0"/>
        </w:numPr>
        <w:jc w:val="left"/>
        <w:rPr>
          <w:rFonts w:hint="default"/>
          <w:lang w:val="en-US" w:eastAsia="zh-CN"/>
        </w:rPr>
      </w:pPr>
      <w:r>
        <w:rPr>
          <w:rFonts w:hint="eastAsia"/>
          <w:b/>
          <w:bCs/>
          <w:lang w:val="en-US" w:eastAsia="zh-CN"/>
        </w:rPr>
        <w:t>功能位置</w:t>
      </w:r>
      <w:r>
        <w:rPr>
          <w:rFonts w:hint="eastAsia"/>
          <w:lang w:val="en-US" w:eastAsia="zh-CN"/>
        </w:rPr>
        <w:t>：流程管理——割接——动环告警信号测试模板</w:t>
      </w:r>
    </w:p>
    <w:p w14:paraId="72565098">
      <w:pPr>
        <w:shd w:val="clear" w:fill="D6E3BC" w:themeFill="accent3" w:themeFillTint="66"/>
        <w:jc w:val="left"/>
        <w:rPr>
          <w:rFonts w:hint="eastAsia"/>
          <w:b/>
          <w:bCs/>
          <w:lang w:val="en-US" w:eastAsia="zh-CN"/>
        </w:rPr>
      </w:pPr>
      <w:r>
        <w:rPr>
          <w:rFonts w:hint="eastAsia"/>
          <w:b/>
          <w:bCs/>
          <w:lang w:val="en-US" w:eastAsia="zh-CN"/>
        </w:rPr>
        <w:t>新建模板</w:t>
      </w:r>
    </w:p>
    <w:p w14:paraId="75497AE6">
      <w:pPr>
        <w:jc w:val="left"/>
        <w:rPr>
          <w:rFonts w:hint="default"/>
          <w:b/>
          <w:bCs/>
          <w:lang w:val="en-US" w:eastAsia="zh-CN"/>
        </w:rPr>
      </w:pPr>
      <w:r>
        <w:rPr>
          <w:rFonts w:hint="eastAsia"/>
          <w:b/>
          <w:bCs/>
          <w:lang w:val="en-US" w:eastAsia="zh-CN"/>
        </w:rPr>
        <w:t>1、输入模板信息</w:t>
      </w:r>
    </w:p>
    <w:p w14:paraId="636C65D6">
      <w:pPr>
        <w:numPr>
          <w:ilvl w:val="0"/>
          <w:numId w:val="37"/>
        </w:numPr>
        <w:ind w:left="420" w:leftChars="0" w:hanging="420" w:firstLineChars="0"/>
        <w:jc w:val="left"/>
        <w:rPr>
          <w:ins w:id="1225" w:author="zhoujiansheng" w:date="2025-10-09T16:12:06Z"/>
          <w:rFonts w:hint="eastAsia"/>
          <w:lang w:val="en-US" w:eastAsia="zh-CN"/>
        </w:rPr>
      </w:pPr>
      <w:r>
        <w:rPr>
          <w:rFonts w:hint="eastAsia"/>
          <w:lang w:val="en-US" w:eastAsia="zh-CN"/>
        </w:rPr>
        <w:t>模板名称：必填项，输入内容不超过50个字。须校验模板名称是否与已创建的模板名称重复。若重复，无法提交，并提示：当前模板名称已存在。</w:t>
      </w:r>
    </w:p>
    <w:p w14:paraId="58435849">
      <w:pPr>
        <w:numPr>
          <w:ilvl w:val="0"/>
          <w:numId w:val="37"/>
        </w:numPr>
        <w:ind w:left="420" w:leftChars="0" w:hanging="420" w:firstLineChars="0"/>
        <w:jc w:val="left"/>
        <w:rPr>
          <w:ins w:id="1226" w:author="zhoujiansheng" w:date="2025-10-09T16:12:14Z"/>
          <w:rFonts w:hint="eastAsia"/>
          <w:lang w:val="en-US" w:eastAsia="zh-CN"/>
        </w:rPr>
      </w:pPr>
      <w:ins w:id="1227" w:author="zhoujiansheng" w:date="2025-10-09T16:12:10Z">
        <w:r>
          <w:rPr>
            <w:rFonts w:hint="eastAsia"/>
            <w:lang w:val="en-US" w:eastAsia="zh-CN"/>
          </w:rPr>
          <w:t>设备</w:t>
        </w:r>
      </w:ins>
      <w:ins w:id="1228" w:author="zhoujiansheng" w:date="2025-10-09T16:12:12Z">
        <w:r>
          <w:rPr>
            <w:rFonts w:hint="eastAsia"/>
            <w:lang w:val="en-US" w:eastAsia="zh-CN"/>
          </w:rPr>
          <w:t>类型：</w:t>
        </w:r>
      </w:ins>
      <w:ins w:id="1229" w:author="zhoujiansheng" w:date="2025-10-09T16:12:25Z">
        <w:r>
          <w:rPr>
            <w:rFonts w:hint="eastAsia"/>
            <w:lang w:val="en-US" w:eastAsia="zh-CN"/>
          </w:rPr>
          <w:t>必填项，</w:t>
        </w:r>
      </w:ins>
      <w:ins w:id="1230" w:author="zhoujiansheng" w:date="2025-10-09T16:12:30Z">
        <w:r>
          <w:rPr>
            <w:rFonts w:hint="eastAsia"/>
            <w:lang w:val="en-US" w:eastAsia="zh-CN"/>
          </w:rPr>
          <w:t>下拉</w:t>
        </w:r>
      </w:ins>
      <w:ins w:id="1231" w:author="zhoujiansheng" w:date="2025-10-09T16:12:32Z">
        <w:r>
          <w:rPr>
            <w:rFonts w:hint="eastAsia"/>
            <w:lang w:val="en-US" w:eastAsia="zh-CN"/>
          </w:rPr>
          <w:t>选择</w:t>
        </w:r>
      </w:ins>
      <w:ins w:id="1232" w:author="zhoujiansheng" w:date="2025-10-09T16:12:35Z">
        <w:r>
          <w:rPr>
            <w:rFonts w:hint="eastAsia"/>
            <w:lang w:val="en-US" w:eastAsia="zh-CN"/>
          </w:rPr>
          <w:t>，</w:t>
        </w:r>
      </w:ins>
      <w:ins w:id="1233" w:author="zhoujiansheng" w:date="2025-10-09T16:12:40Z">
        <w:r>
          <w:rPr>
            <w:rFonts w:hint="eastAsia"/>
            <w:lang w:val="en-US" w:eastAsia="zh-CN"/>
          </w:rPr>
          <w:t>枚举</w:t>
        </w:r>
      </w:ins>
      <w:ins w:id="1234" w:author="zhoujiansheng" w:date="2025-10-09T16:12:41Z">
        <w:r>
          <w:rPr>
            <w:rFonts w:hint="eastAsia"/>
            <w:lang w:val="en-US" w:eastAsia="zh-CN"/>
          </w:rPr>
          <w:t>值</w:t>
        </w:r>
      </w:ins>
      <w:ins w:id="1235" w:author="zhoujiansheng" w:date="2025-10-09T16:12:43Z">
        <w:r>
          <w:rPr>
            <w:rFonts w:hint="eastAsia"/>
            <w:lang w:val="en-US" w:eastAsia="zh-CN"/>
          </w:rPr>
          <w:t>支持</w:t>
        </w:r>
      </w:ins>
      <w:ins w:id="1236" w:author="zhoujiansheng" w:date="2025-10-09T16:12:44Z">
        <w:r>
          <w:rPr>
            <w:rFonts w:hint="eastAsia"/>
            <w:lang w:val="en-US" w:eastAsia="zh-CN"/>
          </w:rPr>
          <w:t>模糊</w:t>
        </w:r>
      </w:ins>
      <w:ins w:id="1237" w:author="zhoujiansheng" w:date="2025-10-09T16:12:46Z">
        <w:r>
          <w:rPr>
            <w:rFonts w:hint="eastAsia"/>
            <w:lang w:val="en-US" w:eastAsia="zh-CN"/>
          </w:rPr>
          <w:t>查询。</w:t>
        </w:r>
      </w:ins>
      <w:ins w:id="1238" w:author="zhoujiansheng" w:date="2025-10-09T16:12:49Z">
        <w:r>
          <w:rPr>
            <w:rFonts w:hint="eastAsia"/>
            <w:lang w:val="en-US" w:eastAsia="zh-CN"/>
          </w:rPr>
          <w:t>获取</w:t>
        </w:r>
      </w:ins>
      <w:ins w:id="1239" w:author="zhoujiansheng" w:date="2025-10-09T16:13:07Z">
        <w:r>
          <w:rPr>
            <w:rFonts w:hint="eastAsia"/>
            <w:lang w:val="en-US" w:eastAsia="zh-CN"/>
          </w:rPr>
          <w:t>全量</w:t>
        </w:r>
      </w:ins>
      <w:ins w:id="1240" w:author="zhoujiansheng" w:date="2025-10-09T16:13:08Z">
        <w:r>
          <w:rPr>
            <w:rFonts w:hint="eastAsia"/>
            <w:lang w:val="en-US" w:eastAsia="zh-CN"/>
          </w:rPr>
          <w:t>综资</w:t>
        </w:r>
      </w:ins>
      <w:ins w:id="1241" w:author="zhoujiansheng" w:date="2025-10-09T16:13:09Z">
        <w:r>
          <w:rPr>
            <w:rFonts w:hint="eastAsia"/>
            <w:lang w:val="en-US" w:eastAsia="zh-CN"/>
          </w:rPr>
          <w:t>设备</w:t>
        </w:r>
      </w:ins>
      <w:ins w:id="1242" w:author="zhoujiansheng" w:date="2025-10-09T16:13:14Z">
        <w:r>
          <w:rPr>
            <w:rFonts w:hint="eastAsia"/>
            <w:lang w:val="en-US" w:eastAsia="zh-CN"/>
          </w:rPr>
          <w:t>类型</w:t>
        </w:r>
      </w:ins>
      <w:ins w:id="1243" w:author="zhoujiansheng" w:date="2025-10-09T16:13:16Z">
        <w:r>
          <w:rPr>
            <w:rFonts w:hint="eastAsia"/>
            <w:lang w:val="en-US" w:eastAsia="zh-CN"/>
          </w:rPr>
          <w:t>。</w:t>
        </w:r>
      </w:ins>
    </w:p>
    <w:p w14:paraId="320567D4">
      <w:pPr>
        <w:numPr>
          <w:ilvl w:val="0"/>
          <w:numId w:val="37"/>
        </w:numPr>
        <w:ind w:left="420" w:leftChars="0" w:hanging="420" w:firstLineChars="0"/>
        <w:jc w:val="left"/>
        <w:rPr>
          <w:rFonts w:hint="eastAsia"/>
          <w:lang w:val="en-US" w:eastAsia="zh-CN"/>
        </w:rPr>
      </w:pPr>
      <w:ins w:id="1244" w:author="zhoujiansheng" w:date="2025-10-09T16:12:15Z">
        <w:r>
          <w:rPr>
            <w:rFonts w:hint="eastAsia"/>
            <w:lang w:val="en-US" w:eastAsia="zh-CN"/>
          </w:rPr>
          <w:t>设备</w:t>
        </w:r>
      </w:ins>
      <w:ins w:id="1245" w:author="zhoujiansheng" w:date="2025-10-09T16:12:17Z">
        <w:r>
          <w:rPr>
            <w:rFonts w:hint="eastAsia"/>
            <w:lang w:val="en-US" w:eastAsia="zh-CN"/>
          </w:rPr>
          <w:t>子类</w:t>
        </w:r>
      </w:ins>
      <w:ins w:id="1246" w:author="zhoujiansheng" w:date="2025-10-09T16:12:18Z">
        <w:r>
          <w:rPr>
            <w:rFonts w:hint="eastAsia"/>
            <w:lang w:val="en-US" w:eastAsia="zh-CN"/>
          </w:rPr>
          <w:t>：</w:t>
        </w:r>
      </w:ins>
      <w:ins w:id="1247" w:author="zhoujiansheng" w:date="2025-10-09T16:13:29Z">
        <w:r>
          <w:rPr>
            <w:rFonts w:hint="eastAsia"/>
            <w:lang w:val="en-US" w:eastAsia="zh-CN"/>
          </w:rPr>
          <w:t>必填项</w:t>
        </w:r>
      </w:ins>
      <w:ins w:id="1248" w:author="zhoujiansheng" w:date="2025-10-09T16:13:31Z">
        <w:r>
          <w:rPr>
            <w:rFonts w:hint="eastAsia"/>
            <w:lang w:val="en-US" w:eastAsia="zh-CN"/>
          </w:rPr>
          <w:t>，</w:t>
        </w:r>
      </w:ins>
      <w:ins w:id="1249" w:author="zhoujiansheng" w:date="2025-10-09T16:13:33Z">
        <w:r>
          <w:rPr>
            <w:rFonts w:hint="eastAsia"/>
            <w:lang w:val="en-US" w:eastAsia="zh-CN"/>
          </w:rPr>
          <w:t>下拉</w:t>
        </w:r>
      </w:ins>
      <w:ins w:id="1250" w:author="zhoujiansheng" w:date="2025-10-09T16:13:34Z">
        <w:r>
          <w:rPr>
            <w:rFonts w:hint="eastAsia"/>
            <w:lang w:val="en-US" w:eastAsia="zh-CN"/>
          </w:rPr>
          <w:t>选择，</w:t>
        </w:r>
      </w:ins>
      <w:ins w:id="1251" w:author="zhoujiansheng" w:date="2025-10-09T16:35:03Z">
        <w:r>
          <w:rPr>
            <w:rFonts w:hint="eastAsia"/>
            <w:highlight w:val="yellow"/>
            <w:lang w:val="en-US" w:eastAsia="zh-CN"/>
          </w:rPr>
          <w:t>可</w:t>
        </w:r>
      </w:ins>
      <w:ins w:id="1252" w:author="zhoujiansheng" w:date="2025-10-09T16:35:05Z">
        <w:r>
          <w:rPr>
            <w:rFonts w:hint="eastAsia"/>
            <w:highlight w:val="yellow"/>
            <w:lang w:val="en-US" w:eastAsia="zh-CN"/>
          </w:rPr>
          <w:t>多选</w:t>
        </w:r>
      </w:ins>
      <w:ins w:id="1253" w:author="zhoujiansheng" w:date="2025-10-09T16:35:05Z">
        <w:r>
          <w:rPr>
            <w:rFonts w:hint="eastAsia"/>
            <w:lang w:val="en-US" w:eastAsia="zh-CN"/>
          </w:rPr>
          <w:t>。</w:t>
        </w:r>
      </w:ins>
      <w:ins w:id="1254" w:author="zhoujiansheng" w:date="2025-10-09T16:13:44Z">
        <w:r>
          <w:rPr>
            <w:rFonts w:hint="eastAsia"/>
            <w:lang w:val="en-US" w:eastAsia="zh-CN"/>
          </w:rPr>
          <w:t>获取</w:t>
        </w:r>
      </w:ins>
      <w:ins w:id="1255" w:author="zhoujiansheng" w:date="2025-10-09T16:13:46Z">
        <w:r>
          <w:rPr>
            <w:rFonts w:hint="eastAsia"/>
            <w:lang w:val="en-US" w:eastAsia="zh-CN"/>
          </w:rPr>
          <w:t>综资</w:t>
        </w:r>
      </w:ins>
      <w:ins w:id="1256" w:author="zhoujiansheng" w:date="2025-10-09T16:13:51Z">
        <w:r>
          <w:rPr>
            <w:rFonts w:hint="eastAsia"/>
            <w:lang w:val="en-US" w:eastAsia="zh-CN"/>
          </w:rPr>
          <w:t>对应</w:t>
        </w:r>
      </w:ins>
      <w:ins w:id="1257" w:author="zhoujiansheng" w:date="2025-10-09T16:13:52Z">
        <w:r>
          <w:rPr>
            <w:rFonts w:hint="eastAsia"/>
            <w:lang w:val="en-US" w:eastAsia="zh-CN"/>
          </w:rPr>
          <w:t>设备</w:t>
        </w:r>
      </w:ins>
      <w:ins w:id="1258" w:author="zhoujiansheng" w:date="2025-10-09T16:13:56Z">
        <w:r>
          <w:rPr>
            <w:rFonts w:hint="eastAsia"/>
            <w:lang w:val="en-US" w:eastAsia="zh-CN"/>
          </w:rPr>
          <w:t>类型的</w:t>
        </w:r>
      </w:ins>
      <w:ins w:id="1259" w:author="zhoujiansheng" w:date="2025-10-09T16:13:57Z">
        <w:r>
          <w:rPr>
            <w:rFonts w:hint="eastAsia"/>
            <w:lang w:val="en-US" w:eastAsia="zh-CN"/>
          </w:rPr>
          <w:t>设备</w:t>
        </w:r>
      </w:ins>
      <w:ins w:id="1260" w:author="zhoujiansheng" w:date="2025-10-09T16:13:59Z">
        <w:r>
          <w:rPr>
            <w:rFonts w:hint="eastAsia"/>
            <w:lang w:val="en-US" w:eastAsia="zh-CN"/>
          </w:rPr>
          <w:t>子类。</w:t>
        </w:r>
      </w:ins>
      <w:ins w:id="1261" w:author="zhoujiansheng" w:date="2025-10-09T16:14:00Z">
        <w:r>
          <w:rPr>
            <w:rFonts w:hint="eastAsia"/>
            <w:lang w:val="en-US" w:eastAsia="zh-CN"/>
          </w:rPr>
          <w:t>与</w:t>
        </w:r>
      </w:ins>
      <w:ins w:id="1262" w:author="zhoujiansheng" w:date="2025-10-09T16:14:06Z">
        <w:r>
          <w:rPr>
            <w:rFonts w:hint="eastAsia"/>
            <w:lang w:val="en-US" w:eastAsia="zh-CN"/>
          </w:rPr>
          <w:t>设备</w:t>
        </w:r>
      </w:ins>
      <w:ins w:id="1263" w:author="zhoujiansheng" w:date="2025-10-09T16:14:07Z">
        <w:r>
          <w:rPr>
            <w:rFonts w:hint="eastAsia"/>
            <w:lang w:val="en-US" w:eastAsia="zh-CN"/>
          </w:rPr>
          <w:t>类型</w:t>
        </w:r>
      </w:ins>
      <w:ins w:id="1264" w:author="zhoujiansheng" w:date="2025-10-09T16:15:00Z">
        <w:r>
          <w:rPr>
            <w:rFonts w:hint="eastAsia"/>
            <w:lang w:val="en-US" w:eastAsia="zh-CN"/>
          </w:rPr>
          <w:t>进行</w:t>
        </w:r>
      </w:ins>
      <w:ins w:id="1265" w:author="zhoujiansheng" w:date="2025-10-09T16:15:01Z">
        <w:r>
          <w:rPr>
            <w:rFonts w:hint="eastAsia"/>
            <w:lang w:val="en-US" w:eastAsia="zh-CN"/>
          </w:rPr>
          <w:t>级联</w:t>
        </w:r>
      </w:ins>
      <w:ins w:id="1266" w:author="zhoujiansheng" w:date="2025-10-09T16:14:12Z">
        <w:r>
          <w:rPr>
            <w:rFonts w:hint="eastAsia"/>
            <w:lang w:val="en-US" w:eastAsia="zh-CN"/>
          </w:rPr>
          <w:t>。</w:t>
        </w:r>
      </w:ins>
      <w:ins w:id="1267" w:author="zhoujiansheng" w:date="2025-10-09T16:35:26Z">
        <w:r>
          <w:rPr>
            <w:rFonts w:hint="eastAsia"/>
            <w:lang w:val="en-US" w:eastAsia="zh-CN"/>
          </w:rPr>
          <w:t>一个</w:t>
        </w:r>
      </w:ins>
      <w:ins w:id="1268" w:author="zhoujiansheng" w:date="2025-10-09T16:35:27Z">
        <w:r>
          <w:rPr>
            <w:rFonts w:hint="eastAsia"/>
            <w:lang w:val="en-US" w:eastAsia="zh-CN"/>
          </w:rPr>
          <w:t>设备</w:t>
        </w:r>
      </w:ins>
      <w:ins w:id="1269" w:author="zhoujiansheng" w:date="2025-10-09T16:35:29Z">
        <w:r>
          <w:rPr>
            <w:rFonts w:hint="eastAsia"/>
            <w:lang w:val="en-US" w:eastAsia="zh-CN"/>
          </w:rPr>
          <w:t>子类</w:t>
        </w:r>
      </w:ins>
      <w:ins w:id="1270" w:author="zhoujiansheng" w:date="2025-10-09T16:35:32Z">
        <w:r>
          <w:rPr>
            <w:rFonts w:hint="eastAsia"/>
            <w:lang w:val="en-US" w:eastAsia="zh-CN"/>
          </w:rPr>
          <w:t>只</w:t>
        </w:r>
      </w:ins>
      <w:ins w:id="1271" w:author="zhoujiansheng" w:date="2025-10-09T16:35:33Z">
        <w:r>
          <w:rPr>
            <w:rFonts w:hint="eastAsia"/>
            <w:lang w:val="en-US" w:eastAsia="zh-CN"/>
          </w:rPr>
          <w:t>允许</w:t>
        </w:r>
      </w:ins>
      <w:ins w:id="1272" w:author="zhoujiansheng" w:date="2025-10-09T16:35:34Z">
        <w:r>
          <w:rPr>
            <w:rFonts w:hint="eastAsia"/>
            <w:lang w:val="en-US" w:eastAsia="zh-CN"/>
          </w:rPr>
          <w:t>被</w:t>
        </w:r>
      </w:ins>
      <w:ins w:id="1273" w:author="zhoujiansheng" w:date="2025-10-09T16:35:36Z">
        <w:r>
          <w:rPr>
            <w:rFonts w:hint="eastAsia"/>
            <w:lang w:val="en-US" w:eastAsia="zh-CN"/>
          </w:rPr>
          <w:t>选择</w:t>
        </w:r>
      </w:ins>
      <w:ins w:id="1274" w:author="zhoujiansheng" w:date="2025-10-09T16:35:37Z">
        <w:r>
          <w:rPr>
            <w:rFonts w:hint="eastAsia"/>
            <w:lang w:val="en-US" w:eastAsia="zh-CN"/>
          </w:rPr>
          <w:t>一次。</w:t>
        </w:r>
      </w:ins>
    </w:p>
    <w:p w14:paraId="532DEC76">
      <w:pPr>
        <w:numPr>
          <w:ilvl w:val="0"/>
          <w:numId w:val="37"/>
        </w:numPr>
        <w:ind w:left="420" w:leftChars="0" w:hanging="420" w:firstLineChars="0"/>
        <w:jc w:val="left"/>
        <w:rPr>
          <w:del w:id="1275" w:author="zhoujiansheng" w:date="2025-10-09T16:11:59Z"/>
          <w:rFonts w:hint="default"/>
          <w:lang w:val="en-US" w:eastAsia="zh-CN"/>
        </w:rPr>
      </w:pPr>
      <w:del w:id="1276" w:author="zhoujiansheng" w:date="2025-10-09T16:11:59Z">
        <w:r>
          <w:rPr>
            <w:rFonts w:hint="eastAsia"/>
            <w:lang w:val="en-US" w:eastAsia="zh-CN"/>
          </w:rPr>
          <w:delText>资源分类：必填项，下拉选择：资源设备/非资源设备。</w:delText>
        </w:r>
      </w:del>
    </w:p>
    <w:p w14:paraId="41827E5A">
      <w:pPr>
        <w:numPr>
          <w:ilvl w:val="0"/>
          <w:numId w:val="37"/>
        </w:numPr>
        <w:ind w:left="420" w:leftChars="0" w:hanging="420" w:firstLineChars="0"/>
        <w:jc w:val="left"/>
        <w:rPr>
          <w:del w:id="1277" w:author="zhoujiansheng" w:date="2025-10-09T16:11:59Z"/>
          <w:rFonts w:hint="eastAsia"/>
          <w:lang w:val="en-US" w:eastAsia="zh-CN"/>
        </w:rPr>
      </w:pPr>
      <w:del w:id="1278" w:author="zhoujiansheng" w:date="2025-10-09T16:11:59Z">
        <w:r>
          <w:rPr>
            <w:rFonts w:hint="eastAsia"/>
            <w:lang w:val="en-US" w:eastAsia="zh-CN"/>
          </w:rPr>
          <w:delText>动环设备类型：枚举值，广西移动动环监控告警与信号字典表的全量设备类型。具体信息如</w:delText>
        </w:r>
      </w:del>
      <w:del w:id="1279" w:author="zhoujiansheng" w:date="2025-10-09T16:11:59Z">
        <w:r>
          <w:rPr>
            <w:rFonts w:hint="eastAsia"/>
            <w:lang w:val="en-US" w:eastAsia="zh-CN"/>
          </w:rPr>
          <w:fldChar w:fldCharType="begin"/>
        </w:r>
      </w:del>
      <w:del w:id="1280" w:author="zhoujiansheng" w:date="2025-10-09T16:11:59Z">
        <w:r>
          <w:rPr>
            <w:rFonts w:hint="eastAsia"/>
            <w:lang w:val="en-US" w:eastAsia="zh-CN"/>
          </w:rPr>
          <w:delInstrText xml:space="preserve"> REF _Ref7587 \h </w:delInstrText>
        </w:r>
      </w:del>
      <w:del w:id="1281" w:author="zhoujiansheng" w:date="2025-10-09T16:11:59Z">
        <w:r>
          <w:rPr>
            <w:rFonts w:hint="eastAsia"/>
            <w:lang w:val="en-US" w:eastAsia="zh-CN"/>
          </w:rPr>
          <w:fldChar w:fldCharType="separate"/>
        </w:r>
      </w:del>
      <w:del w:id="1282" w:author="zhoujiansheng" w:date="2025-10-09T16:11:59Z">
        <w:r>
          <w:rPr/>
          <w:delText>表2</w:delText>
        </w:r>
      </w:del>
      <w:del w:id="1283" w:author="zhoujiansheng" w:date="2025-10-09T16:11:59Z">
        <w:r>
          <w:rPr>
            <w:rFonts w:hint="eastAsia"/>
            <w:lang w:val="en-US" w:eastAsia="zh-CN"/>
          </w:rPr>
          <w:fldChar w:fldCharType="end"/>
        </w:r>
      </w:del>
      <w:del w:id="1284" w:author="zhoujiansheng" w:date="2025-10-09T16:11:59Z">
        <w:r>
          <w:rPr>
            <w:rFonts w:hint="eastAsia"/>
            <w:lang w:val="en-US" w:eastAsia="zh-CN"/>
          </w:rPr>
          <w:delText>。</w:delText>
        </w:r>
      </w:del>
    </w:p>
    <w:p w14:paraId="20524599">
      <w:pPr>
        <w:numPr>
          <w:ilvl w:val="0"/>
          <w:numId w:val="37"/>
        </w:numPr>
        <w:ind w:left="420" w:leftChars="0" w:hanging="420" w:firstLineChars="0"/>
        <w:jc w:val="left"/>
        <w:rPr>
          <w:del w:id="1285" w:author="zhoujiansheng" w:date="2025-10-09T16:11:59Z"/>
          <w:rFonts w:hint="eastAsia"/>
          <w:lang w:val="en-US" w:eastAsia="zh-CN"/>
        </w:rPr>
      </w:pPr>
      <w:del w:id="1286" w:author="zhoujiansheng" w:date="2025-10-09T16:11:59Z">
        <w:r>
          <w:rPr>
            <w:rFonts w:hint="eastAsia"/>
            <w:lang w:val="en-US" w:eastAsia="zh-CN"/>
          </w:rPr>
          <w:delText>综资设备类型：下拉选择。区分资源设备和非资源设备。其中：</w:delText>
        </w:r>
      </w:del>
    </w:p>
    <w:p w14:paraId="5ECDECA0">
      <w:pPr>
        <w:numPr>
          <w:ilvl w:val="0"/>
          <w:numId w:val="0"/>
        </w:numPr>
        <w:ind w:leftChars="0" w:firstLine="420" w:firstLineChars="0"/>
        <w:jc w:val="left"/>
        <w:rPr>
          <w:del w:id="1287" w:author="zhoujiansheng" w:date="2025-10-09T16:11:59Z"/>
          <w:rFonts w:hint="eastAsia"/>
          <w:lang w:val="en-US" w:eastAsia="zh-CN"/>
        </w:rPr>
      </w:pPr>
      <w:del w:id="1288" w:author="zhoujiansheng" w:date="2025-10-09T16:11:59Z">
        <w:r>
          <w:rPr>
            <w:rFonts w:hint="eastAsia"/>
            <w:lang w:val="en-US" w:eastAsia="zh-CN"/>
          </w:rPr>
          <w:delText>1、资源设备设备类型：填写动环设备类型后解锁，动环设备类型为</w:delText>
        </w:r>
      </w:del>
      <w:del w:id="1289" w:author="zhoujiansheng" w:date="2025-10-09T16:11:59Z">
        <w:r>
          <w:rPr>
            <w:rFonts w:hint="eastAsia"/>
            <w:lang w:val="en-US" w:eastAsia="zh-CN"/>
          </w:rPr>
          <w:fldChar w:fldCharType="begin"/>
        </w:r>
      </w:del>
      <w:del w:id="1290" w:author="zhoujiansheng" w:date="2025-10-09T16:11:59Z">
        <w:r>
          <w:rPr>
            <w:rFonts w:hint="eastAsia"/>
            <w:lang w:val="en-US" w:eastAsia="zh-CN"/>
          </w:rPr>
          <w:delInstrText xml:space="preserve"> REF _Ref7587 \h </w:delInstrText>
        </w:r>
      </w:del>
      <w:del w:id="1291" w:author="zhoujiansheng" w:date="2025-10-09T16:11:59Z">
        <w:r>
          <w:rPr>
            <w:rFonts w:hint="eastAsia"/>
            <w:lang w:val="en-US" w:eastAsia="zh-CN"/>
          </w:rPr>
          <w:fldChar w:fldCharType="separate"/>
        </w:r>
      </w:del>
      <w:del w:id="1292" w:author="zhoujiansheng" w:date="2025-10-09T16:11:59Z">
        <w:r>
          <w:rPr/>
          <w:delText>表1</w:delText>
        </w:r>
      </w:del>
      <w:del w:id="1293" w:author="zhoujiansheng" w:date="2025-10-09T16:11:59Z">
        <w:r>
          <w:rPr>
            <w:rFonts w:hint="eastAsia"/>
            <w:lang w:val="en-US" w:eastAsia="zh-CN"/>
          </w:rPr>
          <w:fldChar w:fldCharType="end"/>
        </w:r>
      </w:del>
      <w:del w:id="1294" w:author="zhoujiansheng" w:date="2025-10-09T16:11:59Z">
        <w:r>
          <w:rPr>
            <w:rFonts w:hint="eastAsia"/>
            <w:lang w:val="en-US" w:eastAsia="zh-CN"/>
          </w:rPr>
          <w:delText>中序号1-25的，自动填充默认综资设备类型，已填充信息允许重新选择。无法自动关联的设备类型，可手动选择。一个综资设备类型只允许被选择一次。</w:delText>
        </w:r>
      </w:del>
    </w:p>
    <w:p w14:paraId="154673C4">
      <w:pPr>
        <w:numPr>
          <w:ilvl w:val="0"/>
          <w:numId w:val="0"/>
        </w:numPr>
        <w:ind w:leftChars="0" w:firstLine="420" w:firstLineChars="0"/>
        <w:jc w:val="left"/>
        <w:rPr>
          <w:del w:id="1295" w:author="zhoujiansheng" w:date="2025-10-09T16:11:59Z"/>
          <w:rFonts w:hint="default"/>
          <w:lang w:val="en-US" w:eastAsia="zh-CN"/>
        </w:rPr>
      </w:pPr>
      <w:del w:id="1296" w:author="zhoujiansheng" w:date="2025-10-09T16:11:59Z">
        <w:r>
          <w:rPr>
            <w:rFonts w:hint="eastAsia"/>
            <w:lang w:val="en-US" w:eastAsia="zh-CN"/>
          </w:rPr>
          <w:delText>2、非资源设备类型：填写动环设备类型后解锁，全量已入网验收归档的非资源设备的设备类型可选。一个设备类型只允许被选择一次。</w:delText>
        </w:r>
      </w:del>
    </w:p>
    <w:p w14:paraId="1A7ECF3C">
      <w:pPr>
        <w:widowControl w:val="0"/>
        <w:numPr>
          <w:ilvl w:val="0"/>
          <w:numId w:val="0"/>
        </w:numPr>
        <w:jc w:val="left"/>
        <w:rPr>
          <w:rFonts w:hint="default"/>
          <w:lang w:val="en-US" w:eastAsia="zh-CN"/>
        </w:rPr>
      </w:pPr>
      <w:r>
        <w:rPr>
          <w:rFonts w:hint="eastAsia"/>
          <w:lang w:val="en-US" w:eastAsia="zh-CN"/>
        </w:rPr>
        <w:t>上述信息输入完成后，点击下一步进入模板导入页面</w:t>
      </w:r>
    </w:p>
    <w:p w14:paraId="7E4578C5">
      <w:pPr>
        <w:widowControl w:val="0"/>
        <w:numPr>
          <w:ilvl w:val="0"/>
          <w:numId w:val="0"/>
        </w:numPr>
        <w:jc w:val="left"/>
        <w:rPr>
          <w:rFonts w:hint="default"/>
          <w:lang w:val="en-US" w:eastAsia="zh-CN"/>
        </w:rPr>
      </w:pPr>
      <w:ins w:id="1297" w:author="zhoujiansheng" w:date="2025-10-09T16:24:34Z">
        <w:r>
          <w:rPr>
            <w:rFonts w:hint="eastAsia"/>
            <w:lang w:val="en-US" w:eastAsia="zh-CN"/>
          </w:rPr>
          <w:t>动环</w:t>
        </w:r>
      </w:ins>
      <w:ins w:id="1298" w:author="zhoujiansheng" w:date="2025-10-09T16:24:35Z">
        <w:r>
          <w:rPr>
            <w:rFonts w:hint="eastAsia"/>
            <w:lang w:val="en-US" w:eastAsia="zh-CN"/>
          </w:rPr>
          <w:t>设备</w:t>
        </w:r>
      </w:ins>
      <w:ins w:id="1299" w:author="zhoujiansheng" w:date="2025-10-09T16:24:37Z">
        <w:r>
          <w:rPr>
            <w:rFonts w:hint="eastAsia"/>
            <w:lang w:val="en-US" w:eastAsia="zh-CN"/>
          </w:rPr>
          <w:t>类型</w:t>
        </w:r>
      </w:ins>
      <w:ins w:id="1300" w:author="zhoujiansheng" w:date="2025-10-09T16:24:38Z">
        <w:r>
          <w:rPr>
            <w:rFonts w:hint="eastAsia"/>
            <w:lang w:val="en-US" w:eastAsia="zh-CN"/>
          </w:rPr>
          <w:t>与</w:t>
        </w:r>
      </w:ins>
      <w:ins w:id="1301" w:author="zhoujiansheng" w:date="2025-10-09T16:24:40Z">
        <w:r>
          <w:rPr>
            <w:rFonts w:hint="eastAsia"/>
            <w:lang w:val="en-US" w:eastAsia="zh-CN"/>
          </w:rPr>
          <w:t>综资设备</w:t>
        </w:r>
      </w:ins>
      <w:ins w:id="1302" w:author="zhoujiansheng" w:date="2025-10-09T16:24:41Z">
        <w:r>
          <w:rPr>
            <w:rFonts w:hint="eastAsia"/>
            <w:lang w:val="en-US" w:eastAsia="zh-CN"/>
          </w:rPr>
          <w:t>类型</w:t>
        </w:r>
      </w:ins>
      <w:ins w:id="1303" w:author="zhoujiansheng" w:date="2025-10-09T16:24:45Z">
        <w:r>
          <w:rPr>
            <w:rFonts w:hint="eastAsia"/>
            <w:lang w:val="en-US" w:eastAsia="zh-CN"/>
          </w:rPr>
          <w:t>对应</w:t>
        </w:r>
      </w:ins>
      <w:ins w:id="1304" w:author="zhoujiansheng" w:date="2025-10-09T16:24:50Z">
        <w:r>
          <w:rPr>
            <w:rFonts w:hint="eastAsia"/>
            <w:lang w:val="en-US" w:eastAsia="zh-CN"/>
          </w:rPr>
          <w:t>关系，</w:t>
        </w:r>
      </w:ins>
      <w:ins w:id="1305" w:author="zhoujiansheng" w:date="2025-10-09T16:24:51Z">
        <w:r>
          <w:rPr>
            <w:rFonts w:hint="eastAsia"/>
            <w:lang w:val="en-US" w:eastAsia="zh-CN"/>
          </w:rPr>
          <w:t>参考</w:t>
        </w:r>
      </w:ins>
      <w:ins w:id="1306" w:author="zhoujiansheng" w:date="2025-10-09T16:24:55Z">
        <w:r>
          <w:rPr>
            <w:rFonts w:hint="eastAsia"/>
            <w:lang w:val="en-US" w:eastAsia="zh-CN"/>
          </w:rPr>
          <w:t>文档</w:t>
        </w:r>
      </w:ins>
      <w:ins w:id="1307" w:author="zhoujiansheng" w:date="2025-10-09T16:24:57Z">
        <w:r>
          <w:rPr>
            <w:rFonts w:hint="eastAsia"/>
            <w:lang w:val="en-US" w:eastAsia="zh-CN"/>
          </w:rPr>
          <w:t>最后的</w:t>
        </w:r>
      </w:ins>
      <w:ins w:id="1308" w:author="zhoujiansheng" w:date="2025-10-09T16:24:58Z">
        <w:r>
          <w:rPr>
            <w:rFonts w:hint="eastAsia"/>
            <w:lang w:val="en-US" w:eastAsia="zh-CN"/>
          </w:rPr>
          <w:t>附录</w:t>
        </w:r>
      </w:ins>
      <w:ins w:id="1309" w:author="zhoujiansheng" w:date="2025-10-09T16:24:59Z">
        <w:r>
          <w:rPr>
            <w:rFonts w:hint="eastAsia"/>
            <w:lang w:val="en-US" w:eastAsia="zh-CN"/>
          </w:rPr>
          <w:t>1</w:t>
        </w:r>
      </w:ins>
      <w:ins w:id="1310" w:author="zhoujiansheng" w:date="2025-10-09T16:25:01Z">
        <w:r>
          <w:rPr>
            <w:rFonts w:hint="eastAsia"/>
            <w:lang w:val="en-US" w:eastAsia="zh-CN"/>
          </w:rPr>
          <w:t>：</w:t>
        </w:r>
      </w:ins>
      <w:ins w:id="1311" w:author="zhoujiansheng" w:date="2025-10-09T16:25:32Z">
        <w:r>
          <w:rPr>
            <w:rFonts w:hint="eastAsia"/>
            <w:lang w:val="en-US" w:eastAsia="zh-CN"/>
          </w:rPr>
          <w:t>动环设备类型与综资设备类型对应关系表</w:t>
        </w:r>
      </w:ins>
      <w:ins w:id="1312" w:author="zhoujiansheng" w:date="2025-10-09T16:25:36Z">
        <w:r>
          <w:rPr>
            <w:rFonts w:hint="eastAsia"/>
            <w:lang w:val="en-US" w:eastAsia="zh-CN"/>
          </w:rPr>
          <w:t>。</w:t>
        </w:r>
      </w:ins>
    </w:p>
    <w:p w14:paraId="2BBC79AE">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del w:id="1313" w:author="zhoujiansheng" w:date="2025-10-09T16:23:08Z"/>
          <w:rFonts w:hint="default" w:eastAsia="宋体"/>
          <w:lang w:val="en-US" w:eastAsia="zh-CN"/>
        </w:rPr>
      </w:pPr>
      <w:del w:id="1314" w:author="zhoujiansheng" w:date="2025-10-09T16:23:08Z">
        <w:bookmarkStart w:id="29" w:name="_Ref7587"/>
        <w:r>
          <w:rPr/>
          <w:delText>表</w:delText>
        </w:r>
      </w:del>
      <w:del w:id="1315" w:author="zhoujiansheng" w:date="2025-10-09T16:23:08Z">
        <w:r>
          <w:rPr/>
          <w:fldChar w:fldCharType="begin"/>
        </w:r>
      </w:del>
      <w:del w:id="1316" w:author="zhoujiansheng" w:date="2025-10-09T16:23:08Z">
        <w:r>
          <w:rPr/>
          <w:delInstrText xml:space="preserve"> SEQ 表 \* ARABIC </w:delInstrText>
        </w:r>
      </w:del>
      <w:del w:id="1317" w:author="zhoujiansheng" w:date="2025-10-09T16:23:08Z">
        <w:r>
          <w:rPr/>
          <w:fldChar w:fldCharType="separate"/>
        </w:r>
      </w:del>
      <w:del w:id="1318" w:author="zhoujiansheng" w:date="2025-10-09T16:23:08Z">
        <w:r>
          <w:rPr/>
          <w:delText>2</w:delText>
        </w:r>
      </w:del>
      <w:del w:id="1319" w:author="zhoujiansheng" w:date="2025-10-09T16:23:08Z">
        <w:r>
          <w:rPr/>
          <w:fldChar w:fldCharType="end"/>
        </w:r>
        <w:bookmarkEnd w:id="29"/>
      </w:del>
      <w:del w:id="1320" w:author="zhoujiansheng" w:date="2025-10-09T16:23:08Z">
        <w:r>
          <w:rPr>
            <w:rFonts w:hint="eastAsia"/>
            <w:lang w:val="en-US" w:eastAsia="zh-CN"/>
          </w:rPr>
          <w:delText>动环设备类型与综资设备类型匹配关系说明表</w:delText>
        </w:r>
      </w:del>
    </w:p>
    <w:tbl>
      <w:tblPr>
        <w:tblStyle w:val="32"/>
        <w:tblW w:w="969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6"/>
        <w:gridCol w:w="3374"/>
        <w:gridCol w:w="2016"/>
        <w:gridCol w:w="3598"/>
      </w:tblGrid>
      <w:tr w14:paraId="3722A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del w:id="132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0075B6D7">
            <w:pPr>
              <w:keepNext w:val="0"/>
              <w:keepLines w:val="0"/>
              <w:widowControl/>
              <w:suppressLineNumbers w:val="0"/>
              <w:jc w:val="center"/>
              <w:textAlignment w:val="center"/>
              <w:rPr>
                <w:del w:id="1322" w:author="zhoujiansheng" w:date="2025-10-09T16:23:01Z"/>
                <w:rFonts w:hint="eastAsia" w:ascii="宋体" w:hAnsi="宋体" w:eastAsia="宋体" w:cs="宋体"/>
                <w:i w:val="0"/>
                <w:iCs w:val="0"/>
                <w:color w:val="000000"/>
                <w:sz w:val="22"/>
                <w:szCs w:val="22"/>
                <w:u w:val="none"/>
              </w:rPr>
            </w:pPr>
            <w:del w:id="1323" w:author="zhoujiansheng" w:date="2025-10-09T16:23:01Z">
              <w:r>
                <w:rPr>
                  <w:rFonts w:hint="eastAsia" w:ascii="宋体" w:hAnsi="宋体" w:eastAsia="宋体" w:cs="宋体"/>
                  <w:i w:val="0"/>
                  <w:iCs w:val="0"/>
                  <w:color w:val="000000"/>
                  <w:kern w:val="0"/>
                  <w:sz w:val="22"/>
                  <w:szCs w:val="22"/>
                  <w:u w:val="none"/>
                  <w:lang w:val="en-US" w:eastAsia="zh-CN" w:bidi="ar"/>
                </w:rPr>
                <w:delText>序号</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1F7CF10D">
            <w:pPr>
              <w:keepNext w:val="0"/>
              <w:keepLines w:val="0"/>
              <w:widowControl/>
              <w:suppressLineNumbers w:val="0"/>
              <w:jc w:val="center"/>
              <w:textAlignment w:val="center"/>
              <w:rPr>
                <w:del w:id="1324" w:author="zhoujiansheng" w:date="2025-10-09T16:23:01Z"/>
                <w:rFonts w:hint="default" w:ascii="宋体" w:hAnsi="宋体" w:eastAsia="宋体" w:cs="宋体"/>
                <w:i w:val="0"/>
                <w:iCs w:val="0"/>
                <w:color w:val="000000"/>
                <w:sz w:val="22"/>
                <w:szCs w:val="22"/>
                <w:u w:val="none"/>
                <w:lang w:val="en-US"/>
              </w:rPr>
            </w:pPr>
            <w:del w:id="1325" w:author="zhoujiansheng" w:date="2025-10-09T16:23:01Z">
              <w:r>
                <w:rPr>
                  <w:rFonts w:hint="eastAsia" w:ascii="宋体" w:hAnsi="宋体" w:eastAsia="宋体" w:cs="宋体"/>
                  <w:i w:val="0"/>
                  <w:iCs w:val="0"/>
                  <w:color w:val="000000"/>
                  <w:kern w:val="0"/>
                  <w:sz w:val="22"/>
                  <w:szCs w:val="22"/>
                  <w:u w:val="none"/>
                  <w:lang w:val="en-US" w:eastAsia="zh-CN" w:bidi="ar"/>
                </w:rPr>
                <w:delText>动环</w:delText>
              </w:r>
            </w:del>
            <w:del w:id="1326" w:author="zhoujiansheng" w:date="2025-10-09T16:23:01Z">
              <w:r>
                <w:rPr>
                  <w:rFonts w:hint="eastAsia" w:ascii="宋体" w:hAnsi="宋体" w:cs="宋体"/>
                  <w:i w:val="0"/>
                  <w:iCs w:val="0"/>
                  <w:color w:val="000000"/>
                  <w:kern w:val="0"/>
                  <w:sz w:val="22"/>
                  <w:szCs w:val="22"/>
                  <w:u w:val="none"/>
                  <w:lang w:val="en-US" w:eastAsia="zh-CN" w:bidi="ar"/>
                </w:rPr>
                <w:delText>设备类型</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5863D5CB">
            <w:pPr>
              <w:keepNext w:val="0"/>
              <w:keepLines w:val="0"/>
              <w:widowControl/>
              <w:suppressLineNumbers w:val="0"/>
              <w:jc w:val="center"/>
              <w:textAlignment w:val="center"/>
              <w:rPr>
                <w:del w:id="1327" w:author="zhoujiansheng" w:date="2025-10-09T16:23:01Z"/>
                <w:rFonts w:hint="eastAsia" w:ascii="宋体" w:hAnsi="宋体" w:eastAsia="宋体" w:cs="宋体"/>
                <w:i w:val="0"/>
                <w:iCs w:val="0"/>
                <w:color w:val="000000"/>
                <w:sz w:val="22"/>
                <w:szCs w:val="22"/>
                <w:u w:val="none"/>
              </w:rPr>
            </w:pPr>
            <w:del w:id="1328" w:author="zhoujiansheng" w:date="2025-10-09T16:23:01Z">
              <w:r>
                <w:rPr>
                  <w:rFonts w:hint="eastAsia" w:ascii="宋体" w:hAnsi="宋体" w:eastAsia="宋体" w:cs="宋体"/>
                  <w:i w:val="0"/>
                  <w:iCs w:val="0"/>
                  <w:color w:val="000000"/>
                  <w:kern w:val="0"/>
                  <w:sz w:val="22"/>
                  <w:szCs w:val="22"/>
                  <w:u w:val="none"/>
                  <w:lang w:val="en-US" w:eastAsia="zh-CN" w:bidi="ar"/>
                </w:rPr>
                <w:delText>综资设备类型</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21ED57E">
            <w:pPr>
              <w:keepNext w:val="0"/>
              <w:keepLines w:val="0"/>
              <w:widowControl/>
              <w:suppressLineNumbers w:val="0"/>
              <w:jc w:val="center"/>
              <w:textAlignment w:val="center"/>
              <w:rPr>
                <w:del w:id="1329" w:author="zhoujiansheng" w:date="2025-10-09T16:23:01Z"/>
                <w:rFonts w:hint="eastAsia" w:ascii="宋体" w:hAnsi="宋体" w:eastAsia="宋体" w:cs="宋体"/>
                <w:i w:val="0"/>
                <w:iCs w:val="0"/>
                <w:color w:val="000000"/>
                <w:sz w:val="22"/>
                <w:szCs w:val="22"/>
                <w:u w:val="none"/>
              </w:rPr>
            </w:pPr>
            <w:del w:id="1330" w:author="zhoujiansheng" w:date="2025-10-09T16:23:01Z">
              <w:r>
                <w:rPr>
                  <w:rFonts w:hint="eastAsia" w:ascii="宋体" w:hAnsi="宋体" w:eastAsia="宋体" w:cs="宋体"/>
                  <w:i w:val="0"/>
                  <w:iCs w:val="0"/>
                  <w:color w:val="000000"/>
                  <w:kern w:val="0"/>
                  <w:sz w:val="22"/>
                  <w:szCs w:val="22"/>
                  <w:u w:val="none"/>
                  <w:lang w:val="en-US" w:eastAsia="zh-CN" w:bidi="ar"/>
                </w:rPr>
                <w:delText>说明</w:delText>
              </w:r>
            </w:del>
          </w:p>
        </w:tc>
      </w:tr>
      <w:tr w14:paraId="55461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3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36ABB">
            <w:pPr>
              <w:keepNext w:val="0"/>
              <w:keepLines w:val="0"/>
              <w:widowControl/>
              <w:suppressLineNumbers w:val="0"/>
              <w:jc w:val="center"/>
              <w:textAlignment w:val="center"/>
              <w:rPr>
                <w:del w:id="1332" w:author="zhoujiansheng" w:date="2025-10-09T16:23:01Z"/>
                <w:rFonts w:hint="eastAsia" w:ascii="宋体" w:hAnsi="宋体" w:eastAsia="宋体" w:cs="宋体"/>
                <w:i w:val="0"/>
                <w:iCs w:val="0"/>
                <w:color w:val="000000"/>
                <w:sz w:val="22"/>
                <w:szCs w:val="22"/>
                <w:u w:val="none"/>
              </w:rPr>
            </w:pPr>
            <w:del w:id="1333" w:author="zhoujiansheng" w:date="2025-10-09T16:23:01Z">
              <w:r>
                <w:rPr>
                  <w:rFonts w:hint="eastAsia" w:ascii="宋体" w:hAnsi="宋体" w:eastAsia="宋体" w:cs="宋体"/>
                  <w:i w:val="0"/>
                  <w:iCs w:val="0"/>
                  <w:color w:val="000000"/>
                  <w:kern w:val="0"/>
                  <w:sz w:val="22"/>
                  <w:szCs w:val="22"/>
                  <w:u w:val="none"/>
                  <w:lang w:val="en-US" w:eastAsia="zh-CN" w:bidi="ar"/>
                </w:rPr>
                <w:delText>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B1A1D">
            <w:pPr>
              <w:keepNext w:val="0"/>
              <w:keepLines w:val="0"/>
              <w:widowControl/>
              <w:suppressLineNumbers w:val="0"/>
              <w:jc w:val="center"/>
              <w:textAlignment w:val="center"/>
              <w:rPr>
                <w:del w:id="1334" w:author="zhoujiansheng" w:date="2025-10-09T16:23:01Z"/>
                <w:rFonts w:hint="eastAsia" w:ascii="宋体" w:hAnsi="宋体" w:eastAsia="宋体" w:cs="宋体"/>
                <w:i w:val="0"/>
                <w:iCs w:val="0"/>
                <w:color w:val="000000"/>
                <w:sz w:val="22"/>
                <w:szCs w:val="22"/>
                <w:u w:val="none"/>
              </w:rPr>
            </w:pPr>
            <w:del w:id="1335" w:author="zhoujiansheng" w:date="2025-10-09T16:23:01Z">
              <w:r>
                <w:rPr>
                  <w:rFonts w:hint="eastAsia" w:ascii="宋体" w:hAnsi="宋体" w:eastAsia="宋体" w:cs="宋体"/>
                  <w:i w:val="0"/>
                  <w:iCs w:val="0"/>
                  <w:color w:val="000000"/>
                  <w:kern w:val="0"/>
                  <w:sz w:val="22"/>
                  <w:szCs w:val="22"/>
                  <w:u w:val="none"/>
                  <w:lang w:val="en-US" w:eastAsia="zh-CN" w:bidi="ar"/>
                </w:rPr>
                <w:delText>UPS配电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6B022">
            <w:pPr>
              <w:keepNext w:val="0"/>
              <w:keepLines w:val="0"/>
              <w:widowControl/>
              <w:suppressLineNumbers w:val="0"/>
              <w:jc w:val="center"/>
              <w:textAlignment w:val="center"/>
              <w:rPr>
                <w:del w:id="1336" w:author="zhoujiansheng" w:date="2025-10-09T16:23:01Z"/>
                <w:rFonts w:hint="eastAsia" w:ascii="宋体" w:hAnsi="宋体" w:eastAsia="宋体" w:cs="宋体"/>
                <w:i w:val="0"/>
                <w:iCs w:val="0"/>
                <w:color w:val="000000"/>
                <w:sz w:val="22"/>
                <w:szCs w:val="22"/>
                <w:u w:val="none"/>
              </w:rPr>
            </w:pPr>
            <w:del w:id="1337" w:author="zhoujiansheng" w:date="2025-10-09T16:23:01Z">
              <w:r>
                <w:rPr>
                  <w:rFonts w:hint="eastAsia" w:ascii="宋体" w:hAnsi="宋体" w:eastAsia="宋体" w:cs="宋体"/>
                  <w:i w:val="0"/>
                  <w:iCs w:val="0"/>
                  <w:color w:val="000000"/>
                  <w:kern w:val="0"/>
                  <w:sz w:val="22"/>
                  <w:szCs w:val="22"/>
                  <w:u w:val="none"/>
                  <w:lang w:val="en-US" w:eastAsia="zh-CN" w:bidi="ar"/>
                </w:rPr>
                <w:delText>UPS配电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340D5">
            <w:pPr>
              <w:jc w:val="center"/>
              <w:rPr>
                <w:del w:id="1338" w:author="zhoujiansheng" w:date="2025-10-09T16:23:01Z"/>
                <w:rFonts w:hint="eastAsia" w:ascii="宋体" w:hAnsi="宋体" w:eastAsia="宋体" w:cs="宋体"/>
                <w:i w:val="0"/>
                <w:iCs w:val="0"/>
                <w:color w:val="000000"/>
                <w:sz w:val="22"/>
                <w:szCs w:val="22"/>
                <w:u w:val="none"/>
                <w:lang w:val="en-US" w:eastAsia="zh-CN"/>
              </w:rPr>
            </w:pPr>
            <w:del w:id="133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31177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34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C29B8">
            <w:pPr>
              <w:keepNext w:val="0"/>
              <w:keepLines w:val="0"/>
              <w:widowControl/>
              <w:suppressLineNumbers w:val="0"/>
              <w:jc w:val="center"/>
              <w:textAlignment w:val="center"/>
              <w:rPr>
                <w:del w:id="1341" w:author="zhoujiansheng" w:date="2025-10-09T16:23:01Z"/>
                <w:rFonts w:hint="eastAsia" w:ascii="宋体" w:hAnsi="宋体" w:eastAsia="宋体" w:cs="宋体"/>
                <w:i w:val="0"/>
                <w:iCs w:val="0"/>
                <w:color w:val="000000"/>
                <w:sz w:val="22"/>
                <w:szCs w:val="22"/>
                <w:u w:val="none"/>
              </w:rPr>
            </w:pPr>
            <w:del w:id="1342" w:author="zhoujiansheng" w:date="2025-10-09T16:23:01Z">
              <w:r>
                <w:rPr>
                  <w:rFonts w:hint="eastAsia" w:ascii="宋体" w:hAnsi="宋体" w:eastAsia="宋体" w:cs="宋体"/>
                  <w:i w:val="0"/>
                  <w:iCs w:val="0"/>
                  <w:color w:val="000000"/>
                  <w:kern w:val="0"/>
                  <w:sz w:val="22"/>
                  <w:szCs w:val="22"/>
                  <w:u w:val="none"/>
                  <w:lang w:val="en-US" w:eastAsia="zh-CN" w:bidi="ar"/>
                </w:rPr>
                <w:delText>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545F9">
            <w:pPr>
              <w:keepNext w:val="0"/>
              <w:keepLines w:val="0"/>
              <w:widowControl/>
              <w:suppressLineNumbers w:val="0"/>
              <w:jc w:val="center"/>
              <w:textAlignment w:val="center"/>
              <w:rPr>
                <w:del w:id="1343" w:author="zhoujiansheng" w:date="2025-10-09T16:23:01Z"/>
                <w:rFonts w:hint="eastAsia" w:ascii="宋体" w:hAnsi="宋体" w:eastAsia="宋体" w:cs="宋体"/>
                <w:i w:val="0"/>
                <w:iCs w:val="0"/>
                <w:color w:val="000000"/>
                <w:sz w:val="22"/>
                <w:szCs w:val="22"/>
                <w:u w:val="none"/>
              </w:rPr>
            </w:pPr>
            <w:del w:id="1344" w:author="zhoujiansheng" w:date="2025-10-09T16:23:01Z">
              <w:r>
                <w:rPr>
                  <w:rFonts w:hint="eastAsia" w:ascii="宋体" w:hAnsi="宋体" w:eastAsia="宋体" w:cs="宋体"/>
                  <w:i w:val="0"/>
                  <w:iCs w:val="0"/>
                  <w:color w:val="000000"/>
                  <w:kern w:val="0"/>
                  <w:sz w:val="22"/>
                  <w:szCs w:val="22"/>
                  <w:u w:val="none"/>
                  <w:lang w:val="en-US" w:eastAsia="zh-CN" w:bidi="ar"/>
                </w:rPr>
                <w:delText>UPS设备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7773B">
            <w:pPr>
              <w:keepNext w:val="0"/>
              <w:keepLines w:val="0"/>
              <w:widowControl/>
              <w:suppressLineNumbers w:val="0"/>
              <w:jc w:val="center"/>
              <w:textAlignment w:val="center"/>
              <w:rPr>
                <w:del w:id="1345" w:author="zhoujiansheng" w:date="2025-10-09T16:23:01Z"/>
                <w:rFonts w:hint="eastAsia" w:ascii="宋体" w:hAnsi="宋体" w:eastAsia="宋体" w:cs="宋体"/>
                <w:i w:val="0"/>
                <w:iCs w:val="0"/>
                <w:color w:val="000000"/>
                <w:sz w:val="22"/>
                <w:szCs w:val="22"/>
                <w:u w:val="none"/>
              </w:rPr>
            </w:pPr>
            <w:del w:id="1346" w:author="zhoujiansheng" w:date="2025-10-09T16:23:01Z">
              <w:r>
                <w:rPr>
                  <w:rFonts w:hint="eastAsia" w:ascii="宋体" w:hAnsi="宋体" w:eastAsia="宋体" w:cs="宋体"/>
                  <w:i w:val="0"/>
                  <w:iCs w:val="0"/>
                  <w:color w:val="000000"/>
                  <w:kern w:val="0"/>
                  <w:sz w:val="22"/>
                  <w:szCs w:val="22"/>
                  <w:u w:val="none"/>
                  <w:lang w:val="en-US" w:eastAsia="zh-CN" w:bidi="ar"/>
                </w:rPr>
                <w:delText>UPS设备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F6457">
            <w:pPr>
              <w:ind w:firstLine="0" w:firstLineChars="0"/>
              <w:jc w:val="center"/>
              <w:rPr>
                <w:del w:id="1347" w:author="zhoujiansheng" w:date="2025-10-09T16:23:01Z"/>
                <w:rFonts w:hint="eastAsia" w:ascii="宋体" w:hAnsi="宋体" w:eastAsia="宋体" w:cs="宋体"/>
                <w:i w:val="0"/>
                <w:iCs w:val="0"/>
                <w:color w:val="000000"/>
                <w:sz w:val="22"/>
                <w:szCs w:val="22"/>
                <w:u w:val="none"/>
              </w:rPr>
            </w:pPr>
            <w:del w:id="134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63B75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34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51BA3">
            <w:pPr>
              <w:keepNext w:val="0"/>
              <w:keepLines w:val="0"/>
              <w:widowControl/>
              <w:suppressLineNumbers w:val="0"/>
              <w:jc w:val="center"/>
              <w:textAlignment w:val="center"/>
              <w:rPr>
                <w:del w:id="1350" w:author="zhoujiansheng" w:date="2025-10-09T16:23:01Z"/>
                <w:rFonts w:hint="eastAsia" w:ascii="宋体" w:hAnsi="宋体" w:eastAsia="宋体" w:cs="宋体"/>
                <w:i w:val="0"/>
                <w:iCs w:val="0"/>
                <w:color w:val="000000"/>
                <w:sz w:val="22"/>
                <w:szCs w:val="22"/>
                <w:u w:val="none"/>
              </w:rPr>
            </w:pPr>
            <w:del w:id="1351" w:author="zhoujiansheng" w:date="2025-10-09T16:23:01Z">
              <w:r>
                <w:rPr>
                  <w:rFonts w:hint="eastAsia" w:ascii="宋体" w:hAnsi="宋体" w:eastAsia="宋体" w:cs="宋体"/>
                  <w:i w:val="0"/>
                  <w:iCs w:val="0"/>
                  <w:color w:val="000000"/>
                  <w:kern w:val="0"/>
                  <w:sz w:val="22"/>
                  <w:szCs w:val="22"/>
                  <w:u w:val="none"/>
                  <w:lang w:val="en-US" w:eastAsia="zh-CN" w:bidi="ar"/>
                </w:rPr>
                <w:delText>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B2D74">
            <w:pPr>
              <w:keepNext w:val="0"/>
              <w:keepLines w:val="0"/>
              <w:widowControl/>
              <w:suppressLineNumbers w:val="0"/>
              <w:jc w:val="center"/>
              <w:textAlignment w:val="center"/>
              <w:rPr>
                <w:del w:id="1352" w:author="zhoujiansheng" w:date="2025-10-09T16:23:01Z"/>
                <w:rFonts w:hint="eastAsia" w:ascii="宋体" w:hAnsi="宋体" w:eastAsia="宋体" w:cs="宋体"/>
                <w:i w:val="0"/>
                <w:iCs w:val="0"/>
                <w:color w:val="000000"/>
                <w:sz w:val="22"/>
                <w:szCs w:val="22"/>
                <w:u w:val="none"/>
              </w:rPr>
            </w:pPr>
            <w:del w:id="1353" w:author="zhoujiansheng" w:date="2025-10-09T16:23:01Z">
              <w:r>
                <w:rPr>
                  <w:rFonts w:hint="eastAsia" w:ascii="宋体" w:hAnsi="宋体" w:eastAsia="宋体" w:cs="宋体"/>
                  <w:i w:val="0"/>
                  <w:iCs w:val="0"/>
                  <w:color w:val="000000"/>
                  <w:kern w:val="0"/>
                  <w:sz w:val="22"/>
                  <w:szCs w:val="22"/>
                  <w:u w:val="none"/>
                  <w:lang w:val="en-US" w:eastAsia="zh-CN" w:bidi="ar"/>
                </w:rPr>
                <w:delText>变换设备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C1ED1">
            <w:pPr>
              <w:keepNext w:val="0"/>
              <w:keepLines w:val="0"/>
              <w:widowControl/>
              <w:suppressLineNumbers w:val="0"/>
              <w:jc w:val="center"/>
              <w:textAlignment w:val="center"/>
              <w:rPr>
                <w:del w:id="1354" w:author="zhoujiansheng" w:date="2025-10-09T16:23:01Z"/>
                <w:rFonts w:hint="eastAsia" w:ascii="宋体" w:hAnsi="宋体" w:eastAsia="宋体" w:cs="宋体"/>
                <w:i w:val="0"/>
                <w:iCs w:val="0"/>
                <w:color w:val="000000"/>
                <w:sz w:val="22"/>
                <w:szCs w:val="22"/>
                <w:u w:val="none"/>
              </w:rPr>
            </w:pPr>
            <w:del w:id="1355" w:author="zhoujiansheng" w:date="2025-10-09T16:23:01Z">
              <w:r>
                <w:rPr>
                  <w:rFonts w:hint="eastAsia" w:ascii="宋体" w:hAnsi="宋体" w:eastAsia="宋体" w:cs="宋体"/>
                  <w:i w:val="0"/>
                  <w:iCs w:val="0"/>
                  <w:color w:val="000000"/>
                  <w:kern w:val="0"/>
                  <w:sz w:val="22"/>
                  <w:szCs w:val="22"/>
                  <w:u w:val="none"/>
                  <w:lang w:val="en-US" w:eastAsia="zh-CN" w:bidi="ar"/>
                </w:rPr>
                <w:delText>变换设备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42E07">
            <w:pPr>
              <w:ind w:firstLine="0" w:firstLineChars="0"/>
              <w:jc w:val="center"/>
              <w:rPr>
                <w:del w:id="1356" w:author="zhoujiansheng" w:date="2025-10-09T16:23:01Z"/>
                <w:rFonts w:hint="eastAsia" w:ascii="宋体" w:hAnsi="宋体" w:eastAsia="宋体" w:cs="宋体"/>
                <w:i w:val="0"/>
                <w:iCs w:val="0"/>
                <w:color w:val="000000"/>
                <w:sz w:val="22"/>
                <w:szCs w:val="22"/>
                <w:u w:val="none"/>
              </w:rPr>
            </w:pPr>
            <w:del w:id="135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1E988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35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9A36B2">
            <w:pPr>
              <w:keepNext w:val="0"/>
              <w:keepLines w:val="0"/>
              <w:widowControl/>
              <w:suppressLineNumbers w:val="0"/>
              <w:jc w:val="center"/>
              <w:textAlignment w:val="center"/>
              <w:rPr>
                <w:del w:id="1359" w:author="zhoujiansheng" w:date="2025-10-09T16:23:01Z"/>
                <w:rFonts w:hint="eastAsia" w:ascii="宋体" w:hAnsi="宋体" w:eastAsia="宋体" w:cs="宋体"/>
                <w:i w:val="0"/>
                <w:iCs w:val="0"/>
                <w:color w:val="000000"/>
                <w:sz w:val="22"/>
                <w:szCs w:val="22"/>
                <w:u w:val="none"/>
              </w:rPr>
            </w:pPr>
            <w:del w:id="1360" w:author="zhoujiansheng" w:date="2025-10-09T16:23:01Z">
              <w:r>
                <w:rPr>
                  <w:rFonts w:hint="eastAsia" w:ascii="宋体" w:hAnsi="宋体" w:eastAsia="宋体" w:cs="宋体"/>
                  <w:i w:val="0"/>
                  <w:iCs w:val="0"/>
                  <w:color w:val="000000"/>
                  <w:kern w:val="0"/>
                  <w:sz w:val="22"/>
                  <w:szCs w:val="22"/>
                  <w:u w:val="none"/>
                  <w:lang w:val="en-US" w:eastAsia="zh-CN" w:bidi="ar"/>
                </w:rPr>
                <w:delText>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D9489">
            <w:pPr>
              <w:keepNext w:val="0"/>
              <w:keepLines w:val="0"/>
              <w:widowControl/>
              <w:suppressLineNumbers w:val="0"/>
              <w:jc w:val="center"/>
              <w:textAlignment w:val="center"/>
              <w:rPr>
                <w:del w:id="1361" w:author="zhoujiansheng" w:date="2025-10-09T16:23:01Z"/>
                <w:rFonts w:hint="eastAsia" w:ascii="宋体" w:hAnsi="宋体" w:eastAsia="宋体" w:cs="宋体"/>
                <w:i w:val="0"/>
                <w:iCs w:val="0"/>
                <w:color w:val="000000"/>
                <w:sz w:val="22"/>
                <w:szCs w:val="22"/>
                <w:u w:val="none"/>
              </w:rPr>
            </w:pPr>
            <w:del w:id="1362" w:author="zhoujiansheng" w:date="2025-10-09T16:23:01Z">
              <w:r>
                <w:rPr>
                  <w:rFonts w:hint="eastAsia" w:ascii="宋体" w:hAnsi="宋体" w:eastAsia="宋体" w:cs="宋体"/>
                  <w:i w:val="0"/>
                  <w:iCs w:val="0"/>
                  <w:color w:val="000000"/>
                  <w:kern w:val="0"/>
                  <w:sz w:val="22"/>
                  <w:szCs w:val="22"/>
                  <w:u w:val="none"/>
                  <w:lang w:val="en-US" w:eastAsia="zh-CN" w:bidi="ar"/>
                </w:rPr>
                <w:delText>变压器</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E93BA">
            <w:pPr>
              <w:keepNext w:val="0"/>
              <w:keepLines w:val="0"/>
              <w:widowControl/>
              <w:suppressLineNumbers w:val="0"/>
              <w:jc w:val="center"/>
              <w:textAlignment w:val="center"/>
              <w:rPr>
                <w:del w:id="1363" w:author="zhoujiansheng" w:date="2025-10-09T16:23:01Z"/>
                <w:rFonts w:hint="eastAsia" w:ascii="宋体" w:hAnsi="宋体" w:eastAsia="宋体" w:cs="宋体"/>
                <w:i w:val="0"/>
                <w:iCs w:val="0"/>
                <w:color w:val="000000"/>
                <w:sz w:val="22"/>
                <w:szCs w:val="22"/>
                <w:u w:val="none"/>
              </w:rPr>
            </w:pPr>
            <w:del w:id="1364" w:author="zhoujiansheng" w:date="2025-10-09T16:23:01Z">
              <w:r>
                <w:rPr>
                  <w:rFonts w:hint="eastAsia" w:ascii="宋体" w:hAnsi="宋体" w:eastAsia="宋体" w:cs="宋体"/>
                  <w:i w:val="0"/>
                  <w:iCs w:val="0"/>
                  <w:color w:val="000000"/>
                  <w:kern w:val="0"/>
                  <w:sz w:val="22"/>
                  <w:szCs w:val="22"/>
                  <w:u w:val="none"/>
                  <w:lang w:val="en-US" w:eastAsia="zh-CN" w:bidi="ar"/>
                </w:rPr>
                <w:delText>变压器</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3638F">
            <w:pPr>
              <w:ind w:firstLine="0" w:firstLineChars="0"/>
              <w:jc w:val="center"/>
              <w:rPr>
                <w:del w:id="1365" w:author="zhoujiansheng" w:date="2025-10-09T16:23:01Z"/>
                <w:rFonts w:hint="eastAsia" w:ascii="宋体" w:hAnsi="宋体" w:eastAsia="宋体" w:cs="宋体"/>
                <w:i w:val="0"/>
                <w:iCs w:val="0"/>
                <w:color w:val="000000"/>
                <w:sz w:val="22"/>
                <w:szCs w:val="22"/>
                <w:u w:val="none"/>
              </w:rPr>
            </w:pPr>
            <w:del w:id="136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6E6DA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36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3DC21">
            <w:pPr>
              <w:keepNext w:val="0"/>
              <w:keepLines w:val="0"/>
              <w:widowControl/>
              <w:suppressLineNumbers w:val="0"/>
              <w:jc w:val="center"/>
              <w:textAlignment w:val="center"/>
              <w:rPr>
                <w:del w:id="1368" w:author="zhoujiansheng" w:date="2025-10-09T16:23:01Z"/>
                <w:rFonts w:hint="eastAsia" w:ascii="宋体" w:hAnsi="宋体" w:eastAsia="宋体" w:cs="宋体"/>
                <w:i w:val="0"/>
                <w:iCs w:val="0"/>
                <w:color w:val="000000"/>
                <w:sz w:val="22"/>
                <w:szCs w:val="22"/>
                <w:u w:val="none"/>
              </w:rPr>
            </w:pPr>
            <w:del w:id="1369" w:author="zhoujiansheng" w:date="2025-10-09T16:23:01Z">
              <w:r>
                <w:rPr>
                  <w:rFonts w:hint="eastAsia" w:ascii="宋体" w:hAnsi="宋体" w:eastAsia="宋体" w:cs="宋体"/>
                  <w:i w:val="0"/>
                  <w:iCs w:val="0"/>
                  <w:color w:val="000000"/>
                  <w:kern w:val="0"/>
                  <w:sz w:val="22"/>
                  <w:szCs w:val="22"/>
                  <w:u w:val="none"/>
                  <w:lang w:val="en-US" w:eastAsia="zh-CN" w:bidi="ar"/>
                </w:rPr>
                <w:delText>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B1557">
            <w:pPr>
              <w:keepNext w:val="0"/>
              <w:keepLines w:val="0"/>
              <w:widowControl/>
              <w:suppressLineNumbers w:val="0"/>
              <w:jc w:val="center"/>
              <w:textAlignment w:val="center"/>
              <w:rPr>
                <w:del w:id="1370" w:author="zhoujiansheng" w:date="2025-10-09T16:23:01Z"/>
                <w:rFonts w:hint="eastAsia" w:ascii="宋体" w:hAnsi="宋体" w:eastAsia="宋体" w:cs="宋体"/>
                <w:i w:val="0"/>
                <w:iCs w:val="0"/>
                <w:color w:val="000000"/>
                <w:sz w:val="22"/>
                <w:szCs w:val="22"/>
                <w:u w:val="none"/>
              </w:rPr>
            </w:pPr>
            <w:del w:id="1371" w:author="zhoujiansheng" w:date="2025-10-09T16:23:01Z">
              <w:r>
                <w:rPr>
                  <w:rFonts w:hint="eastAsia" w:ascii="宋体" w:hAnsi="宋体" w:eastAsia="宋体" w:cs="宋体"/>
                  <w:i w:val="0"/>
                  <w:iCs w:val="0"/>
                  <w:color w:val="000000"/>
                  <w:kern w:val="0"/>
                  <w:sz w:val="22"/>
                  <w:szCs w:val="22"/>
                  <w:u w:val="none"/>
                  <w:lang w:val="en-US" w:eastAsia="zh-CN" w:bidi="ar"/>
                </w:rPr>
                <w:delText>低压交流配电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691B2">
            <w:pPr>
              <w:keepNext w:val="0"/>
              <w:keepLines w:val="0"/>
              <w:widowControl/>
              <w:suppressLineNumbers w:val="0"/>
              <w:jc w:val="center"/>
              <w:textAlignment w:val="center"/>
              <w:rPr>
                <w:del w:id="1372" w:author="zhoujiansheng" w:date="2025-10-09T16:23:01Z"/>
                <w:rFonts w:hint="eastAsia" w:ascii="宋体" w:hAnsi="宋体" w:eastAsia="宋体" w:cs="宋体"/>
                <w:i w:val="0"/>
                <w:iCs w:val="0"/>
                <w:color w:val="000000"/>
                <w:sz w:val="22"/>
                <w:szCs w:val="22"/>
                <w:u w:val="none"/>
              </w:rPr>
            </w:pPr>
            <w:del w:id="1373" w:author="zhoujiansheng" w:date="2025-10-09T16:23:01Z">
              <w:r>
                <w:rPr>
                  <w:rFonts w:hint="eastAsia" w:ascii="宋体" w:hAnsi="宋体" w:eastAsia="宋体" w:cs="宋体"/>
                  <w:i w:val="0"/>
                  <w:iCs w:val="0"/>
                  <w:color w:val="000000"/>
                  <w:kern w:val="0"/>
                  <w:sz w:val="22"/>
                  <w:szCs w:val="22"/>
                  <w:u w:val="none"/>
                  <w:lang w:val="en-US" w:eastAsia="zh-CN" w:bidi="ar"/>
                </w:rPr>
                <w:delText>低压交流配电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15405">
            <w:pPr>
              <w:ind w:firstLine="0" w:firstLineChars="0"/>
              <w:jc w:val="center"/>
              <w:rPr>
                <w:del w:id="1374" w:author="zhoujiansheng" w:date="2025-10-09T16:23:01Z"/>
                <w:rFonts w:hint="eastAsia" w:ascii="宋体" w:hAnsi="宋体" w:eastAsia="宋体" w:cs="宋体"/>
                <w:i w:val="0"/>
                <w:iCs w:val="0"/>
                <w:color w:val="000000"/>
                <w:sz w:val="22"/>
                <w:szCs w:val="22"/>
                <w:u w:val="none"/>
              </w:rPr>
            </w:pPr>
            <w:del w:id="1375"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2D2E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37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1E07F">
            <w:pPr>
              <w:keepNext w:val="0"/>
              <w:keepLines w:val="0"/>
              <w:widowControl/>
              <w:suppressLineNumbers w:val="0"/>
              <w:jc w:val="center"/>
              <w:textAlignment w:val="center"/>
              <w:rPr>
                <w:del w:id="1377" w:author="zhoujiansheng" w:date="2025-10-09T16:23:01Z"/>
                <w:rFonts w:hint="eastAsia" w:ascii="宋体" w:hAnsi="宋体" w:eastAsia="宋体" w:cs="宋体"/>
                <w:i w:val="0"/>
                <w:iCs w:val="0"/>
                <w:color w:val="000000"/>
                <w:sz w:val="22"/>
                <w:szCs w:val="22"/>
                <w:u w:val="none"/>
              </w:rPr>
            </w:pPr>
            <w:del w:id="1378" w:author="zhoujiansheng" w:date="2025-10-09T16:23:01Z">
              <w:r>
                <w:rPr>
                  <w:rFonts w:hint="eastAsia" w:ascii="宋体" w:hAnsi="宋体" w:eastAsia="宋体" w:cs="宋体"/>
                  <w:i w:val="0"/>
                  <w:iCs w:val="0"/>
                  <w:color w:val="000000"/>
                  <w:kern w:val="0"/>
                  <w:sz w:val="22"/>
                  <w:szCs w:val="22"/>
                  <w:u w:val="none"/>
                  <w:lang w:val="en-US" w:eastAsia="zh-CN" w:bidi="ar"/>
                </w:rPr>
                <w:delText>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4C773">
            <w:pPr>
              <w:keepNext w:val="0"/>
              <w:keepLines w:val="0"/>
              <w:widowControl/>
              <w:suppressLineNumbers w:val="0"/>
              <w:jc w:val="center"/>
              <w:textAlignment w:val="center"/>
              <w:rPr>
                <w:del w:id="1379" w:author="zhoujiansheng" w:date="2025-10-09T16:23:01Z"/>
                <w:rFonts w:hint="eastAsia" w:ascii="宋体" w:hAnsi="宋体" w:eastAsia="宋体" w:cs="宋体"/>
                <w:i w:val="0"/>
                <w:iCs w:val="0"/>
                <w:color w:val="000000"/>
                <w:sz w:val="22"/>
                <w:szCs w:val="22"/>
                <w:u w:val="none"/>
              </w:rPr>
            </w:pPr>
            <w:del w:id="1380" w:author="zhoujiansheng" w:date="2025-10-09T16:23:01Z">
              <w:r>
                <w:rPr>
                  <w:rFonts w:hint="eastAsia" w:ascii="宋体" w:hAnsi="宋体" w:eastAsia="宋体" w:cs="宋体"/>
                  <w:i w:val="0"/>
                  <w:iCs w:val="0"/>
                  <w:color w:val="000000"/>
                  <w:kern w:val="0"/>
                  <w:sz w:val="22"/>
                  <w:szCs w:val="22"/>
                  <w:u w:val="none"/>
                  <w:lang w:val="en-US" w:eastAsia="zh-CN" w:bidi="ar"/>
                </w:rPr>
                <w:delText>低压直流配电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2EB73">
            <w:pPr>
              <w:keepNext w:val="0"/>
              <w:keepLines w:val="0"/>
              <w:widowControl/>
              <w:suppressLineNumbers w:val="0"/>
              <w:jc w:val="center"/>
              <w:textAlignment w:val="center"/>
              <w:rPr>
                <w:del w:id="1381" w:author="zhoujiansheng" w:date="2025-10-09T16:23:01Z"/>
                <w:rFonts w:hint="eastAsia" w:ascii="宋体" w:hAnsi="宋体" w:eastAsia="宋体" w:cs="宋体"/>
                <w:i w:val="0"/>
                <w:iCs w:val="0"/>
                <w:color w:val="000000"/>
                <w:sz w:val="22"/>
                <w:szCs w:val="22"/>
                <w:u w:val="none"/>
              </w:rPr>
            </w:pPr>
            <w:del w:id="1382" w:author="zhoujiansheng" w:date="2025-10-09T16:23:01Z">
              <w:r>
                <w:rPr>
                  <w:rFonts w:hint="eastAsia" w:ascii="宋体" w:hAnsi="宋体" w:eastAsia="宋体" w:cs="宋体"/>
                  <w:i w:val="0"/>
                  <w:iCs w:val="0"/>
                  <w:color w:val="000000"/>
                  <w:kern w:val="0"/>
                  <w:sz w:val="22"/>
                  <w:szCs w:val="22"/>
                  <w:u w:val="none"/>
                  <w:lang w:val="en-US" w:eastAsia="zh-CN" w:bidi="ar"/>
                </w:rPr>
                <w:delText>低压直流配电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5CFFA">
            <w:pPr>
              <w:ind w:firstLine="0" w:firstLineChars="0"/>
              <w:jc w:val="center"/>
              <w:rPr>
                <w:del w:id="1383" w:author="zhoujiansheng" w:date="2025-10-09T16:23:01Z"/>
                <w:rFonts w:hint="eastAsia" w:ascii="宋体" w:hAnsi="宋体" w:eastAsia="宋体" w:cs="宋体"/>
                <w:i w:val="0"/>
                <w:iCs w:val="0"/>
                <w:color w:val="000000"/>
                <w:sz w:val="22"/>
                <w:szCs w:val="22"/>
                <w:u w:val="none"/>
              </w:rPr>
            </w:pPr>
            <w:del w:id="138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0B60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38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71E86">
            <w:pPr>
              <w:keepNext w:val="0"/>
              <w:keepLines w:val="0"/>
              <w:widowControl/>
              <w:suppressLineNumbers w:val="0"/>
              <w:jc w:val="center"/>
              <w:textAlignment w:val="center"/>
              <w:rPr>
                <w:del w:id="1386" w:author="zhoujiansheng" w:date="2025-10-09T16:23:01Z"/>
                <w:rFonts w:hint="eastAsia" w:ascii="宋体" w:hAnsi="宋体" w:eastAsia="宋体" w:cs="宋体"/>
                <w:i w:val="0"/>
                <w:iCs w:val="0"/>
                <w:color w:val="000000"/>
                <w:sz w:val="22"/>
                <w:szCs w:val="22"/>
                <w:u w:val="none"/>
              </w:rPr>
            </w:pPr>
            <w:del w:id="1387" w:author="zhoujiansheng" w:date="2025-10-09T16:23:01Z">
              <w:r>
                <w:rPr>
                  <w:rFonts w:hint="eastAsia" w:ascii="宋体" w:hAnsi="宋体" w:eastAsia="宋体" w:cs="宋体"/>
                  <w:i w:val="0"/>
                  <w:iCs w:val="0"/>
                  <w:color w:val="000000"/>
                  <w:kern w:val="0"/>
                  <w:sz w:val="22"/>
                  <w:szCs w:val="22"/>
                  <w:u w:val="none"/>
                  <w:lang w:val="en-US" w:eastAsia="zh-CN" w:bidi="ar"/>
                </w:rPr>
                <w:delText>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19C12">
            <w:pPr>
              <w:keepNext w:val="0"/>
              <w:keepLines w:val="0"/>
              <w:widowControl/>
              <w:suppressLineNumbers w:val="0"/>
              <w:jc w:val="center"/>
              <w:textAlignment w:val="center"/>
              <w:rPr>
                <w:del w:id="1388" w:author="zhoujiansheng" w:date="2025-10-09T16:23:01Z"/>
                <w:rFonts w:hint="eastAsia" w:ascii="宋体" w:hAnsi="宋体" w:eastAsia="宋体" w:cs="宋体"/>
                <w:i w:val="0"/>
                <w:iCs w:val="0"/>
                <w:color w:val="000000"/>
                <w:sz w:val="22"/>
                <w:szCs w:val="22"/>
                <w:u w:val="none"/>
              </w:rPr>
            </w:pPr>
            <w:del w:id="1389" w:author="zhoujiansheng" w:date="2025-10-09T16:23:01Z">
              <w:r>
                <w:rPr>
                  <w:rFonts w:hint="eastAsia" w:ascii="宋体" w:hAnsi="宋体" w:eastAsia="宋体" w:cs="宋体"/>
                  <w:i w:val="0"/>
                  <w:iCs w:val="0"/>
                  <w:color w:val="000000"/>
                  <w:kern w:val="0"/>
                  <w:sz w:val="22"/>
                  <w:szCs w:val="22"/>
                  <w:u w:val="none"/>
                  <w:lang w:val="en-US" w:eastAsia="zh-CN" w:bidi="ar"/>
                </w:rPr>
                <w:delText>电池恒温箱</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48E57">
            <w:pPr>
              <w:keepNext w:val="0"/>
              <w:keepLines w:val="0"/>
              <w:widowControl/>
              <w:suppressLineNumbers w:val="0"/>
              <w:jc w:val="center"/>
              <w:textAlignment w:val="center"/>
              <w:rPr>
                <w:del w:id="1390" w:author="zhoujiansheng" w:date="2025-10-09T16:23:01Z"/>
                <w:rFonts w:hint="eastAsia" w:ascii="宋体" w:hAnsi="宋体" w:eastAsia="宋体" w:cs="宋体"/>
                <w:i w:val="0"/>
                <w:iCs w:val="0"/>
                <w:color w:val="000000"/>
                <w:sz w:val="22"/>
                <w:szCs w:val="22"/>
                <w:u w:val="none"/>
              </w:rPr>
            </w:pPr>
            <w:del w:id="1391" w:author="zhoujiansheng" w:date="2025-10-09T16:23:01Z">
              <w:r>
                <w:rPr>
                  <w:rFonts w:hint="eastAsia" w:ascii="宋体" w:hAnsi="宋体" w:eastAsia="宋体" w:cs="宋体"/>
                  <w:i w:val="0"/>
                  <w:iCs w:val="0"/>
                  <w:color w:val="000000"/>
                  <w:kern w:val="0"/>
                  <w:sz w:val="22"/>
                  <w:szCs w:val="22"/>
                  <w:u w:val="none"/>
                  <w:lang w:val="en-US" w:eastAsia="zh-CN" w:bidi="ar"/>
                </w:rPr>
                <w:delText>电池恒温箱</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21727">
            <w:pPr>
              <w:ind w:firstLine="0" w:firstLineChars="0"/>
              <w:jc w:val="center"/>
              <w:rPr>
                <w:del w:id="1392" w:author="zhoujiansheng" w:date="2025-10-09T16:23:01Z"/>
                <w:rFonts w:hint="eastAsia" w:ascii="宋体" w:hAnsi="宋体" w:eastAsia="宋体" w:cs="宋体"/>
                <w:i w:val="0"/>
                <w:iCs w:val="0"/>
                <w:color w:val="000000"/>
                <w:sz w:val="22"/>
                <w:szCs w:val="22"/>
                <w:u w:val="none"/>
              </w:rPr>
            </w:pPr>
            <w:del w:id="139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D22E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39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99920">
            <w:pPr>
              <w:keepNext w:val="0"/>
              <w:keepLines w:val="0"/>
              <w:widowControl/>
              <w:suppressLineNumbers w:val="0"/>
              <w:jc w:val="center"/>
              <w:textAlignment w:val="center"/>
              <w:rPr>
                <w:del w:id="1395" w:author="zhoujiansheng" w:date="2025-10-09T16:23:01Z"/>
                <w:rFonts w:hint="eastAsia" w:ascii="宋体" w:hAnsi="宋体" w:eastAsia="宋体" w:cs="宋体"/>
                <w:i w:val="0"/>
                <w:iCs w:val="0"/>
                <w:color w:val="000000"/>
                <w:sz w:val="22"/>
                <w:szCs w:val="22"/>
                <w:u w:val="none"/>
              </w:rPr>
            </w:pPr>
            <w:del w:id="1396" w:author="zhoujiansheng" w:date="2025-10-09T16:23:01Z">
              <w:r>
                <w:rPr>
                  <w:rFonts w:hint="eastAsia" w:ascii="宋体" w:hAnsi="宋体" w:eastAsia="宋体" w:cs="宋体"/>
                  <w:i w:val="0"/>
                  <w:iCs w:val="0"/>
                  <w:color w:val="000000"/>
                  <w:kern w:val="0"/>
                  <w:sz w:val="22"/>
                  <w:szCs w:val="22"/>
                  <w:u w:val="none"/>
                  <w:lang w:val="en-US" w:eastAsia="zh-CN" w:bidi="ar"/>
                </w:rPr>
                <w:delText>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C41BC">
            <w:pPr>
              <w:keepNext w:val="0"/>
              <w:keepLines w:val="0"/>
              <w:widowControl/>
              <w:suppressLineNumbers w:val="0"/>
              <w:jc w:val="center"/>
              <w:textAlignment w:val="center"/>
              <w:rPr>
                <w:del w:id="1397" w:author="zhoujiansheng" w:date="2025-10-09T16:23:01Z"/>
                <w:rFonts w:hint="eastAsia" w:ascii="宋体" w:hAnsi="宋体" w:eastAsia="宋体" w:cs="宋体"/>
                <w:i w:val="0"/>
                <w:iCs w:val="0"/>
                <w:color w:val="000000"/>
                <w:sz w:val="22"/>
                <w:szCs w:val="22"/>
                <w:u w:val="none"/>
              </w:rPr>
            </w:pPr>
            <w:del w:id="1398" w:author="zhoujiansheng" w:date="2025-10-09T16:23:01Z">
              <w:r>
                <w:rPr>
                  <w:rFonts w:hint="eastAsia" w:ascii="宋体" w:hAnsi="宋体" w:eastAsia="宋体" w:cs="宋体"/>
                  <w:i w:val="0"/>
                  <w:iCs w:val="0"/>
                  <w:color w:val="000000"/>
                  <w:kern w:val="0"/>
                  <w:sz w:val="22"/>
                  <w:szCs w:val="22"/>
                  <w:u w:val="none"/>
                  <w:lang w:val="en-US" w:eastAsia="zh-CN" w:bidi="ar"/>
                </w:rPr>
                <w:delText>动环监控</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F2D74">
            <w:pPr>
              <w:keepNext w:val="0"/>
              <w:keepLines w:val="0"/>
              <w:widowControl/>
              <w:suppressLineNumbers w:val="0"/>
              <w:jc w:val="center"/>
              <w:textAlignment w:val="center"/>
              <w:rPr>
                <w:del w:id="1399" w:author="zhoujiansheng" w:date="2025-10-09T16:23:01Z"/>
                <w:rFonts w:hint="eastAsia" w:ascii="宋体" w:hAnsi="宋体" w:eastAsia="宋体" w:cs="宋体"/>
                <w:i w:val="0"/>
                <w:iCs w:val="0"/>
                <w:color w:val="000000"/>
                <w:sz w:val="22"/>
                <w:szCs w:val="22"/>
                <w:u w:val="none"/>
              </w:rPr>
            </w:pPr>
            <w:del w:id="1400" w:author="zhoujiansheng" w:date="2025-10-09T16:23:01Z">
              <w:r>
                <w:rPr>
                  <w:rFonts w:hint="eastAsia" w:ascii="宋体" w:hAnsi="宋体" w:eastAsia="宋体" w:cs="宋体"/>
                  <w:i w:val="0"/>
                  <w:iCs w:val="0"/>
                  <w:color w:val="000000"/>
                  <w:kern w:val="0"/>
                  <w:sz w:val="22"/>
                  <w:szCs w:val="22"/>
                  <w:u w:val="none"/>
                  <w:lang w:val="en-US" w:eastAsia="zh-CN" w:bidi="ar"/>
                </w:rPr>
                <w:delText>动环监控</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E0AB0">
            <w:pPr>
              <w:ind w:firstLine="0" w:firstLineChars="0"/>
              <w:jc w:val="center"/>
              <w:rPr>
                <w:del w:id="1401" w:author="zhoujiansheng" w:date="2025-10-09T16:23:01Z"/>
                <w:rFonts w:hint="eastAsia" w:ascii="宋体" w:hAnsi="宋体" w:eastAsia="宋体" w:cs="宋体"/>
                <w:i w:val="0"/>
                <w:iCs w:val="0"/>
                <w:color w:val="000000"/>
                <w:sz w:val="22"/>
                <w:szCs w:val="22"/>
                <w:u w:val="none"/>
              </w:rPr>
            </w:pPr>
            <w:del w:id="140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F87E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40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2A817">
            <w:pPr>
              <w:keepNext w:val="0"/>
              <w:keepLines w:val="0"/>
              <w:widowControl/>
              <w:suppressLineNumbers w:val="0"/>
              <w:jc w:val="center"/>
              <w:textAlignment w:val="center"/>
              <w:rPr>
                <w:del w:id="1404" w:author="zhoujiansheng" w:date="2025-10-09T16:23:01Z"/>
                <w:rFonts w:hint="eastAsia" w:ascii="宋体" w:hAnsi="宋体" w:eastAsia="宋体" w:cs="宋体"/>
                <w:i w:val="0"/>
                <w:iCs w:val="0"/>
                <w:color w:val="000000"/>
                <w:sz w:val="22"/>
                <w:szCs w:val="22"/>
                <w:u w:val="none"/>
              </w:rPr>
            </w:pPr>
            <w:del w:id="1405" w:author="zhoujiansheng" w:date="2025-10-09T16:23:01Z">
              <w:r>
                <w:rPr>
                  <w:rFonts w:hint="eastAsia" w:ascii="宋体" w:hAnsi="宋体" w:eastAsia="宋体" w:cs="宋体"/>
                  <w:i w:val="0"/>
                  <w:iCs w:val="0"/>
                  <w:color w:val="000000"/>
                  <w:kern w:val="0"/>
                  <w:sz w:val="22"/>
                  <w:szCs w:val="22"/>
                  <w:u w:val="none"/>
                  <w:lang w:val="en-US" w:eastAsia="zh-CN" w:bidi="ar"/>
                </w:rPr>
                <w:delText>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4B9E69">
            <w:pPr>
              <w:keepNext w:val="0"/>
              <w:keepLines w:val="0"/>
              <w:widowControl/>
              <w:suppressLineNumbers w:val="0"/>
              <w:jc w:val="center"/>
              <w:textAlignment w:val="center"/>
              <w:rPr>
                <w:del w:id="1406" w:author="zhoujiansheng" w:date="2025-10-09T16:23:01Z"/>
                <w:rFonts w:hint="eastAsia" w:ascii="宋体" w:hAnsi="宋体" w:eastAsia="宋体" w:cs="宋体"/>
                <w:i w:val="0"/>
                <w:iCs w:val="0"/>
                <w:color w:val="000000"/>
                <w:sz w:val="22"/>
                <w:szCs w:val="22"/>
                <w:u w:val="none"/>
              </w:rPr>
            </w:pPr>
            <w:del w:id="1407" w:author="zhoujiansheng" w:date="2025-10-09T16:23:01Z">
              <w:r>
                <w:rPr>
                  <w:rFonts w:hint="eastAsia" w:ascii="宋体" w:hAnsi="宋体" w:eastAsia="宋体" w:cs="宋体"/>
                  <w:i w:val="0"/>
                  <w:iCs w:val="0"/>
                  <w:color w:val="000000"/>
                  <w:kern w:val="0"/>
                  <w:sz w:val="22"/>
                  <w:szCs w:val="22"/>
                  <w:u w:val="none"/>
                  <w:lang w:val="en-US" w:eastAsia="zh-CN" w:bidi="ar"/>
                </w:rPr>
                <w:delText>发电机组</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E0747">
            <w:pPr>
              <w:keepNext w:val="0"/>
              <w:keepLines w:val="0"/>
              <w:widowControl/>
              <w:suppressLineNumbers w:val="0"/>
              <w:jc w:val="center"/>
              <w:textAlignment w:val="center"/>
              <w:rPr>
                <w:del w:id="1408" w:author="zhoujiansheng" w:date="2025-10-09T16:23:01Z"/>
                <w:rFonts w:hint="eastAsia" w:ascii="宋体" w:hAnsi="宋体" w:eastAsia="宋体" w:cs="宋体"/>
                <w:i w:val="0"/>
                <w:iCs w:val="0"/>
                <w:color w:val="000000"/>
                <w:sz w:val="22"/>
                <w:szCs w:val="22"/>
                <w:u w:val="none"/>
              </w:rPr>
            </w:pPr>
            <w:del w:id="1409" w:author="zhoujiansheng" w:date="2025-10-09T16:23:01Z">
              <w:r>
                <w:rPr>
                  <w:rFonts w:hint="eastAsia" w:ascii="宋体" w:hAnsi="宋体" w:eastAsia="宋体" w:cs="宋体"/>
                  <w:i w:val="0"/>
                  <w:iCs w:val="0"/>
                  <w:color w:val="000000"/>
                  <w:kern w:val="0"/>
                  <w:sz w:val="22"/>
                  <w:szCs w:val="22"/>
                  <w:u w:val="none"/>
                  <w:lang w:val="en-US" w:eastAsia="zh-CN" w:bidi="ar"/>
                </w:rPr>
                <w:delText>发电机组</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D6231">
            <w:pPr>
              <w:ind w:firstLine="0" w:firstLineChars="0"/>
              <w:jc w:val="center"/>
              <w:rPr>
                <w:del w:id="1410" w:author="zhoujiansheng" w:date="2025-10-09T16:23:01Z"/>
                <w:rFonts w:hint="eastAsia" w:ascii="宋体" w:hAnsi="宋体" w:eastAsia="宋体" w:cs="宋体"/>
                <w:i w:val="0"/>
                <w:iCs w:val="0"/>
                <w:color w:val="000000"/>
                <w:sz w:val="22"/>
                <w:szCs w:val="22"/>
                <w:u w:val="none"/>
              </w:rPr>
            </w:pPr>
            <w:del w:id="141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35455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41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90190">
            <w:pPr>
              <w:keepNext w:val="0"/>
              <w:keepLines w:val="0"/>
              <w:widowControl/>
              <w:suppressLineNumbers w:val="0"/>
              <w:jc w:val="center"/>
              <w:textAlignment w:val="center"/>
              <w:rPr>
                <w:del w:id="1413" w:author="zhoujiansheng" w:date="2025-10-09T16:23:01Z"/>
                <w:rFonts w:hint="eastAsia" w:ascii="宋体" w:hAnsi="宋体" w:eastAsia="宋体" w:cs="宋体"/>
                <w:i w:val="0"/>
                <w:iCs w:val="0"/>
                <w:color w:val="000000"/>
                <w:sz w:val="22"/>
                <w:szCs w:val="22"/>
                <w:u w:val="none"/>
              </w:rPr>
            </w:pPr>
            <w:del w:id="1414" w:author="zhoujiansheng" w:date="2025-10-09T16:23:01Z">
              <w:r>
                <w:rPr>
                  <w:rFonts w:hint="eastAsia" w:ascii="宋体" w:hAnsi="宋体" w:eastAsia="宋体" w:cs="宋体"/>
                  <w:i w:val="0"/>
                  <w:iCs w:val="0"/>
                  <w:color w:val="000000"/>
                  <w:kern w:val="0"/>
                  <w:sz w:val="22"/>
                  <w:szCs w:val="22"/>
                  <w:u w:val="none"/>
                  <w:lang w:val="en-US" w:eastAsia="zh-CN" w:bidi="ar"/>
                </w:rPr>
                <w:delText>10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2F337">
            <w:pPr>
              <w:keepNext w:val="0"/>
              <w:keepLines w:val="0"/>
              <w:widowControl/>
              <w:suppressLineNumbers w:val="0"/>
              <w:jc w:val="center"/>
              <w:textAlignment w:val="center"/>
              <w:rPr>
                <w:del w:id="1415" w:author="zhoujiansheng" w:date="2025-10-09T16:23:01Z"/>
                <w:rFonts w:hint="eastAsia" w:ascii="宋体" w:hAnsi="宋体" w:eastAsia="宋体" w:cs="宋体"/>
                <w:i w:val="0"/>
                <w:iCs w:val="0"/>
                <w:color w:val="000000"/>
                <w:sz w:val="22"/>
                <w:szCs w:val="22"/>
                <w:u w:val="none"/>
              </w:rPr>
            </w:pPr>
            <w:del w:id="1416" w:author="zhoujiansheng" w:date="2025-10-09T16:23:01Z">
              <w:r>
                <w:rPr>
                  <w:rFonts w:hint="eastAsia" w:ascii="宋体" w:hAnsi="宋体" w:eastAsia="宋体" w:cs="宋体"/>
                  <w:i w:val="0"/>
                  <w:iCs w:val="0"/>
                  <w:color w:val="000000"/>
                  <w:kern w:val="0"/>
                  <w:sz w:val="22"/>
                  <w:szCs w:val="22"/>
                  <w:u w:val="none"/>
                  <w:lang w:val="en-US" w:eastAsia="zh-CN" w:bidi="ar"/>
                </w:rPr>
                <w:delText>风光设备</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CFFEC">
            <w:pPr>
              <w:keepNext w:val="0"/>
              <w:keepLines w:val="0"/>
              <w:widowControl/>
              <w:suppressLineNumbers w:val="0"/>
              <w:jc w:val="center"/>
              <w:textAlignment w:val="center"/>
              <w:rPr>
                <w:del w:id="1417" w:author="zhoujiansheng" w:date="2025-10-09T16:23:01Z"/>
                <w:rFonts w:hint="eastAsia" w:ascii="宋体" w:hAnsi="宋体" w:eastAsia="宋体" w:cs="宋体"/>
                <w:i w:val="0"/>
                <w:iCs w:val="0"/>
                <w:color w:val="000000"/>
                <w:sz w:val="22"/>
                <w:szCs w:val="22"/>
                <w:u w:val="none"/>
              </w:rPr>
            </w:pPr>
            <w:del w:id="1418" w:author="zhoujiansheng" w:date="2025-10-09T16:23:01Z">
              <w:r>
                <w:rPr>
                  <w:rFonts w:hint="eastAsia" w:ascii="宋体" w:hAnsi="宋体" w:eastAsia="宋体" w:cs="宋体"/>
                  <w:i w:val="0"/>
                  <w:iCs w:val="0"/>
                  <w:color w:val="000000"/>
                  <w:kern w:val="0"/>
                  <w:sz w:val="22"/>
                  <w:szCs w:val="22"/>
                  <w:u w:val="none"/>
                  <w:lang w:val="en-US" w:eastAsia="zh-CN" w:bidi="ar"/>
                </w:rPr>
                <w:delText>风光设备</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E089B1">
            <w:pPr>
              <w:ind w:firstLine="0" w:firstLineChars="0"/>
              <w:jc w:val="center"/>
              <w:rPr>
                <w:del w:id="1419" w:author="zhoujiansheng" w:date="2025-10-09T16:23:01Z"/>
                <w:rFonts w:hint="eastAsia" w:ascii="宋体" w:hAnsi="宋体" w:eastAsia="宋体" w:cs="宋体"/>
                <w:i w:val="0"/>
                <w:iCs w:val="0"/>
                <w:color w:val="000000"/>
                <w:sz w:val="22"/>
                <w:szCs w:val="22"/>
                <w:u w:val="none"/>
              </w:rPr>
            </w:pPr>
            <w:del w:id="142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60A70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42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28B298">
            <w:pPr>
              <w:keepNext w:val="0"/>
              <w:keepLines w:val="0"/>
              <w:widowControl/>
              <w:suppressLineNumbers w:val="0"/>
              <w:jc w:val="center"/>
              <w:textAlignment w:val="center"/>
              <w:rPr>
                <w:del w:id="1422" w:author="zhoujiansheng" w:date="2025-10-09T16:23:01Z"/>
                <w:rFonts w:hint="eastAsia" w:ascii="宋体" w:hAnsi="宋体" w:eastAsia="宋体" w:cs="宋体"/>
                <w:i w:val="0"/>
                <w:iCs w:val="0"/>
                <w:color w:val="000000"/>
                <w:sz w:val="22"/>
                <w:szCs w:val="22"/>
                <w:u w:val="none"/>
              </w:rPr>
            </w:pPr>
            <w:del w:id="1423" w:author="zhoujiansheng" w:date="2025-10-09T16:23:01Z">
              <w:r>
                <w:rPr>
                  <w:rFonts w:hint="eastAsia" w:ascii="宋体" w:hAnsi="宋体" w:eastAsia="宋体" w:cs="宋体"/>
                  <w:i w:val="0"/>
                  <w:iCs w:val="0"/>
                  <w:color w:val="000000"/>
                  <w:kern w:val="0"/>
                  <w:sz w:val="22"/>
                  <w:szCs w:val="22"/>
                  <w:u w:val="none"/>
                  <w:lang w:val="en-US" w:eastAsia="zh-CN" w:bidi="ar"/>
                </w:rPr>
                <w:delText>11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24748">
            <w:pPr>
              <w:keepNext w:val="0"/>
              <w:keepLines w:val="0"/>
              <w:widowControl/>
              <w:suppressLineNumbers w:val="0"/>
              <w:jc w:val="center"/>
              <w:textAlignment w:val="center"/>
              <w:rPr>
                <w:del w:id="1424" w:author="zhoujiansheng" w:date="2025-10-09T16:23:01Z"/>
                <w:rFonts w:hint="eastAsia" w:ascii="宋体" w:hAnsi="宋体" w:eastAsia="宋体" w:cs="宋体"/>
                <w:i w:val="0"/>
                <w:iCs w:val="0"/>
                <w:color w:val="000000"/>
                <w:sz w:val="22"/>
                <w:szCs w:val="22"/>
                <w:u w:val="none"/>
              </w:rPr>
            </w:pPr>
            <w:del w:id="1425" w:author="zhoujiansheng" w:date="2025-10-09T16:23:01Z">
              <w:r>
                <w:rPr>
                  <w:rFonts w:hint="eastAsia" w:ascii="宋体" w:hAnsi="宋体" w:eastAsia="宋体" w:cs="宋体"/>
                  <w:i w:val="0"/>
                  <w:iCs w:val="0"/>
                  <w:color w:val="000000"/>
                  <w:kern w:val="0"/>
                  <w:sz w:val="22"/>
                  <w:szCs w:val="22"/>
                  <w:u w:val="none"/>
                  <w:lang w:val="en-US" w:eastAsia="zh-CN" w:bidi="ar"/>
                </w:rPr>
                <w:delText>高压配电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1D7DA">
            <w:pPr>
              <w:keepNext w:val="0"/>
              <w:keepLines w:val="0"/>
              <w:widowControl/>
              <w:suppressLineNumbers w:val="0"/>
              <w:jc w:val="center"/>
              <w:textAlignment w:val="center"/>
              <w:rPr>
                <w:del w:id="1426" w:author="zhoujiansheng" w:date="2025-10-09T16:23:01Z"/>
                <w:rFonts w:hint="eastAsia" w:ascii="宋体" w:hAnsi="宋体" w:eastAsia="宋体" w:cs="宋体"/>
                <w:i w:val="0"/>
                <w:iCs w:val="0"/>
                <w:color w:val="000000"/>
                <w:sz w:val="22"/>
                <w:szCs w:val="22"/>
                <w:u w:val="none"/>
              </w:rPr>
            </w:pPr>
            <w:del w:id="1427" w:author="zhoujiansheng" w:date="2025-10-09T16:23:01Z">
              <w:r>
                <w:rPr>
                  <w:rFonts w:hint="eastAsia" w:ascii="宋体" w:hAnsi="宋体" w:eastAsia="宋体" w:cs="宋体"/>
                  <w:i w:val="0"/>
                  <w:iCs w:val="0"/>
                  <w:color w:val="000000"/>
                  <w:kern w:val="0"/>
                  <w:sz w:val="22"/>
                  <w:szCs w:val="22"/>
                  <w:u w:val="none"/>
                  <w:lang w:val="en-US" w:eastAsia="zh-CN" w:bidi="ar"/>
                </w:rPr>
                <w:delText>高压配电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C3EF9">
            <w:pPr>
              <w:ind w:firstLine="0" w:firstLineChars="0"/>
              <w:jc w:val="center"/>
              <w:rPr>
                <w:del w:id="1428" w:author="zhoujiansheng" w:date="2025-10-09T16:23:01Z"/>
                <w:rFonts w:hint="eastAsia" w:ascii="宋体" w:hAnsi="宋体" w:eastAsia="宋体" w:cs="宋体"/>
                <w:i w:val="0"/>
                <w:iCs w:val="0"/>
                <w:color w:val="000000"/>
                <w:sz w:val="22"/>
                <w:szCs w:val="22"/>
                <w:u w:val="none"/>
              </w:rPr>
            </w:pPr>
            <w:del w:id="142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6FBAF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43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5D883F">
            <w:pPr>
              <w:keepNext w:val="0"/>
              <w:keepLines w:val="0"/>
              <w:widowControl/>
              <w:suppressLineNumbers w:val="0"/>
              <w:jc w:val="center"/>
              <w:textAlignment w:val="center"/>
              <w:rPr>
                <w:del w:id="1431" w:author="zhoujiansheng" w:date="2025-10-09T16:23:01Z"/>
                <w:rFonts w:hint="eastAsia" w:ascii="宋体" w:hAnsi="宋体" w:eastAsia="宋体" w:cs="宋体"/>
                <w:i w:val="0"/>
                <w:iCs w:val="0"/>
                <w:color w:val="000000"/>
                <w:sz w:val="22"/>
                <w:szCs w:val="22"/>
                <w:u w:val="none"/>
              </w:rPr>
            </w:pPr>
            <w:del w:id="1432" w:author="zhoujiansheng" w:date="2025-10-09T16:23:01Z">
              <w:r>
                <w:rPr>
                  <w:rFonts w:hint="eastAsia" w:ascii="宋体" w:hAnsi="宋体" w:eastAsia="宋体" w:cs="宋体"/>
                  <w:i w:val="0"/>
                  <w:iCs w:val="0"/>
                  <w:color w:val="000000"/>
                  <w:kern w:val="0"/>
                  <w:sz w:val="22"/>
                  <w:szCs w:val="22"/>
                  <w:u w:val="none"/>
                  <w:lang w:val="en-US" w:eastAsia="zh-CN" w:bidi="ar"/>
                </w:rPr>
                <w:delText>12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04E3E">
            <w:pPr>
              <w:keepNext w:val="0"/>
              <w:keepLines w:val="0"/>
              <w:widowControl/>
              <w:suppressLineNumbers w:val="0"/>
              <w:jc w:val="center"/>
              <w:textAlignment w:val="center"/>
              <w:rPr>
                <w:del w:id="1433" w:author="zhoujiansheng" w:date="2025-10-09T16:23:01Z"/>
                <w:rFonts w:hint="eastAsia" w:ascii="宋体" w:hAnsi="宋体" w:eastAsia="宋体" w:cs="宋体"/>
                <w:i w:val="0"/>
                <w:iCs w:val="0"/>
                <w:color w:val="000000"/>
                <w:sz w:val="22"/>
                <w:szCs w:val="22"/>
                <w:u w:val="none"/>
              </w:rPr>
            </w:pPr>
            <w:del w:id="1434"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A9A48">
            <w:pPr>
              <w:keepNext w:val="0"/>
              <w:keepLines w:val="0"/>
              <w:widowControl/>
              <w:suppressLineNumbers w:val="0"/>
              <w:jc w:val="center"/>
              <w:textAlignment w:val="center"/>
              <w:rPr>
                <w:del w:id="1435" w:author="zhoujiansheng" w:date="2025-10-09T16:23:01Z"/>
                <w:rFonts w:hint="eastAsia" w:ascii="宋体" w:hAnsi="宋体" w:eastAsia="宋体" w:cs="宋体"/>
                <w:i w:val="0"/>
                <w:iCs w:val="0"/>
                <w:color w:val="000000"/>
                <w:sz w:val="22"/>
                <w:szCs w:val="22"/>
                <w:u w:val="none"/>
              </w:rPr>
            </w:pPr>
            <w:del w:id="1436"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07204">
            <w:pPr>
              <w:ind w:firstLine="0" w:firstLineChars="0"/>
              <w:jc w:val="center"/>
              <w:rPr>
                <w:del w:id="1437" w:author="zhoujiansheng" w:date="2025-10-09T16:23:01Z"/>
                <w:rFonts w:hint="eastAsia" w:ascii="宋体" w:hAnsi="宋体" w:eastAsia="宋体" w:cs="宋体"/>
                <w:i w:val="0"/>
                <w:iCs w:val="0"/>
                <w:color w:val="000000"/>
                <w:sz w:val="22"/>
                <w:szCs w:val="22"/>
                <w:u w:val="none"/>
              </w:rPr>
            </w:pPr>
            <w:del w:id="143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29E99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43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0D646">
            <w:pPr>
              <w:keepNext w:val="0"/>
              <w:keepLines w:val="0"/>
              <w:widowControl/>
              <w:suppressLineNumbers w:val="0"/>
              <w:jc w:val="center"/>
              <w:textAlignment w:val="center"/>
              <w:rPr>
                <w:del w:id="1440" w:author="zhoujiansheng" w:date="2025-10-09T16:23:01Z"/>
                <w:rFonts w:hint="eastAsia" w:ascii="宋体" w:hAnsi="宋体" w:eastAsia="宋体" w:cs="宋体"/>
                <w:i w:val="0"/>
                <w:iCs w:val="0"/>
                <w:color w:val="000000"/>
                <w:sz w:val="22"/>
                <w:szCs w:val="22"/>
                <w:u w:val="none"/>
              </w:rPr>
            </w:pPr>
            <w:del w:id="1441" w:author="zhoujiansheng" w:date="2025-10-09T16:23:01Z">
              <w:r>
                <w:rPr>
                  <w:rFonts w:hint="eastAsia" w:ascii="宋体" w:hAnsi="宋体" w:eastAsia="宋体" w:cs="宋体"/>
                  <w:i w:val="0"/>
                  <w:iCs w:val="0"/>
                  <w:color w:val="000000"/>
                  <w:kern w:val="0"/>
                  <w:sz w:val="22"/>
                  <w:szCs w:val="22"/>
                  <w:u w:val="none"/>
                  <w:lang w:val="en-US" w:eastAsia="zh-CN" w:bidi="ar"/>
                </w:rPr>
                <w:delText>13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4C516">
            <w:pPr>
              <w:keepNext w:val="0"/>
              <w:keepLines w:val="0"/>
              <w:widowControl/>
              <w:suppressLineNumbers w:val="0"/>
              <w:jc w:val="center"/>
              <w:textAlignment w:val="center"/>
              <w:rPr>
                <w:del w:id="1442" w:author="zhoujiansheng" w:date="2025-10-09T16:23:01Z"/>
                <w:rFonts w:hint="eastAsia" w:ascii="宋体" w:hAnsi="宋体" w:eastAsia="宋体" w:cs="宋体"/>
                <w:i w:val="0"/>
                <w:iCs w:val="0"/>
                <w:color w:val="000000"/>
                <w:sz w:val="22"/>
                <w:szCs w:val="22"/>
                <w:u w:val="none"/>
              </w:rPr>
            </w:pPr>
            <w:del w:id="1443" w:author="zhoujiansheng" w:date="2025-10-09T16:23:01Z">
              <w:r>
                <w:rPr>
                  <w:rFonts w:hint="eastAsia" w:ascii="宋体" w:hAnsi="宋体" w:eastAsia="宋体" w:cs="宋体"/>
                  <w:i w:val="0"/>
                  <w:iCs w:val="0"/>
                  <w:color w:val="000000"/>
                  <w:kern w:val="0"/>
                  <w:sz w:val="22"/>
                  <w:szCs w:val="22"/>
                  <w:u w:val="none"/>
                  <w:lang w:val="en-US" w:eastAsia="zh-CN" w:bidi="ar"/>
                </w:rPr>
                <w:delText>机房环境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6D5B0">
            <w:pPr>
              <w:keepNext w:val="0"/>
              <w:keepLines w:val="0"/>
              <w:widowControl/>
              <w:suppressLineNumbers w:val="0"/>
              <w:jc w:val="center"/>
              <w:textAlignment w:val="center"/>
              <w:rPr>
                <w:del w:id="1444" w:author="zhoujiansheng" w:date="2025-10-09T16:23:01Z"/>
                <w:rFonts w:hint="eastAsia" w:ascii="宋体" w:hAnsi="宋体" w:eastAsia="宋体" w:cs="宋体"/>
                <w:i w:val="0"/>
                <w:iCs w:val="0"/>
                <w:color w:val="000000"/>
                <w:sz w:val="22"/>
                <w:szCs w:val="22"/>
                <w:u w:val="none"/>
              </w:rPr>
            </w:pPr>
            <w:del w:id="1445" w:author="zhoujiansheng" w:date="2025-10-09T16:23:01Z">
              <w:r>
                <w:rPr>
                  <w:rFonts w:hint="eastAsia" w:ascii="宋体" w:hAnsi="宋体" w:eastAsia="宋体" w:cs="宋体"/>
                  <w:i w:val="0"/>
                  <w:iCs w:val="0"/>
                  <w:color w:val="000000"/>
                  <w:kern w:val="0"/>
                  <w:sz w:val="22"/>
                  <w:szCs w:val="22"/>
                  <w:u w:val="none"/>
                  <w:lang w:val="en-US" w:eastAsia="zh-CN" w:bidi="ar"/>
                </w:rPr>
                <w:delText>机房环境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AD4BC">
            <w:pPr>
              <w:ind w:firstLine="0" w:firstLineChars="0"/>
              <w:jc w:val="center"/>
              <w:rPr>
                <w:del w:id="1446" w:author="zhoujiansheng" w:date="2025-10-09T16:23:01Z"/>
                <w:rFonts w:hint="eastAsia" w:ascii="宋体" w:hAnsi="宋体" w:eastAsia="宋体" w:cs="宋体"/>
                <w:i w:val="0"/>
                <w:iCs w:val="0"/>
                <w:color w:val="000000"/>
                <w:sz w:val="22"/>
                <w:szCs w:val="22"/>
                <w:u w:val="none"/>
              </w:rPr>
            </w:pPr>
            <w:del w:id="144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88DB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44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A6ADE7">
            <w:pPr>
              <w:keepNext w:val="0"/>
              <w:keepLines w:val="0"/>
              <w:widowControl/>
              <w:suppressLineNumbers w:val="0"/>
              <w:jc w:val="center"/>
              <w:textAlignment w:val="center"/>
              <w:rPr>
                <w:del w:id="1449" w:author="zhoujiansheng" w:date="2025-10-09T16:23:01Z"/>
                <w:rFonts w:hint="eastAsia" w:ascii="宋体" w:hAnsi="宋体" w:eastAsia="宋体" w:cs="宋体"/>
                <w:i w:val="0"/>
                <w:iCs w:val="0"/>
                <w:color w:val="000000"/>
                <w:sz w:val="22"/>
                <w:szCs w:val="22"/>
                <w:u w:val="none"/>
              </w:rPr>
            </w:pPr>
            <w:del w:id="1450" w:author="zhoujiansheng" w:date="2025-10-09T16:23:01Z">
              <w:r>
                <w:rPr>
                  <w:rFonts w:hint="eastAsia" w:ascii="宋体" w:hAnsi="宋体" w:eastAsia="宋体" w:cs="宋体"/>
                  <w:i w:val="0"/>
                  <w:iCs w:val="0"/>
                  <w:color w:val="000000"/>
                  <w:kern w:val="0"/>
                  <w:sz w:val="22"/>
                  <w:szCs w:val="22"/>
                  <w:u w:val="none"/>
                  <w:lang w:val="en-US" w:eastAsia="zh-CN" w:bidi="ar"/>
                </w:rPr>
                <w:delText>14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D6750">
            <w:pPr>
              <w:keepNext w:val="0"/>
              <w:keepLines w:val="0"/>
              <w:widowControl/>
              <w:suppressLineNumbers w:val="0"/>
              <w:jc w:val="center"/>
              <w:textAlignment w:val="center"/>
              <w:rPr>
                <w:del w:id="1451" w:author="zhoujiansheng" w:date="2025-10-09T16:23:01Z"/>
                <w:rFonts w:hint="eastAsia" w:ascii="宋体" w:hAnsi="宋体" w:eastAsia="宋体" w:cs="宋体"/>
                <w:i w:val="0"/>
                <w:iCs w:val="0"/>
                <w:color w:val="000000"/>
                <w:sz w:val="22"/>
                <w:szCs w:val="22"/>
                <w:u w:val="none"/>
              </w:rPr>
            </w:pPr>
            <w:del w:id="1452" w:author="zhoujiansheng" w:date="2025-10-09T16:23:01Z">
              <w:r>
                <w:rPr>
                  <w:rFonts w:hint="eastAsia" w:ascii="宋体" w:hAnsi="宋体" w:eastAsia="宋体" w:cs="宋体"/>
                  <w:i w:val="0"/>
                  <w:iCs w:val="0"/>
                  <w:color w:val="000000"/>
                  <w:kern w:val="0"/>
                  <w:sz w:val="22"/>
                  <w:szCs w:val="22"/>
                  <w:u w:val="none"/>
                  <w:lang w:val="en-US" w:eastAsia="zh-CN" w:bidi="ar"/>
                </w:rPr>
                <w:delText>机房专用空调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7306B">
            <w:pPr>
              <w:keepNext w:val="0"/>
              <w:keepLines w:val="0"/>
              <w:widowControl/>
              <w:suppressLineNumbers w:val="0"/>
              <w:jc w:val="center"/>
              <w:textAlignment w:val="center"/>
              <w:rPr>
                <w:del w:id="1453" w:author="zhoujiansheng" w:date="2025-10-09T16:23:01Z"/>
                <w:rFonts w:hint="eastAsia" w:ascii="宋体" w:hAnsi="宋体" w:eastAsia="宋体" w:cs="宋体"/>
                <w:i w:val="0"/>
                <w:iCs w:val="0"/>
                <w:color w:val="000000"/>
                <w:sz w:val="22"/>
                <w:szCs w:val="22"/>
                <w:u w:val="none"/>
              </w:rPr>
            </w:pPr>
            <w:del w:id="1454" w:author="zhoujiansheng" w:date="2025-10-09T16:23:01Z">
              <w:r>
                <w:rPr>
                  <w:rFonts w:hint="eastAsia" w:ascii="宋体" w:hAnsi="宋体" w:eastAsia="宋体" w:cs="宋体"/>
                  <w:i w:val="0"/>
                  <w:iCs w:val="0"/>
                  <w:color w:val="000000"/>
                  <w:kern w:val="0"/>
                  <w:sz w:val="22"/>
                  <w:szCs w:val="22"/>
                  <w:u w:val="none"/>
                  <w:lang w:val="en-US" w:eastAsia="zh-CN" w:bidi="ar"/>
                </w:rPr>
                <w:delText>机房专用空调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63D9A">
            <w:pPr>
              <w:ind w:firstLine="0" w:firstLineChars="0"/>
              <w:jc w:val="center"/>
              <w:rPr>
                <w:del w:id="1455" w:author="zhoujiansheng" w:date="2025-10-09T16:23:01Z"/>
                <w:rFonts w:hint="eastAsia" w:ascii="宋体" w:hAnsi="宋体" w:eastAsia="宋体" w:cs="宋体"/>
                <w:i w:val="0"/>
                <w:iCs w:val="0"/>
                <w:color w:val="000000"/>
                <w:sz w:val="22"/>
                <w:szCs w:val="22"/>
                <w:u w:val="none"/>
              </w:rPr>
            </w:pPr>
            <w:del w:id="145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0DC79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45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7E232">
            <w:pPr>
              <w:keepNext w:val="0"/>
              <w:keepLines w:val="0"/>
              <w:widowControl/>
              <w:suppressLineNumbers w:val="0"/>
              <w:jc w:val="center"/>
              <w:textAlignment w:val="center"/>
              <w:rPr>
                <w:del w:id="1458" w:author="zhoujiansheng" w:date="2025-10-09T16:23:01Z"/>
                <w:rFonts w:hint="eastAsia" w:ascii="宋体" w:hAnsi="宋体" w:eastAsia="宋体" w:cs="宋体"/>
                <w:i w:val="0"/>
                <w:iCs w:val="0"/>
                <w:color w:val="000000"/>
                <w:sz w:val="22"/>
                <w:szCs w:val="22"/>
                <w:u w:val="none"/>
              </w:rPr>
            </w:pPr>
            <w:del w:id="1459" w:author="zhoujiansheng" w:date="2025-10-09T16:23:01Z">
              <w:r>
                <w:rPr>
                  <w:rFonts w:hint="eastAsia" w:ascii="宋体" w:hAnsi="宋体" w:eastAsia="宋体" w:cs="宋体"/>
                  <w:i w:val="0"/>
                  <w:iCs w:val="0"/>
                  <w:color w:val="000000"/>
                  <w:kern w:val="0"/>
                  <w:sz w:val="22"/>
                  <w:szCs w:val="22"/>
                  <w:u w:val="none"/>
                  <w:lang w:val="en-US" w:eastAsia="zh-CN" w:bidi="ar"/>
                </w:rPr>
                <w:delText>15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2A178">
            <w:pPr>
              <w:keepNext w:val="0"/>
              <w:keepLines w:val="0"/>
              <w:widowControl/>
              <w:suppressLineNumbers w:val="0"/>
              <w:jc w:val="center"/>
              <w:textAlignment w:val="center"/>
              <w:rPr>
                <w:del w:id="1460" w:author="zhoujiansheng" w:date="2025-10-09T16:23:01Z"/>
                <w:rFonts w:hint="eastAsia" w:ascii="宋体" w:hAnsi="宋体" w:eastAsia="宋体" w:cs="宋体"/>
                <w:i w:val="0"/>
                <w:iCs w:val="0"/>
                <w:color w:val="000000"/>
                <w:sz w:val="22"/>
                <w:szCs w:val="22"/>
                <w:u w:val="none"/>
              </w:rPr>
            </w:pPr>
            <w:del w:id="1461" w:author="zhoujiansheng" w:date="2025-10-09T16:23:01Z">
              <w:r>
                <w:rPr>
                  <w:rFonts w:hint="eastAsia" w:ascii="宋体" w:hAnsi="宋体" w:eastAsia="宋体" w:cs="宋体"/>
                  <w:i w:val="0"/>
                  <w:iCs w:val="0"/>
                  <w:color w:val="000000"/>
                  <w:kern w:val="0"/>
                  <w:sz w:val="22"/>
                  <w:szCs w:val="22"/>
                  <w:u w:val="none"/>
                  <w:lang w:val="en-US" w:eastAsia="zh-CN" w:bidi="ar"/>
                </w:rPr>
                <w:delText>极早期烟感</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BC26E">
            <w:pPr>
              <w:keepNext w:val="0"/>
              <w:keepLines w:val="0"/>
              <w:widowControl/>
              <w:suppressLineNumbers w:val="0"/>
              <w:jc w:val="center"/>
              <w:textAlignment w:val="center"/>
              <w:rPr>
                <w:del w:id="1462" w:author="zhoujiansheng" w:date="2025-10-09T16:23:01Z"/>
                <w:rFonts w:hint="eastAsia" w:ascii="宋体" w:hAnsi="宋体" w:eastAsia="宋体" w:cs="宋体"/>
                <w:i w:val="0"/>
                <w:iCs w:val="0"/>
                <w:color w:val="000000"/>
                <w:sz w:val="22"/>
                <w:szCs w:val="22"/>
                <w:u w:val="none"/>
              </w:rPr>
            </w:pPr>
            <w:del w:id="1463" w:author="zhoujiansheng" w:date="2025-10-09T16:23:01Z">
              <w:r>
                <w:rPr>
                  <w:rFonts w:hint="eastAsia" w:ascii="宋体" w:hAnsi="宋体" w:eastAsia="宋体" w:cs="宋体"/>
                  <w:i w:val="0"/>
                  <w:iCs w:val="0"/>
                  <w:color w:val="000000"/>
                  <w:kern w:val="0"/>
                  <w:sz w:val="22"/>
                  <w:szCs w:val="22"/>
                  <w:u w:val="none"/>
                  <w:lang w:val="en-US" w:eastAsia="zh-CN" w:bidi="ar"/>
                </w:rPr>
                <w:delText>极早期烟感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F390E">
            <w:pPr>
              <w:ind w:firstLine="0" w:firstLineChars="0"/>
              <w:jc w:val="center"/>
              <w:rPr>
                <w:del w:id="1464" w:author="zhoujiansheng" w:date="2025-10-09T16:23:01Z"/>
                <w:rFonts w:hint="eastAsia" w:ascii="宋体" w:hAnsi="宋体" w:eastAsia="宋体" w:cs="宋体"/>
                <w:i w:val="0"/>
                <w:iCs w:val="0"/>
                <w:color w:val="000000"/>
                <w:sz w:val="22"/>
                <w:szCs w:val="22"/>
                <w:u w:val="none"/>
              </w:rPr>
            </w:pPr>
            <w:del w:id="1465"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0E835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46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43E3E8">
            <w:pPr>
              <w:keepNext w:val="0"/>
              <w:keepLines w:val="0"/>
              <w:widowControl/>
              <w:suppressLineNumbers w:val="0"/>
              <w:jc w:val="center"/>
              <w:textAlignment w:val="center"/>
              <w:rPr>
                <w:del w:id="1467" w:author="zhoujiansheng" w:date="2025-10-09T16:23:01Z"/>
                <w:rFonts w:hint="eastAsia" w:ascii="宋体" w:hAnsi="宋体" w:eastAsia="宋体" w:cs="宋体"/>
                <w:i w:val="0"/>
                <w:iCs w:val="0"/>
                <w:color w:val="000000"/>
                <w:sz w:val="22"/>
                <w:szCs w:val="22"/>
                <w:u w:val="none"/>
              </w:rPr>
            </w:pPr>
            <w:del w:id="1468" w:author="zhoujiansheng" w:date="2025-10-09T16:23:01Z">
              <w:r>
                <w:rPr>
                  <w:rFonts w:hint="eastAsia" w:ascii="宋体" w:hAnsi="宋体" w:eastAsia="宋体" w:cs="宋体"/>
                  <w:i w:val="0"/>
                  <w:iCs w:val="0"/>
                  <w:color w:val="000000"/>
                  <w:kern w:val="0"/>
                  <w:sz w:val="22"/>
                  <w:szCs w:val="22"/>
                  <w:u w:val="none"/>
                  <w:lang w:val="en-US" w:eastAsia="zh-CN" w:bidi="ar"/>
                </w:rPr>
                <w:delText>16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85C9B5">
            <w:pPr>
              <w:keepNext w:val="0"/>
              <w:keepLines w:val="0"/>
              <w:widowControl/>
              <w:suppressLineNumbers w:val="0"/>
              <w:jc w:val="center"/>
              <w:textAlignment w:val="center"/>
              <w:rPr>
                <w:del w:id="1469" w:author="zhoujiansheng" w:date="2025-10-09T16:23:01Z"/>
                <w:rFonts w:hint="eastAsia" w:ascii="宋体" w:hAnsi="宋体" w:eastAsia="宋体" w:cs="宋体"/>
                <w:i w:val="0"/>
                <w:iCs w:val="0"/>
                <w:color w:val="000000"/>
                <w:sz w:val="22"/>
                <w:szCs w:val="22"/>
                <w:u w:val="none"/>
              </w:rPr>
            </w:pPr>
            <w:del w:id="1470" w:author="zhoujiansheng" w:date="2025-10-09T16:23:01Z">
              <w:r>
                <w:rPr>
                  <w:rFonts w:hint="eastAsia" w:ascii="宋体" w:hAnsi="宋体" w:eastAsia="宋体" w:cs="宋体"/>
                  <w:i w:val="0"/>
                  <w:iCs w:val="0"/>
                  <w:color w:val="000000"/>
                  <w:kern w:val="0"/>
                  <w:sz w:val="22"/>
                  <w:szCs w:val="22"/>
                  <w:u w:val="none"/>
                  <w:lang w:val="en-US" w:eastAsia="zh-CN" w:bidi="ar"/>
                </w:rPr>
                <w:delText>开关电源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D2235">
            <w:pPr>
              <w:keepNext w:val="0"/>
              <w:keepLines w:val="0"/>
              <w:widowControl/>
              <w:suppressLineNumbers w:val="0"/>
              <w:jc w:val="center"/>
              <w:textAlignment w:val="center"/>
              <w:rPr>
                <w:del w:id="1471" w:author="zhoujiansheng" w:date="2025-10-09T16:23:01Z"/>
                <w:rFonts w:hint="eastAsia" w:ascii="宋体" w:hAnsi="宋体" w:eastAsia="宋体" w:cs="宋体"/>
                <w:i w:val="0"/>
                <w:iCs w:val="0"/>
                <w:color w:val="000000"/>
                <w:sz w:val="22"/>
                <w:szCs w:val="22"/>
                <w:u w:val="none"/>
              </w:rPr>
            </w:pPr>
            <w:del w:id="1472" w:author="zhoujiansheng" w:date="2025-10-09T16:23:01Z">
              <w:r>
                <w:rPr>
                  <w:rFonts w:hint="eastAsia" w:ascii="宋体" w:hAnsi="宋体" w:eastAsia="宋体" w:cs="宋体"/>
                  <w:i w:val="0"/>
                  <w:iCs w:val="0"/>
                  <w:color w:val="000000"/>
                  <w:kern w:val="0"/>
                  <w:sz w:val="22"/>
                  <w:szCs w:val="22"/>
                  <w:u w:val="none"/>
                  <w:lang w:val="en-US" w:eastAsia="zh-CN" w:bidi="ar"/>
                </w:rPr>
                <w:delText>开关电源</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60879">
            <w:pPr>
              <w:ind w:firstLine="0" w:firstLineChars="0"/>
              <w:jc w:val="center"/>
              <w:rPr>
                <w:del w:id="1473" w:author="zhoujiansheng" w:date="2025-10-09T16:23:01Z"/>
                <w:rFonts w:hint="eastAsia" w:ascii="宋体" w:hAnsi="宋体" w:eastAsia="宋体" w:cs="宋体"/>
                <w:i w:val="0"/>
                <w:iCs w:val="0"/>
                <w:color w:val="000000"/>
                <w:sz w:val="22"/>
                <w:szCs w:val="22"/>
                <w:u w:val="none"/>
              </w:rPr>
            </w:pPr>
            <w:del w:id="1474"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392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47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E5BB1">
            <w:pPr>
              <w:keepNext w:val="0"/>
              <w:keepLines w:val="0"/>
              <w:widowControl/>
              <w:suppressLineNumbers w:val="0"/>
              <w:jc w:val="center"/>
              <w:textAlignment w:val="center"/>
              <w:rPr>
                <w:del w:id="1476" w:author="zhoujiansheng" w:date="2025-10-09T16:23:01Z"/>
                <w:rFonts w:hint="eastAsia" w:ascii="宋体" w:hAnsi="宋体" w:eastAsia="宋体" w:cs="宋体"/>
                <w:i w:val="0"/>
                <w:iCs w:val="0"/>
                <w:color w:val="000000"/>
                <w:sz w:val="22"/>
                <w:szCs w:val="22"/>
                <w:u w:val="none"/>
              </w:rPr>
            </w:pPr>
            <w:del w:id="1477" w:author="zhoujiansheng" w:date="2025-10-09T16:23:01Z">
              <w:r>
                <w:rPr>
                  <w:rFonts w:hint="eastAsia" w:ascii="宋体" w:hAnsi="宋体" w:eastAsia="宋体" w:cs="宋体"/>
                  <w:i w:val="0"/>
                  <w:iCs w:val="0"/>
                  <w:color w:val="000000"/>
                  <w:kern w:val="0"/>
                  <w:sz w:val="22"/>
                  <w:szCs w:val="22"/>
                  <w:u w:val="none"/>
                  <w:lang w:val="en-US" w:eastAsia="zh-CN" w:bidi="ar"/>
                </w:rPr>
                <w:delText>17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B1F9C">
            <w:pPr>
              <w:keepNext w:val="0"/>
              <w:keepLines w:val="0"/>
              <w:widowControl/>
              <w:suppressLineNumbers w:val="0"/>
              <w:jc w:val="center"/>
              <w:textAlignment w:val="center"/>
              <w:rPr>
                <w:del w:id="1478" w:author="zhoujiansheng" w:date="2025-10-09T16:23:01Z"/>
                <w:rFonts w:hint="eastAsia" w:ascii="宋体" w:hAnsi="宋体" w:eastAsia="宋体" w:cs="宋体"/>
                <w:i w:val="0"/>
                <w:iCs w:val="0"/>
                <w:color w:val="000000"/>
                <w:sz w:val="22"/>
                <w:szCs w:val="22"/>
                <w:u w:val="none"/>
              </w:rPr>
            </w:pPr>
            <w:del w:id="1479" w:author="zhoujiansheng" w:date="2025-10-09T16:23:01Z">
              <w:r>
                <w:rPr>
                  <w:rFonts w:hint="eastAsia" w:ascii="宋体" w:hAnsi="宋体" w:eastAsia="宋体" w:cs="宋体"/>
                  <w:i w:val="0"/>
                  <w:iCs w:val="0"/>
                  <w:color w:val="000000"/>
                  <w:kern w:val="0"/>
                  <w:sz w:val="22"/>
                  <w:szCs w:val="22"/>
                  <w:u w:val="none"/>
                  <w:lang w:val="en-US" w:eastAsia="zh-CN" w:bidi="ar"/>
                </w:rPr>
                <w:delText>锂电池</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3C6F3">
            <w:pPr>
              <w:keepNext w:val="0"/>
              <w:keepLines w:val="0"/>
              <w:widowControl/>
              <w:suppressLineNumbers w:val="0"/>
              <w:jc w:val="center"/>
              <w:textAlignment w:val="center"/>
              <w:rPr>
                <w:del w:id="1480" w:author="zhoujiansheng" w:date="2025-10-09T16:23:01Z"/>
                <w:rFonts w:hint="eastAsia" w:ascii="宋体" w:hAnsi="宋体" w:eastAsia="宋体" w:cs="宋体"/>
                <w:i w:val="0"/>
                <w:iCs w:val="0"/>
                <w:color w:val="000000"/>
                <w:sz w:val="22"/>
                <w:szCs w:val="22"/>
                <w:u w:val="none"/>
              </w:rPr>
            </w:pPr>
            <w:del w:id="1481" w:author="zhoujiansheng" w:date="2025-10-09T16:23:01Z">
              <w:r>
                <w:rPr>
                  <w:rFonts w:hint="eastAsia" w:ascii="宋体" w:hAnsi="宋体" w:eastAsia="宋体" w:cs="宋体"/>
                  <w:i w:val="0"/>
                  <w:iCs w:val="0"/>
                  <w:color w:val="000000"/>
                  <w:kern w:val="0"/>
                  <w:sz w:val="22"/>
                  <w:szCs w:val="22"/>
                  <w:u w:val="none"/>
                  <w:lang w:val="en-US" w:eastAsia="zh-CN" w:bidi="ar"/>
                </w:rPr>
                <w:delText>锂电池</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263EC">
            <w:pPr>
              <w:ind w:firstLine="0" w:firstLineChars="0"/>
              <w:jc w:val="center"/>
              <w:rPr>
                <w:del w:id="1482" w:author="zhoujiansheng" w:date="2025-10-09T16:23:01Z"/>
                <w:rFonts w:hint="eastAsia" w:ascii="宋体" w:hAnsi="宋体" w:eastAsia="宋体" w:cs="宋体"/>
                <w:i w:val="0"/>
                <w:iCs w:val="0"/>
                <w:color w:val="000000"/>
                <w:sz w:val="22"/>
                <w:szCs w:val="22"/>
                <w:u w:val="none"/>
              </w:rPr>
            </w:pPr>
            <w:del w:id="1483"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71CCF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484"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750228">
            <w:pPr>
              <w:keepNext w:val="0"/>
              <w:keepLines w:val="0"/>
              <w:widowControl/>
              <w:suppressLineNumbers w:val="0"/>
              <w:jc w:val="center"/>
              <w:textAlignment w:val="center"/>
              <w:rPr>
                <w:del w:id="1485" w:author="zhoujiansheng" w:date="2025-10-09T16:23:01Z"/>
                <w:rFonts w:hint="eastAsia" w:ascii="宋体" w:hAnsi="宋体" w:eastAsia="宋体" w:cs="宋体"/>
                <w:i w:val="0"/>
                <w:iCs w:val="0"/>
                <w:color w:val="000000"/>
                <w:sz w:val="22"/>
                <w:szCs w:val="22"/>
                <w:u w:val="none"/>
              </w:rPr>
            </w:pPr>
            <w:del w:id="1486" w:author="zhoujiansheng" w:date="2025-10-09T16:23:01Z">
              <w:r>
                <w:rPr>
                  <w:rFonts w:hint="eastAsia" w:ascii="宋体" w:hAnsi="宋体" w:eastAsia="宋体" w:cs="宋体"/>
                  <w:i w:val="0"/>
                  <w:iCs w:val="0"/>
                  <w:color w:val="000000"/>
                  <w:kern w:val="0"/>
                  <w:sz w:val="22"/>
                  <w:szCs w:val="22"/>
                  <w:u w:val="none"/>
                  <w:lang w:val="en-US" w:eastAsia="zh-CN" w:bidi="ar"/>
                </w:rPr>
                <w:delText>18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EC9BC">
            <w:pPr>
              <w:keepNext w:val="0"/>
              <w:keepLines w:val="0"/>
              <w:widowControl/>
              <w:suppressLineNumbers w:val="0"/>
              <w:jc w:val="center"/>
              <w:textAlignment w:val="center"/>
              <w:rPr>
                <w:del w:id="1487" w:author="zhoujiansheng" w:date="2025-10-09T16:23:01Z"/>
                <w:rFonts w:hint="eastAsia" w:ascii="宋体" w:hAnsi="宋体" w:eastAsia="宋体" w:cs="宋体"/>
                <w:i w:val="0"/>
                <w:iCs w:val="0"/>
                <w:color w:val="000000"/>
                <w:sz w:val="22"/>
                <w:szCs w:val="22"/>
                <w:u w:val="none"/>
              </w:rPr>
            </w:pPr>
            <w:del w:id="1488" w:author="zhoujiansheng" w:date="2025-10-09T16:23:01Z">
              <w:r>
                <w:rPr>
                  <w:rFonts w:hint="eastAsia" w:ascii="宋体" w:hAnsi="宋体" w:eastAsia="宋体" w:cs="宋体"/>
                  <w:i w:val="0"/>
                  <w:iCs w:val="0"/>
                  <w:color w:val="000000"/>
                  <w:kern w:val="0"/>
                  <w:sz w:val="22"/>
                  <w:szCs w:val="22"/>
                  <w:u w:val="none"/>
                  <w:lang w:val="en-US" w:eastAsia="zh-CN" w:bidi="ar"/>
                </w:rPr>
                <w:delText>普通空调</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9B0DC">
            <w:pPr>
              <w:keepNext w:val="0"/>
              <w:keepLines w:val="0"/>
              <w:widowControl/>
              <w:suppressLineNumbers w:val="0"/>
              <w:jc w:val="center"/>
              <w:textAlignment w:val="center"/>
              <w:rPr>
                <w:del w:id="1489" w:author="zhoujiansheng" w:date="2025-10-09T16:23:01Z"/>
                <w:rFonts w:hint="eastAsia" w:ascii="宋体" w:hAnsi="宋体" w:eastAsia="宋体" w:cs="宋体"/>
                <w:i w:val="0"/>
                <w:iCs w:val="0"/>
                <w:color w:val="000000"/>
                <w:sz w:val="22"/>
                <w:szCs w:val="22"/>
                <w:u w:val="none"/>
              </w:rPr>
            </w:pPr>
            <w:del w:id="1490" w:author="zhoujiansheng" w:date="2025-10-09T16:23:01Z">
              <w:r>
                <w:rPr>
                  <w:rFonts w:hint="eastAsia" w:ascii="宋体" w:hAnsi="宋体" w:eastAsia="宋体" w:cs="宋体"/>
                  <w:i w:val="0"/>
                  <w:iCs w:val="0"/>
                  <w:color w:val="000000"/>
                  <w:kern w:val="0"/>
                  <w:sz w:val="22"/>
                  <w:szCs w:val="22"/>
                  <w:u w:val="none"/>
                  <w:lang w:val="en-US" w:eastAsia="zh-CN" w:bidi="ar"/>
                </w:rPr>
                <w:delText>普通空调</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4EA4D">
            <w:pPr>
              <w:ind w:firstLine="0" w:firstLineChars="0"/>
              <w:jc w:val="center"/>
              <w:rPr>
                <w:del w:id="1491" w:author="zhoujiansheng" w:date="2025-10-09T16:23:01Z"/>
                <w:rFonts w:hint="eastAsia" w:ascii="宋体" w:hAnsi="宋体" w:eastAsia="宋体" w:cs="宋体"/>
                <w:i w:val="0"/>
                <w:iCs w:val="0"/>
                <w:color w:val="000000"/>
                <w:sz w:val="22"/>
                <w:szCs w:val="22"/>
                <w:u w:val="none"/>
              </w:rPr>
            </w:pPr>
            <w:del w:id="1492"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146DC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49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3BE3D">
            <w:pPr>
              <w:keepNext w:val="0"/>
              <w:keepLines w:val="0"/>
              <w:widowControl/>
              <w:suppressLineNumbers w:val="0"/>
              <w:jc w:val="center"/>
              <w:textAlignment w:val="center"/>
              <w:rPr>
                <w:del w:id="1494" w:author="zhoujiansheng" w:date="2025-10-09T16:23:01Z"/>
                <w:rFonts w:hint="eastAsia" w:ascii="宋体" w:hAnsi="宋体" w:eastAsia="宋体" w:cs="宋体"/>
                <w:i w:val="0"/>
                <w:iCs w:val="0"/>
                <w:color w:val="000000"/>
                <w:sz w:val="22"/>
                <w:szCs w:val="22"/>
                <w:u w:val="none"/>
              </w:rPr>
            </w:pPr>
            <w:del w:id="1495" w:author="zhoujiansheng" w:date="2025-10-09T16:23:01Z">
              <w:r>
                <w:rPr>
                  <w:rFonts w:hint="eastAsia" w:ascii="宋体" w:hAnsi="宋体" w:eastAsia="宋体" w:cs="宋体"/>
                  <w:i w:val="0"/>
                  <w:iCs w:val="0"/>
                  <w:color w:val="000000"/>
                  <w:kern w:val="0"/>
                  <w:sz w:val="22"/>
                  <w:szCs w:val="22"/>
                  <w:u w:val="none"/>
                  <w:lang w:val="en-US" w:eastAsia="zh-CN" w:bidi="ar"/>
                </w:rPr>
                <w:delText>19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5BD26">
            <w:pPr>
              <w:keepNext w:val="0"/>
              <w:keepLines w:val="0"/>
              <w:widowControl/>
              <w:suppressLineNumbers w:val="0"/>
              <w:jc w:val="center"/>
              <w:textAlignment w:val="center"/>
              <w:rPr>
                <w:del w:id="1496" w:author="zhoujiansheng" w:date="2025-10-09T16:23:01Z"/>
                <w:rFonts w:hint="eastAsia" w:ascii="宋体" w:hAnsi="宋体" w:eastAsia="宋体" w:cs="宋体"/>
                <w:i w:val="0"/>
                <w:iCs w:val="0"/>
                <w:color w:val="000000"/>
                <w:sz w:val="22"/>
                <w:szCs w:val="22"/>
                <w:u w:val="none"/>
              </w:rPr>
            </w:pPr>
            <w:del w:id="1497" w:author="zhoujiansheng" w:date="2025-10-09T16:23:01Z">
              <w:r>
                <w:rPr>
                  <w:rFonts w:hint="eastAsia" w:ascii="宋体" w:hAnsi="宋体" w:eastAsia="宋体" w:cs="宋体"/>
                  <w:i w:val="0"/>
                  <w:iCs w:val="0"/>
                  <w:color w:val="000000"/>
                  <w:kern w:val="0"/>
                  <w:sz w:val="22"/>
                  <w:szCs w:val="22"/>
                  <w:u w:val="none"/>
                  <w:lang w:val="en-US" w:eastAsia="zh-CN" w:bidi="ar"/>
                </w:rPr>
                <w:delText>铅酸电池</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19FE7F">
            <w:pPr>
              <w:keepNext w:val="0"/>
              <w:keepLines w:val="0"/>
              <w:widowControl/>
              <w:suppressLineNumbers w:val="0"/>
              <w:jc w:val="center"/>
              <w:textAlignment w:val="center"/>
              <w:rPr>
                <w:del w:id="1498" w:author="zhoujiansheng" w:date="2025-10-09T16:23:01Z"/>
                <w:rFonts w:hint="eastAsia" w:ascii="宋体" w:hAnsi="宋体" w:eastAsia="宋体" w:cs="宋体"/>
                <w:i w:val="0"/>
                <w:iCs w:val="0"/>
                <w:color w:val="000000"/>
                <w:sz w:val="22"/>
                <w:szCs w:val="22"/>
                <w:u w:val="none"/>
              </w:rPr>
            </w:pPr>
            <w:del w:id="1499" w:author="zhoujiansheng" w:date="2025-10-09T16:23:01Z">
              <w:r>
                <w:rPr>
                  <w:rFonts w:hint="eastAsia" w:ascii="宋体" w:hAnsi="宋体" w:eastAsia="宋体" w:cs="宋体"/>
                  <w:i w:val="0"/>
                  <w:iCs w:val="0"/>
                  <w:color w:val="000000"/>
                  <w:kern w:val="0"/>
                  <w:sz w:val="22"/>
                  <w:szCs w:val="22"/>
                  <w:u w:val="none"/>
                  <w:lang w:val="en-US" w:eastAsia="zh-CN" w:bidi="ar"/>
                </w:rPr>
                <w:delText>铅酸电池</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9438E">
            <w:pPr>
              <w:ind w:firstLine="0" w:firstLineChars="0"/>
              <w:jc w:val="center"/>
              <w:rPr>
                <w:del w:id="1500" w:author="zhoujiansheng" w:date="2025-10-09T16:23:01Z"/>
                <w:rFonts w:hint="eastAsia" w:ascii="宋体" w:hAnsi="宋体" w:eastAsia="宋体" w:cs="宋体"/>
                <w:i w:val="0"/>
                <w:iCs w:val="0"/>
                <w:color w:val="000000"/>
                <w:sz w:val="22"/>
                <w:szCs w:val="22"/>
                <w:u w:val="none"/>
              </w:rPr>
            </w:pPr>
            <w:del w:id="1501"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2FD16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02"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F9DC4">
            <w:pPr>
              <w:keepNext w:val="0"/>
              <w:keepLines w:val="0"/>
              <w:widowControl/>
              <w:suppressLineNumbers w:val="0"/>
              <w:jc w:val="center"/>
              <w:textAlignment w:val="center"/>
              <w:rPr>
                <w:del w:id="1503" w:author="zhoujiansheng" w:date="2025-10-09T16:23:01Z"/>
                <w:rFonts w:hint="eastAsia" w:ascii="宋体" w:hAnsi="宋体" w:eastAsia="宋体" w:cs="宋体"/>
                <w:i w:val="0"/>
                <w:iCs w:val="0"/>
                <w:color w:val="000000"/>
                <w:sz w:val="22"/>
                <w:szCs w:val="22"/>
                <w:u w:val="none"/>
              </w:rPr>
            </w:pPr>
            <w:del w:id="1504" w:author="zhoujiansheng" w:date="2025-10-09T16:23:01Z">
              <w:r>
                <w:rPr>
                  <w:rFonts w:hint="eastAsia" w:ascii="宋体" w:hAnsi="宋体" w:eastAsia="宋体" w:cs="宋体"/>
                  <w:i w:val="0"/>
                  <w:iCs w:val="0"/>
                  <w:color w:val="000000"/>
                  <w:kern w:val="0"/>
                  <w:sz w:val="22"/>
                  <w:szCs w:val="22"/>
                  <w:u w:val="none"/>
                  <w:lang w:val="en-US" w:eastAsia="zh-CN" w:bidi="ar"/>
                </w:rPr>
                <w:delText>20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A11C3">
            <w:pPr>
              <w:keepNext w:val="0"/>
              <w:keepLines w:val="0"/>
              <w:widowControl/>
              <w:suppressLineNumbers w:val="0"/>
              <w:jc w:val="center"/>
              <w:textAlignment w:val="center"/>
              <w:rPr>
                <w:del w:id="1505" w:author="zhoujiansheng" w:date="2025-10-09T16:23:01Z"/>
                <w:rFonts w:hint="eastAsia" w:ascii="宋体" w:hAnsi="宋体" w:eastAsia="宋体" w:cs="宋体"/>
                <w:i w:val="0"/>
                <w:iCs w:val="0"/>
                <w:color w:val="000000"/>
                <w:sz w:val="22"/>
                <w:szCs w:val="22"/>
                <w:u w:val="none"/>
              </w:rPr>
            </w:pPr>
            <w:del w:id="1506" w:author="zhoujiansheng" w:date="2025-10-09T16:23:01Z">
              <w:r>
                <w:rPr>
                  <w:rFonts w:hint="eastAsia" w:ascii="宋体" w:hAnsi="宋体" w:eastAsia="宋体" w:cs="宋体"/>
                  <w:i w:val="0"/>
                  <w:iCs w:val="0"/>
                  <w:color w:val="000000"/>
                  <w:kern w:val="0"/>
                  <w:sz w:val="22"/>
                  <w:szCs w:val="22"/>
                  <w:u w:val="none"/>
                  <w:lang w:val="en-US" w:eastAsia="zh-CN" w:bidi="ar"/>
                </w:rPr>
                <w:delText>智能电表</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C11F3">
            <w:pPr>
              <w:keepNext w:val="0"/>
              <w:keepLines w:val="0"/>
              <w:widowControl/>
              <w:suppressLineNumbers w:val="0"/>
              <w:jc w:val="center"/>
              <w:textAlignment w:val="center"/>
              <w:rPr>
                <w:del w:id="1507" w:author="zhoujiansheng" w:date="2025-10-09T16:23:01Z"/>
                <w:rFonts w:hint="eastAsia" w:ascii="宋体" w:hAnsi="宋体" w:eastAsia="宋体" w:cs="宋体"/>
                <w:i w:val="0"/>
                <w:iCs w:val="0"/>
                <w:color w:val="000000"/>
                <w:sz w:val="22"/>
                <w:szCs w:val="22"/>
                <w:u w:val="none"/>
              </w:rPr>
            </w:pPr>
            <w:del w:id="1508" w:author="zhoujiansheng" w:date="2025-10-09T16:23:01Z">
              <w:r>
                <w:rPr>
                  <w:rFonts w:hint="eastAsia" w:ascii="宋体" w:hAnsi="宋体" w:eastAsia="宋体" w:cs="宋体"/>
                  <w:i w:val="0"/>
                  <w:iCs w:val="0"/>
                  <w:color w:val="000000"/>
                  <w:kern w:val="0"/>
                  <w:sz w:val="22"/>
                  <w:szCs w:val="22"/>
                  <w:u w:val="none"/>
                  <w:lang w:val="en-US" w:eastAsia="zh-CN" w:bidi="ar"/>
                </w:rPr>
                <w:delText>智能电表</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47F66">
            <w:pPr>
              <w:ind w:firstLine="0" w:firstLineChars="0"/>
              <w:jc w:val="center"/>
              <w:rPr>
                <w:del w:id="1509" w:author="zhoujiansheng" w:date="2025-10-09T16:23:01Z"/>
                <w:rFonts w:hint="eastAsia" w:ascii="宋体" w:hAnsi="宋体" w:eastAsia="宋体" w:cs="宋体"/>
                <w:i w:val="0"/>
                <w:iCs w:val="0"/>
                <w:color w:val="000000"/>
                <w:sz w:val="22"/>
                <w:szCs w:val="22"/>
                <w:u w:val="none"/>
              </w:rPr>
            </w:pPr>
            <w:del w:id="1510"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5871B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1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E63B0">
            <w:pPr>
              <w:keepNext w:val="0"/>
              <w:keepLines w:val="0"/>
              <w:widowControl/>
              <w:suppressLineNumbers w:val="0"/>
              <w:jc w:val="center"/>
              <w:textAlignment w:val="center"/>
              <w:rPr>
                <w:del w:id="1512" w:author="zhoujiansheng" w:date="2025-10-09T16:23:01Z"/>
                <w:rFonts w:hint="eastAsia" w:ascii="宋体" w:hAnsi="宋体" w:eastAsia="宋体" w:cs="宋体"/>
                <w:i w:val="0"/>
                <w:iCs w:val="0"/>
                <w:color w:val="000000"/>
                <w:sz w:val="22"/>
                <w:szCs w:val="22"/>
                <w:u w:val="none"/>
              </w:rPr>
            </w:pPr>
            <w:del w:id="1513" w:author="zhoujiansheng" w:date="2025-10-09T16:23:01Z">
              <w:r>
                <w:rPr>
                  <w:rFonts w:hint="eastAsia" w:ascii="宋体" w:hAnsi="宋体" w:eastAsia="宋体" w:cs="宋体"/>
                  <w:i w:val="0"/>
                  <w:iCs w:val="0"/>
                  <w:color w:val="000000"/>
                  <w:kern w:val="0"/>
                  <w:sz w:val="22"/>
                  <w:szCs w:val="22"/>
                  <w:u w:val="none"/>
                  <w:lang w:val="en-US" w:eastAsia="zh-CN" w:bidi="ar"/>
                </w:rPr>
                <w:delText>21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0A87C">
            <w:pPr>
              <w:keepNext w:val="0"/>
              <w:keepLines w:val="0"/>
              <w:widowControl/>
              <w:suppressLineNumbers w:val="0"/>
              <w:jc w:val="center"/>
              <w:textAlignment w:val="center"/>
              <w:rPr>
                <w:del w:id="1514" w:author="zhoujiansheng" w:date="2025-10-09T16:23:01Z"/>
                <w:rFonts w:hint="eastAsia" w:ascii="宋体" w:hAnsi="宋体" w:eastAsia="宋体" w:cs="宋体"/>
                <w:i w:val="0"/>
                <w:iCs w:val="0"/>
                <w:color w:val="000000"/>
                <w:sz w:val="22"/>
                <w:szCs w:val="22"/>
                <w:u w:val="none"/>
              </w:rPr>
            </w:pPr>
            <w:del w:id="1515" w:author="zhoujiansheng" w:date="2025-10-09T16:23:01Z">
              <w:r>
                <w:rPr>
                  <w:rFonts w:hint="eastAsia" w:ascii="宋体" w:hAnsi="宋体" w:eastAsia="宋体" w:cs="宋体"/>
                  <w:i w:val="0"/>
                  <w:iCs w:val="0"/>
                  <w:color w:val="000000"/>
                  <w:kern w:val="0"/>
                  <w:sz w:val="22"/>
                  <w:szCs w:val="22"/>
                  <w:u w:val="none"/>
                  <w:lang w:val="en-US" w:eastAsia="zh-CN" w:bidi="ar"/>
                </w:rPr>
                <w:delText>智能门禁</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51C659">
            <w:pPr>
              <w:keepNext w:val="0"/>
              <w:keepLines w:val="0"/>
              <w:widowControl/>
              <w:suppressLineNumbers w:val="0"/>
              <w:jc w:val="center"/>
              <w:textAlignment w:val="center"/>
              <w:rPr>
                <w:del w:id="1516" w:author="zhoujiansheng" w:date="2025-10-09T16:23:01Z"/>
                <w:rFonts w:hint="eastAsia" w:ascii="宋体" w:hAnsi="宋体" w:eastAsia="宋体" w:cs="宋体"/>
                <w:i w:val="0"/>
                <w:iCs w:val="0"/>
                <w:color w:val="000000"/>
                <w:sz w:val="22"/>
                <w:szCs w:val="22"/>
                <w:u w:val="none"/>
              </w:rPr>
            </w:pPr>
            <w:del w:id="1517" w:author="zhoujiansheng" w:date="2025-10-09T16:23:01Z">
              <w:r>
                <w:rPr>
                  <w:rFonts w:hint="eastAsia" w:ascii="宋体" w:hAnsi="宋体" w:eastAsia="宋体" w:cs="宋体"/>
                  <w:i w:val="0"/>
                  <w:iCs w:val="0"/>
                  <w:color w:val="000000"/>
                  <w:kern w:val="0"/>
                  <w:sz w:val="22"/>
                  <w:szCs w:val="22"/>
                  <w:u w:val="none"/>
                  <w:lang w:val="en-US" w:eastAsia="zh-CN" w:bidi="ar"/>
                </w:rPr>
                <w:delText>智能门禁</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4528F">
            <w:pPr>
              <w:ind w:firstLine="0" w:firstLineChars="0"/>
              <w:jc w:val="center"/>
              <w:rPr>
                <w:del w:id="1518" w:author="zhoujiansheng" w:date="2025-10-09T16:23:01Z"/>
                <w:rFonts w:hint="eastAsia" w:ascii="宋体" w:hAnsi="宋体" w:eastAsia="宋体" w:cs="宋体"/>
                <w:i w:val="0"/>
                <w:iCs w:val="0"/>
                <w:color w:val="000000"/>
                <w:sz w:val="22"/>
                <w:szCs w:val="22"/>
                <w:u w:val="none"/>
              </w:rPr>
            </w:pPr>
            <w:del w:id="1519"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41090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20"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760DA4">
            <w:pPr>
              <w:keepNext w:val="0"/>
              <w:keepLines w:val="0"/>
              <w:widowControl/>
              <w:suppressLineNumbers w:val="0"/>
              <w:jc w:val="center"/>
              <w:textAlignment w:val="center"/>
              <w:rPr>
                <w:del w:id="1521" w:author="zhoujiansheng" w:date="2025-10-09T16:23:01Z"/>
                <w:rFonts w:hint="eastAsia" w:ascii="宋体" w:hAnsi="宋体" w:eastAsia="宋体" w:cs="宋体"/>
                <w:i w:val="0"/>
                <w:iCs w:val="0"/>
                <w:color w:val="000000"/>
                <w:sz w:val="22"/>
                <w:szCs w:val="22"/>
                <w:u w:val="none"/>
              </w:rPr>
            </w:pPr>
            <w:del w:id="1522" w:author="zhoujiansheng" w:date="2025-10-09T16:23:01Z">
              <w:r>
                <w:rPr>
                  <w:rFonts w:hint="eastAsia" w:ascii="宋体" w:hAnsi="宋体" w:eastAsia="宋体" w:cs="宋体"/>
                  <w:i w:val="0"/>
                  <w:iCs w:val="0"/>
                  <w:color w:val="000000"/>
                  <w:kern w:val="0"/>
                  <w:sz w:val="22"/>
                  <w:szCs w:val="22"/>
                  <w:u w:val="none"/>
                  <w:lang w:val="en-US" w:eastAsia="zh-CN" w:bidi="ar"/>
                </w:rPr>
                <w:delText>22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9D002">
            <w:pPr>
              <w:keepNext w:val="0"/>
              <w:keepLines w:val="0"/>
              <w:widowControl/>
              <w:suppressLineNumbers w:val="0"/>
              <w:jc w:val="center"/>
              <w:textAlignment w:val="center"/>
              <w:rPr>
                <w:del w:id="1523" w:author="zhoujiansheng" w:date="2025-10-09T16:23:01Z"/>
                <w:rFonts w:hint="eastAsia" w:ascii="宋体" w:hAnsi="宋体" w:eastAsia="宋体" w:cs="宋体"/>
                <w:i w:val="0"/>
                <w:iCs w:val="0"/>
                <w:color w:val="000000"/>
                <w:sz w:val="22"/>
                <w:szCs w:val="22"/>
                <w:u w:val="none"/>
              </w:rPr>
            </w:pPr>
            <w:del w:id="1524" w:author="zhoujiansheng" w:date="2025-10-09T16:23:01Z">
              <w:r>
                <w:rPr>
                  <w:rFonts w:hint="eastAsia" w:ascii="宋体" w:hAnsi="宋体" w:eastAsia="宋体" w:cs="宋体"/>
                  <w:i w:val="0"/>
                  <w:iCs w:val="0"/>
                  <w:color w:val="000000"/>
                  <w:kern w:val="0"/>
                  <w:sz w:val="22"/>
                  <w:szCs w:val="22"/>
                  <w:u w:val="none"/>
                  <w:lang w:val="en-US" w:eastAsia="zh-CN" w:bidi="ar"/>
                </w:rPr>
                <w:delText>智能通风换热</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05A97">
            <w:pPr>
              <w:keepNext w:val="0"/>
              <w:keepLines w:val="0"/>
              <w:widowControl/>
              <w:suppressLineNumbers w:val="0"/>
              <w:jc w:val="center"/>
              <w:textAlignment w:val="center"/>
              <w:rPr>
                <w:del w:id="1525" w:author="zhoujiansheng" w:date="2025-10-09T16:23:01Z"/>
                <w:rFonts w:hint="eastAsia" w:ascii="宋体" w:hAnsi="宋体" w:eastAsia="宋体" w:cs="宋体"/>
                <w:i w:val="0"/>
                <w:iCs w:val="0"/>
                <w:color w:val="000000"/>
                <w:sz w:val="22"/>
                <w:szCs w:val="22"/>
                <w:u w:val="none"/>
              </w:rPr>
            </w:pPr>
            <w:del w:id="1526" w:author="zhoujiansheng" w:date="2025-10-09T16:23:01Z">
              <w:r>
                <w:rPr>
                  <w:rFonts w:hint="eastAsia" w:ascii="宋体" w:hAnsi="宋体" w:eastAsia="宋体" w:cs="宋体"/>
                  <w:i w:val="0"/>
                  <w:iCs w:val="0"/>
                  <w:color w:val="000000"/>
                  <w:kern w:val="0"/>
                  <w:sz w:val="22"/>
                  <w:szCs w:val="22"/>
                  <w:u w:val="none"/>
                  <w:lang w:val="en-US" w:eastAsia="zh-CN" w:bidi="ar"/>
                </w:rPr>
                <w:delText>智能通风换热</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1E1B7">
            <w:pPr>
              <w:ind w:firstLine="0" w:firstLineChars="0"/>
              <w:jc w:val="center"/>
              <w:rPr>
                <w:del w:id="1527" w:author="zhoujiansheng" w:date="2025-10-09T16:23:01Z"/>
                <w:rFonts w:hint="eastAsia" w:ascii="宋体" w:hAnsi="宋体" w:eastAsia="宋体" w:cs="宋体"/>
                <w:i w:val="0"/>
                <w:iCs w:val="0"/>
                <w:color w:val="000000"/>
                <w:sz w:val="22"/>
                <w:szCs w:val="22"/>
                <w:u w:val="none"/>
              </w:rPr>
            </w:pPr>
            <w:del w:id="1528"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2290A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2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5C5ADA">
            <w:pPr>
              <w:keepNext w:val="0"/>
              <w:keepLines w:val="0"/>
              <w:widowControl/>
              <w:suppressLineNumbers w:val="0"/>
              <w:jc w:val="center"/>
              <w:textAlignment w:val="center"/>
              <w:rPr>
                <w:del w:id="1530" w:author="zhoujiansheng" w:date="2025-10-09T16:23:01Z"/>
                <w:rFonts w:hint="eastAsia" w:ascii="宋体" w:hAnsi="宋体" w:eastAsia="宋体" w:cs="宋体"/>
                <w:i w:val="0"/>
                <w:iCs w:val="0"/>
                <w:color w:val="000000"/>
                <w:sz w:val="22"/>
                <w:szCs w:val="22"/>
                <w:u w:val="none"/>
              </w:rPr>
            </w:pPr>
            <w:del w:id="1531" w:author="zhoujiansheng" w:date="2025-10-09T16:23:01Z">
              <w:r>
                <w:rPr>
                  <w:rFonts w:hint="eastAsia" w:ascii="宋体" w:hAnsi="宋体" w:eastAsia="宋体" w:cs="宋体"/>
                  <w:i w:val="0"/>
                  <w:iCs w:val="0"/>
                  <w:color w:val="000000"/>
                  <w:kern w:val="0"/>
                  <w:sz w:val="22"/>
                  <w:szCs w:val="22"/>
                  <w:u w:val="none"/>
                  <w:lang w:val="en-US" w:eastAsia="zh-CN" w:bidi="ar"/>
                </w:rPr>
                <w:delText>23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E23BD">
            <w:pPr>
              <w:keepNext w:val="0"/>
              <w:keepLines w:val="0"/>
              <w:widowControl/>
              <w:suppressLineNumbers w:val="0"/>
              <w:jc w:val="center"/>
              <w:textAlignment w:val="center"/>
              <w:rPr>
                <w:del w:id="1532" w:author="zhoujiansheng" w:date="2025-10-09T16:23:01Z"/>
                <w:rFonts w:hint="eastAsia" w:ascii="宋体" w:hAnsi="宋体" w:eastAsia="宋体" w:cs="宋体"/>
                <w:i w:val="0"/>
                <w:iCs w:val="0"/>
                <w:color w:val="000000"/>
                <w:sz w:val="22"/>
                <w:szCs w:val="22"/>
                <w:u w:val="none"/>
              </w:rPr>
            </w:pPr>
            <w:del w:id="1533" w:author="zhoujiansheng" w:date="2025-10-09T16:23:01Z">
              <w:r>
                <w:rPr>
                  <w:rFonts w:hint="eastAsia" w:ascii="宋体" w:hAnsi="宋体" w:eastAsia="宋体" w:cs="宋体"/>
                  <w:i w:val="0"/>
                  <w:iCs w:val="0"/>
                  <w:color w:val="000000"/>
                  <w:kern w:val="0"/>
                  <w:sz w:val="22"/>
                  <w:szCs w:val="22"/>
                  <w:u w:val="none"/>
                  <w:lang w:val="en-US" w:eastAsia="zh-CN" w:bidi="ar"/>
                </w:rPr>
                <w:delText>中央空调末端</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AC08D">
            <w:pPr>
              <w:keepNext w:val="0"/>
              <w:keepLines w:val="0"/>
              <w:widowControl/>
              <w:suppressLineNumbers w:val="0"/>
              <w:jc w:val="center"/>
              <w:textAlignment w:val="center"/>
              <w:rPr>
                <w:del w:id="1534" w:author="zhoujiansheng" w:date="2025-10-09T16:23:01Z"/>
                <w:rFonts w:hint="eastAsia" w:ascii="宋体" w:hAnsi="宋体" w:eastAsia="宋体" w:cs="宋体"/>
                <w:i w:val="0"/>
                <w:iCs w:val="0"/>
                <w:color w:val="000000"/>
                <w:sz w:val="22"/>
                <w:szCs w:val="22"/>
                <w:u w:val="none"/>
              </w:rPr>
            </w:pPr>
            <w:del w:id="1535" w:author="zhoujiansheng" w:date="2025-10-09T16:23:01Z">
              <w:r>
                <w:rPr>
                  <w:rFonts w:hint="eastAsia" w:ascii="宋体" w:hAnsi="宋体" w:eastAsia="宋体" w:cs="宋体"/>
                  <w:i w:val="0"/>
                  <w:iCs w:val="0"/>
                  <w:color w:val="000000"/>
                  <w:kern w:val="0"/>
                  <w:sz w:val="22"/>
                  <w:szCs w:val="22"/>
                  <w:u w:val="none"/>
                  <w:lang w:val="en-US" w:eastAsia="zh-CN" w:bidi="ar"/>
                </w:rPr>
                <w:delText>中央空调末端</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A0536">
            <w:pPr>
              <w:ind w:firstLine="0" w:firstLineChars="0"/>
              <w:jc w:val="center"/>
              <w:rPr>
                <w:del w:id="1536" w:author="zhoujiansheng" w:date="2025-10-09T16:23:01Z"/>
                <w:rFonts w:hint="eastAsia" w:ascii="宋体" w:hAnsi="宋体" w:eastAsia="宋体" w:cs="宋体"/>
                <w:i w:val="0"/>
                <w:iCs w:val="0"/>
                <w:color w:val="000000"/>
                <w:sz w:val="22"/>
                <w:szCs w:val="22"/>
                <w:u w:val="none"/>
              </w:rPr>
            </w:pPr>
            <w:del w:id="1537"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16EE5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38"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60FA2">
            <w:pPr>
              <w:keepNext w:val="0"/>
              <w:keepLines w:val="0"/>
              <w:widowControl/>
              <w:suppressLineNumbers w:val="0"/>
              <w:jc w:val="center"/>
              <w:textAlignment w:val="center"/>
              <w:rPr>
                <w:del w:id="1539" w:author="zhoujiansheng" w:date="2025-10-09T16:23:01Z"/>
                <w:rFonts w:hint="eastAsia" w:ascii="宋体" w:hAnsi="宋体" w:eastAsia="宋体" w:cs="宋体"/>
                <w:i w:val="0"/>
                <w:iCs w:val="0"/>
                <w:color w:val="000000"/>
                <w:sz w:val="22"/>
                <w:szCs w:val="22"/>
                <w:u w:val="none"/>
              </w:rPr>
            </w:pPr>
            <w:del w:id="1540" w:author="zhoujiansheng" w:date="2025-10-09T16:23:01Z">
              <w:r>
                <w:rPr>
                  <w:rFonts w:hint="eastAsia" w:ascii="宋体" w:hAnsi="宋体" w:eastAsia="宋体" w:cs="宋体"/>
                  <w:i w:val="0"/>
                  <w:iCs w:val="0"/>
                  <w:color w:val="000000"/>
                  <w:kern w:val="0"/>
                  <w:sz w:val="22"/>
                  <w:szCs w:val="22"/>
                  <w:u w:val="none"/>
                  <w:lang w:val="en-US" w:eastAsia="zh-CN" w:bidi="ar"/>
                </w:rPr>
                <w:delText>24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31A57">
            <w:pPr>
              <w:keepNext w:val="0"/>
              <w:keepLines w:val="0"/>
              <w:widowControl/>
              <w:suppressLineNumbers w:val="0"/>
              <w:jc w:val="center"/>
              <w:textAlignment w:val="center"/>
              <w:rPr>
                <w:del w:id="1541" w:author="zhoujiansheng" w:date="2025-10-09T16:23:01Z"/>
                <w:rFonts w:hint="eastAsia" w:ascii="宋体" w:hAnsi="宋体" w:eastAsia="宋体" w:cs="宋体"/>
                <w:i w:val="0"/>
                <w:iCs w:val="0"/>
                <w:color w:val="000000"/>
                <w:sz w:val="22"/>
                <w:szCs w:val="22"/>
                <w:u w:val="none"/>
              </w:rPr>
            </w:pPr>
            <w:del w:id="1542" w:author="zhoujiansheng" w:date="2025-10-09T16:23:01Z">
              <w:r>
                <w:rPr>
                  <w:rFonts w:hint="eastAsia" w:ascii="宋体" w:hAnsi="宋体" w:eastAsia="宋体" w:cs="宋体"/>
                  <w:i w:val="0"/>
                  <w:iCs w:val="0"/>
                  <w:color w:val="000000"/>
                  <w:kern w:val="0"/>
                  <w:sz w:val="22"/>
                  <w:szCs w:val="22"/>
                  <w:u w:val="none"/>
                  <w:lang w:val="en-US" w:eastAsia="zh-CN" w:bidi="ar"/>
                </w:rPr>
                <w:delText>中央空调主机</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5B1FB">
            <w:pPr>
              <w:keepNext w:val="0"/>
              <w:keepLines w:val="0"/>
              <w:widowControl/>
              <w:suppressLineNumbers w:val="0"/>
              <w:jc w:val="center"/>
              <w:textAlignment w:val="center"/>
              <w:rPr>
                <w:del w:id="1543" w:author="zhoujiansheng" w:date="2025-10-09T16:23:01Z"/>
                <w:rFonts w:hint="eastAsia" w:ascii="宋体" w:hAnsi="宋体" w:eastAsia="宋体" w:cs="宋体"/>
                <w:i w:val="0"/>
                <w:iCs w:val="0"/>
                <w:color w:val="000000"/>
                <w:sz w:val="22"/>
                <w:szCs w:val="22"/>
                <w:u w:val="none"/>
              </w:rPr>
            </w:pPr>
            <w:del w:id="1544" w:author="zhoujiansheng" w:date="2025-10-09T16:23:01Z">
              <w:r>
                <w:rPr>
                  <w:rFonts w:hint="eastAsia" w:ascii="宋体" w:hAnsi="宋体" w:eastAsia="宋体" w:cs="宋体"/>
                  <w:i w:val="0"/>
                  <w:iCs w:val="0"/>
                  <w:color w:val="000000"/>
                  <w:kern w:val="0"/>
                  <w:sz w:val="22"/>
                  <w:szCs w:val="22"/>
                  <w:u w:val="none"/>
                  <w:lang w:val="en-US" w:eastAsia="zh-CN" w:bidi="ar"/>
                </w:rPr>
                <w:delText>中央空调主机</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B859D">
            <w:pPr>
              <w:ind w:firstLine="0" w:firstLineChars="0"/>
              <w:jc w:val="center"/>
              <w:rPr>
                <w:del w:id="1545" w:author="zhoujiansheng" w:date="2025-10-09T16:23:01Z"/>
                <w:rFonts w:hint="eastAsia" w:ascii="宋体" w:hAnsi="宋体" w:eastAsia="宋体" w:cs="宋体"/>
                <w:i w:val="0"/>
                <w:iCs w:val="0"/>
                <w:color w:val="000000"/>
                <w:sz w:val="22"/>
                <w:szCs w:val="22"/>
                <w:u w:val="none"/>
              </w:rPr>
            </w:pPr>
            <w:del w:id="1546" w:author="zhoujiansheng" w:date="2025-10-09T16:23:01Z">
              <w:r>
                <w:rPr>
                  <w:rFonts w:hint="eastAsia" w:ascii="宋体" w:hAnsi="宋体" w:eastAsia="宋体" w:cs="宋体"/>
                  <w:i w:val="0"/>
                  <w:iCs w:val="0"/>
                  <w:color w:val="000000"/>
                  <w:sz w:val="22"/>
                  <w:szCs w:val="22"/>
                  <w:u w:val="none"/>
                  <w:lang w:val="en-US" w:eastAsia="zh-CN"/>
                </w:rPr>
                <w:delText>一致</w:delText>
              </w:r>
            </w:del>
          </w:p>
        </w:tc>
      </w:tr>
      <w:tr w14:paraId="16700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4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436EF">
            <w:pPr>
              <w:keepNext w:val="0"/>
              <w:keepLines w:val="0"/>
              <w:widowControl/>
              <w:suppressLineNumbers w:val="0"/>
              <w:jc w:val="center"/>
              <w:textAlignment w:val="center"/>
              <w:rPr>
                <w:del w:id="1548" w:author="zhoujiansheng" w:date="2025-10-09T16:23:01Z"/>
                <w:rFonts w:hint="eastAsia" w:ascii="宋体" w:hAnsi="宋体" w:eastAsia="宋体" w:cs="宋体"/>
                <w:i w:val="0"/>
                <w:iCs w:val="0"/>
                <w:color w:val="000000"/>
                <w:sz w:val="22"/>
                <w:szCs w:val="22"/>
                <w:u w:val="none"/>
              </w:rPr>
            </w:pPr>
            <w:del w:id="1549" w:author="zhoujiansheng" w:date="2025-10-09T16:23:01Z">
              <w:r>
                <w:rPr>
                  <w:rFonts w:hint="eastAsia" w:ascii="宋体" w:hAnsi="宋体" w:eastAsia="宋体" w:cs="宋体"/>
                  <w:i w:val="0"/>
                  <w:iCs w:val="0"/>
                  <w:color w:val="000000"/>
                  <w:kern w:val="0"/>
                  <w:sz w:val="22"/>
                  <w:szCs w:val="22"/>
                  <w:u w:val="none"/>
                  <w:lang w:val="en-US" w:eastAsia="zh-CN" w:bidi="ar"/>
                </w:rPr>
                <w:delText>25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14:paraId="40A3DBC7">
            <w:pPr>
              <w:keepNext w:val="0"/>
              <w:keepLines w:val="0"/>
              <w:widowControl/>
              <w:suppressLineNumbers w:val="0"/>
              <w:jc w:val="center"/>
              <w:textAlignment w:val="center"/>
              <w:rPr>
                <w:del w:id="1550" w:author="zhoujiansheng" w:date="2025-10-09T16:23:01Z"/>
                <w:rFonts w:hint="eastAsia" w:ascii="宋体" w:hAnsi="宋体" w:eastAsia="宋体" w:cs="宋体"/>
                <w:i w:val="0"/>
                <w:iCs w:val="0"/>
                <w:color w:val="000000"/>
                <w:sz w:val="22"/>
                <w:szCs w:val="22"/>
                <w:u w:val="none"/>
              </w:rPr>
            </w:pPr>
            <w:del w:id="1551"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14:paraId="0DCC49EF">
            <w:pPr>
              <w:keepNext w:val="0"/>
              <w:keepLines w:val="0"/>
              <w:widowControl/>
              <w:suppressLineNumbers w:val="0"/>
              <w:jc w:val="center"/>
              <w:textAlignment w:val="center"/>
              <w:rPr>
                <w:del w:id="1552" w:author="zhoujiansheng" w:date="2025-10-09T16:23:01Z"/>
                <w:rFonts w:hint="eastAsia" w:ascii="宋体" w:hAnsi="宋体" w:eastAsia="宋体" w:cs="宋体"/>
                <w:i w:val="0"/>
                <w:iCs w:val="0"/>
                <w:color w:val="000000"/>
                <w:sz w:val="22"/>
                <w:szCs w:val="22"/>
                <w:u w:val="none"/>
              </w:rPr>
            </w:pPr>
            <w:del w:id="1553" w:author="zhoujiansheng" w:date="2025-10-09T16:23:01Z">
              <w:r>
                <w:rPr>
                  <w:rFonts w:hint="eastAsia" w:ascii="宋体" w:hAnsi="宋体" w:eastAsia="宋体" w:cs="宋体"/>
                  <w:i w:val="0"/>
                  <w:iCs w:val="0"/>
                  <w:color w:val="000000"/>
                  <w:kern w:val="0"/>
                  <w:sz w:val="22"/>
                  <w:szCs w:val="22"/>
                  <w:u w:val="none"/>
                  <w:lang w:val="en-US" w:eastAsia="zh-CN" w:bidi="ar"/>
                </w:rPr>
                <w:delText>高压直流配电</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FBD4B4" w:themeFill="accent6" w:themeFillTint="66"/>
            <w:noWrap/>
            <w:vAlign w:val="center"/>
          </w:tcPr>
          <w:p w14:paraId="6631D4EA">
            <w:pPr>
              <w:jc w:val="center"/>
              <w:rPr>
                <w:del w:id="1554" w:author="zhoujiansheng" w:date="2025-10-09T16:23:01Z"/>
                <w:rFonts w:hint="default" w:ascii="宋体" w:hAnsi="宋体" w:eastAsia="宋体" w:cs="宋体"/>
                <w:i w:val="0"/>
                <w:iCs w:val="0"/>
                <w:color w:val="000000"/>
                <w:sz w:val="22"/>
                <w:szCs w:val="22"/>
                <w:u w:val="none"/>
                <w:lang w:val="en-US" w:eastAsia="zh-CN"/>
              </w:rPr>
            </w:pPr>
            <w:del w:id="1555" w:author="zhoujiansheng" w:date="2025-10-09T16:23:01Z">
              <w:r>
                <w:rPr>
                  <w:rFonts w:hint="eastAsia" w:ascii="宋体" w:hAnsi="宋体" w:eastAsia="宋体" w:cs="宋体"/>
                  <w:i w:val="0"/>
                  <w:iCs w:val="0"/>
                  <w:color w:val="000000"/>
                  <w:sz w:val="22"/>
                  <w:szCs w:val="22"/>
                  <w:u w:val="none"/>
                  <w:lang w:val="en-US" w:eastAsia="zh-CN"/>
                </w:rPr>
                <w:delText>字典表与综资中的类型名称不一致</w:delText>
              </w:r>
            </w:del>
          </w:p>
        </w:tc>
      </w:tr>
      <w:tr w14:paraId="5F472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56"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BF86D">
            <w:pPr>
              <w:keepNext w:val="0"/>
              <w:keepLines w:val="0"/>
              <w:widowControl/>
              <w:suppressLineNumbers w:val="0"/>
              <w:jc w:val="center"/>
              <w:textAlignment w:val="center"/>
              <w:rPr>
                <w:del w:id="1557" w:author="zhoujiansheng" w:date="2025-10-09T16:23:01Z"/>
                <w:rFonts w:hint="eastAsia" w:ascii="宋体" w:hAnsi="宋体" w:eastAsia="宋体" w:cs="宋体"/>
                <w:i w:val="0"/>
                <w:iCs w:val="0"/>
                <w:color w:val="000000"/>
                <w:sz w:val="22"/>
                <w:szCs w:val="22"/>
                <w:u w:val="none"/>
              </w:rPr>
            </w:pPr>
            <w:del w:id="1558" w:author="zhoujiansheng" w:date="2025-10-09T16:23:01Z">
              <w:r>
                <w:rPr>
                  <w:rFonts w:hint="eastAsia" w:ascii="宋体" w:hAnsi="宋体" w:eastAsia="宋体" w:cs="宋体"/>
                  <w:i w:val="0"/>
                  <w:iCs w:val="0"/>
                  <w:color w:val="000000"/>
                  <w:kern w:val="0"/>
                  <w:sz w:val="22"/>
                  <w:szCs w:val="22"/>
                  <w:u w:val="none"/>
                  <w:lang w:val="en-US" w:eastAsia="zh-CN" w:bidi="ar"/>
                </w:rPr>
                <w:delText>26</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EF038">
            <w:pPr>
              <w:keepNext w:val="0"/>
              <w:keepLines w:val="0"/>
              <w:widowControl/>
              <w:suppressLineNumbers w:val="0"/>
              <w:jc w:val="center"/>
              <w:textAlignment w:val="center"/>
              <w:rPr>
                <w:del w:id="1559" w:author="zhoujiansheng" w:date="2025-10-09T16:23:01Z"/>
                <w:rFonts w:hint="eastAsia" w:ascii="宋体" w:hAnsi="宋体" w:eastAsia="宋体" w:cs="宋体"/>
                <w:i w:val="0"/>
                <w:iCs w:val="0"/>
                <w:color w:val="000000"/>
                <w:sz w:val="22"/>
                <w:szCs w:val="22"/>
                <w:u w:val="none"/>
              </w:rPr>
            </w:pPr>
            <w:del w:id="1560" w:author="zhoujiansheng" w:date="2025-10-09T16:23:01Z">
              <w:r>
                <w:rPr>
                  <w:rFonts w:hint="eastAsia" w:ascii="宋体" w:hAnsi="宋体" w:eastAsia="宋体" w:cs="宋体"/>
                  <w:i w:val="0"/>
                  <w:iCs w:val="0"/>
                  <w:color w:val="000000"/>
                  <w:kern w:val="0"/>
                  <w:sz w:val="22"/>
                  <w:szCs w:val="22"/>
                  <w:u w:val="none"/>
                  <w:lang w:val="en-US" w:eastAsia="zh-CN" w:bidi="ar"/>
                </w:rPr>
                <w:delText>消防系统</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CFFB9">
            <w:pPr>
              <w:keepNext w:val="0"/>
              <w:keepLines w:val="0"/>
              <w:widowControl/>
              <w:suppressLineNumbers w:val="0"/>
              <w:jc w:val="center"/>
              <w:textAlignment w:val="center"/>
              <w:rPr>
                <w:del w:id="1561" w:author="zhoujiansheng" w:date="2025-10-09T16:23:01Z"/>
                <w:rFonts w:hint="eastAsia" w:ascii="宋体" w:hAnsi="宋体" w:eastAsia="宋体" w:cs="宋体"/>
                <w:i w:val="0"/>
                <w:iCs w:val="0"/>
                <w:color w:val="000000"/>
                <w:sz w:val="22"/>
                <w:szCs w:val="22"/>
                <w:u w:val="none"/>
              </w:rPr>
            </w:pPr>
            <w:del w:id="1562"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69079C">
            <w:pPr>
              <w:jc w:val="center"/>
              <w:rPr>
                <w:del w:id="1563" w:author="zhoujiansheng" w:date="2025-10-09T16:23:01Z"/>
                <w:rFonts w:hint="default" w:ascii="宋体" w:hAnsi="宋体" w:eastAsia="宋体" w:cs="宋体"/>
                <w:i w:val="0"/>
                <w:iCs w:val="0"/>
                <w:color w:val="000000"/>
                <w:sz w:val="22"/>
                <w:szCs w:val="22"/>
                <w:u w:val="none"/>
                <w:lang w:val="en-US" w:eastAsia="zh-CN"/>
              </w:rPr>
            </w:pPr>
            <w:del w:id="1564" w:author="zhoujiansheng" w:date="2025-10-09T16:23:01Z">
              <w:r>
                <w:rPr>
                  <w:rFonts w:hint="eastAsia" w:ascii="宋体" w:hAnsi="宋体" w:eastAsia="宋体" w:cs="宋体"/>
                  <w:i w:val="0"/>
                  <w:iCs w:val="0"/>
                  <w:color w:val="000000"/>
                  <w:sz w:val="22"/>
                  <w:szCs w:val="22"/>
                  <w:u w:val="none"/>
                  <w:lang w:val="en-US" w:eastAsia="zh-CN"/>
                </w:rPr>
                <w:delText>非资源设备类型</w:delText>
              </w:r>
            </w:del>
          </w:p>
        </w:tc>
      </w:tr>
      <w:tr w14:paraId="1B3E1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del w:id="156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D4A2B">
            <w:pPr>
              <w:keepNext w:val="0"/>
              <w:keepLines w:val="0"/>
              <w:widowControl/>
              <w:suppressLineNumbers w:val="0"/>
              <w:jc w:val="center"/>
              <w:textAlignment w:val="center"/>
              <w:rPr>
                <w:del w:id="1566" w:author="zhoujiansheng" w:date="2025-10-09T16:23:01Z"/>
                <w:rFonts w:hint="eastAsia" w:ascii="宋体" w:hAnsi="宋体" w:eastAsia="宋体" w:cs="宋体"/>
                <w:i w:val="0"/>
                <w:iCs w:val="0"/>
                <w:color w:val="000000"/>
                <w:sz w:val="22"/>
                <w:szCs w:val="22"/>
                <w:u w:val="none"/>
              </w:rPr>
            </w:pPr>
            <w:del w:id="1567" w:author="zhoujiansheng" w:date="2025-10-09T16:23:01Z">
              <w:r>
                <w:rPr>
                  <w:rFonts w:hint="eastAsia" w:ascii="宋体" w:hAnsi="宋体" w:eastAsia="宋体" w:cs="宋体"/>
                  <w:i w:val="0"/>
                  <w:iCs w:val="0"/>
                  <w:color w:val="000000"/>
                  <w:kern w:val="0"/>
                  <w:sz w:val="22"/>
                  <w:szCs w:val="22"/>
                  <w:u w:val="none"/>
                  <w:lang w:val="en-US" w:eastAsia="zh-CN" w:bidi="ar"/>
                </w:rPr>
                <w:delText>27</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1BE0E">
            <w:pPr>
              <w:keepNext w:val="0"/>
              <w:keepLines w:val="0"/>
              <w:widowControl/>
              <w:suppressLineNumbers w:val="0"/>
              <w:jc w:val="center"/>
              <w:textAlignment w:val="center"/>
              <w:rPr>
                <w:del w:id="1568" w:author="zhoujiansheng" w:date="2025-10-09T16:23:01Z"/>
                <w:rFonts w:hint="eastAsia" w:ascii="宋体" w:hAnsi="宋体" w:eastAsia="宋体" w:cs="宋体"/>
                <w:i w:val="0"/>
                <w:iCs w:val="0"/>
                <w:color w:val="000000"/>
                <w:sz w:val="22"/>
                <w:szCs w:val="22"/>
                <w:u w:val="none"/>
              </w:rPr>
            </w:pPr>
            <w:del w:id="1569" w:author="zhoujiansheng" w:date="2025-10-09T16:23:01Z">
              <w:r>
                <w:rPr>
                  <w:rFonts w:hint="eastAsia" w:ascii="宋体" w:hAnsi="宋体" w:eastAsia="宋体" w:cs="宋体"/>
                  <w:i w:val="0"/>
                  <w:iCs w:val="0"/>
                  <w:color w:val="000000"/>
                  <w:kern w:val="0"/>
                  <w:sz w:val="22"/>
                  <w:szCs w:val="22"/>
                  <w:u w:val="none"/>
                  <w:lang w:val="en-US" w:eastAsia="zh-CN" w:bidi="ar"/>
                </w:rPr>
                <w:delText>户外小型一体化电源</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94637">
            <w:pPr>
              <w:keepNext w:val="0"/>
              <w:keepLines w:val="0"/>
              <w:widowControl/>
              <w:suppressLineNumbers w:val="0"/>
              <w:jc w:val="center"/>
              <w:textAlignment w:val="center"/>
              <w:rPr>
                <w:del w:id="1570" w:author="zhoujiansheng" w:date="2025-10-09T16:23:01Z"/>
                <w:rFonts w:hint="eastAsia" w:ascii="宋体" w:hAnsi="宋体" w:eastAsia="宋体" w:cs="宋体"/>
                <w:i w:val="0"/>
                <w:iCs w:val="0"/>
                <w:color w:val="000000"/>
                <w:sz w:val="22"/>
                <w:szCs w:val="22"/>
                <w:u w:val="none"/>
              </w:rPr>
            </w:pPr>
            <w:del w:id="1571"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C93BC">
            <w:pPr>
              <w:jc w:val="center"/>
              <w:rPr>
                <w:del w:id="1572" w:author="zhoujiansheng" w:date="2025-10-09T16:23:01Z"/>
                <w:rFonts w:hint="eastAsia" w:ascii="宋体" w:hAnsi="宋体" w:eastAsia="宋体" w:cs="宋体"/>
                <w:i w:val="0"/>
                <w:iCs w:val="0"/>
                <w:color w:val="000000"/>
                <w:sz w:val="22"/>
                <w:szCs w:val="22"/>
                <w:u w:val="none"/>
              </w:rPr>
            </w:pPr>
          </w:p>
        </w:tc>
      </w:tr>
      <w:tr w14:paraId="00362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7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67A47">
            <w:pPr>
              <w:keepNext w:val="0"/>
              <w:keepLines w:val="0"/>
              <w:widowControl/>
              <w:suppressLineNumbers w:val="0"/>
              <w:jc w:val="center"/>
              <w:textAlignment w:val="center"/>
              <w:rPr>
                <w:del w:id="1574" w:author="zhoujiansheng" w:date="2025-10-09T16:23:01Z"/>
                <w:rFonts w:hint="eastAsia" w:ascii="宋体" w:hAnsi="宋体" w:eastAsia="宋体" w:cs="宋体"/>
                <w:i w:val="0"/>
                <w:iCs w:val="0"/>
                <w:color w:val="000000"/>
                <w:sz w:val="22"/>
                <w:szCs w:val="22"/>
                <w:u w:val="none"/>
              </w:rPr>
            </w:pPr>
            <w:del w:id="1575" w:author="zhoujiansheng" w:date="2025-10-09T16:23:01Z">
              <w:r>
                <w:rPr>
                  <w:rFonts w:hint="eastAsia" w:ascii="宋体" w:hAnsi="宋体" w:eastAsia="宋体" w:cs="宋体"/>
                  <w:i w:val="0"/>
                  <w:iCs w:val="0"/>
                  <w:color w:val="000000"/>
                  <w:kern w:val="0"/>
                  <w:sz w:val="22"/>
                  <w:szCs w:val="22"/>
                  <w:u w:val="none"/>
                  <w:lang w:val="en-US" w:eastAsia="zh-CN" w:bidi="ar"/>
                </w:rPr>
                <w:delText>28</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F6F9A">
            <w:pPr>
              <w:keepNext w:val="0"/>
              <w:keepLines w:val="0"/>
              <w:widowControl/>
              <w:suppressLineNumbers w:val="0"/>
              <w:jc w:val="center"/>
              <w:textAlignment w:val="center"/>
              <w:rPr>
                <w:del w:id="1576" w:author="zhoujiansheng" w:date="2025-10-09T16:23:01Z"/>
                <w:rFonts w:hint="eastAsia" w:ascii="宋体" w:hAnsi="宋体" w:eastAsia="宋体" w:cs="宋体"/>
                <w:i w:val="0"/>
                <w:iCs w:val="0"/>
                <w:color w:val="000000"/>
                <w:sz w:val="22"/>
                <w:szCs w:val="22"/>
                <w:u w:val="none"/>
              </w:rPr>
            </w:pPr>
            <w:del w:id="1577" w:author="zhoujiansheng" w:date="2025-10-09T16:23:01Z">
              <w:r>
                <w:rPr>
                  <w:rFonts w:hint="eastAsia" w:ascii="宋体" w:hAnsi="宋体" w:eastAsia="宋体" w:cs="宋体"/>
                  <w:i w:val="0"/>
                  <w:iCs w:val="0"/>
                  <w:color w:val="000000"/>
                  <w:kern w:val="0"/>
                  <w:sz w:val="22"/>
                  <w:szCs w:val="22"/>
                  <w:u w:val="none"/>
                  <w:lang w:val="en-US" w:eastAsia="zh-CN" w:bidi="ar"/>
                </w:rPr>
                <w:delText>交流母线配电</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17E12">
            <w:pPr>
              <w:keepNext w:val="0"/>
              <w:keepLines w:val="0"/>
              <w:widowControl/>
              <w:suppressLineNumbers w:val="0"/>
              <w:jc w:val="center"/>
              <w:textAlignment w:val="center"/>
              <w:rPr>
                <w:del w:id="1578" w:author="zhoujiansheng" w:date="2025-10-09T16:23:01Z"/>
                <w:rFonts w:hint="eastAsia" w:ascii="宋体" w:hAnsi="宋体" w:eastAsia="宋体" w:cs="宋体"/>
                <w:i w:val="0"/>
                <w:iCs w:val="0"/>
                <w:color w:val="000000"/>
                <w:sz w:val="22"/>
                <w:szCs w:val="22"/>
                <w:u w:val="none"/>
              </w:rPr>
            </w:pPr>
            <w:del w:id="1579"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00038">
            <w:pPr>
              <w:jc w:val="center"/>
              <w:rPr>
                <w:del w:id="1580" w:author="zhoujiansheng" w:date="2025-10-09T16:23:01Z"/>
                <w:rFonts w:hint="eastAsia" w:ascii="宋体" w:hAnsi="宋体" w:eastAsia="宋体" w:cs="宋体"/>
                <w:i w:val="0"/>
                <w:iCs w:val="0"/>
                <w:color w:val="000000"/>
                <w:sz w:val="22"/>
                <w:szCs w:val="22"/>
                <w:u w:val="none"/>
              </w:rPr>
            </w:pPr>
          </w:p>
        </w:tc>
      </w:tr>
      <w:tr w14:paraId="1E9D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8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C57F2">
            <w:pPr>
              <w:keepNext w:val="0"/>
              <w:keepLines w:val="0"/>
              <w:widowControl/>
              <w:suppressLineNumbers w:val="0"/>
              <w:jc w:val="center"/>
              <w:textAlignment w:val="center"/>
              <w:rPr>
                <w:del w:id="1582" w:author="zhoujiansheng" w:date="2025-10-09T16:23:01Z"/>
                <w:rFonts w:hint="eastAsia" w:ascii="宋体" w:hAnsi="宋体" w:eastAsia="宋体" w:cs="宋体"/>
                <w:i w:val="0"/>
                <w:iCs w:val="0"/>
                <w:color w:val="000000"/>
                <w:sz w:val="22"/>
                <w:szCs w:val="22"/>
                <w:u w:val="none"/>
              </w:rPr>
            </w:pPr>
            <w:del w:id="1583" w:author="zhoujiansheng" w:date="2025-10-09T16:23:01Z">
              <w:r>
                <w:rPr>
                  <w:rFonts w:hint="eastAsia" w:ascii="宋体" w:hAnsi="宋体" w:eastAsia="宋体" w:cs="宋体"/>
                  <w:i w:val="0"/>
                  <w:iCs w:val="0"/>
                  <w:color w:val="000000"/>
                  <w:kern w:val="0"/>
                  <w:sz w:val="22"/>
                  <w:szCs w:val="22"/>
                  <w:u w:val="none"/>
                  <w:lang w:val="en-US" w:eastAsia="zh-CN" w:bidi="ar"/>
                </w:rPr>
                <w:delText>29</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5317B">
            <w:pPr>
              <w:keepNext w:val="0"/>
              <w:keepLines w:val="0"/>
              <w:widowControl/>
              <w:suppressLineNumbers w:val="0"/>
              <w:jc w:val="center"/>
              <w:textAlignment w:val="center"/>
              <w:rPr>
                <w:del w:id="1584" w:author="zhoujiansheng" w:date="2025-10-09T16:23:01Z"/>
                <w:rFonts w:hint="eastAsia" w:ascii="宋体" w:hAnsi="宋体" w:eastAsia="宋体" w:cs="宋体"/>
                <w:i w:val="0"/>
                <w:iCs w:val="0"/>
                <w:color w:val="000000"/>
                <w:sz w:val="22"/>
                <w:szCs w:val="22"/>
                <w:u w:val="none"/>
              </w:rPr>
            </w:pPr>
            <w:del w:id="1585" w:author="zhoujiansheng" w:date="2025-10-09T16:23:01Z">
              <w:r>
                <w:rPr>
                  <w:rFonts w:hint="eastAsia" w:ascii="宋体" w:hAnsi="宋体" w:eastAsia="宋体" w:cs="宋体"/>
                  <w:i w:val="0"/>
                  <w:iCs w:val="0"/>
                  <w:color w:val="000000"/>
                  <w:kern w:val="0"/>
                  <w:sz w:val="22"/>
                  <w:szCs w:val="22"/>
                  <w:u w:val="none"/>
                  <w:lang w:val="en-US" w:eastAsia="zh-CN" w:bidi="ar"/>
                </w:rPr>
                <w:delText>一体化能源柜</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9F31F">
            <w:pPr>
              <w:keepNext w:val="0"/>
              <w:keepLines w:val="0"/>
              <w:widowControl/>
              <w:suppressLineNumbers w:val="0"/>
              <w:jc w:val="center"/>
              <w:textAlignment w:val="center"/>
              <w:rPr>
                <w:del w:id="1586" w:author="zhoujiansheng" w:date="2025-10-09T16:23:01Z"/>
                <w:rFonts w:hint="eastAsia" w:ascii="宋体" w:hAnsi="宋体" w:eastAsia="宋体" w:cs="宋体"/>
                <w:i w:val="0"/>
                <w:iCs w:val="0"/>
                <w:color w:val="000000"/>
                <w:sz w:val="22"/>
                <w:szCs w:val="22"/>
                <w:u w:val="none"/>
              </w:rPr>
            </w:pPr>
            <w:del w:id="1587"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AD039">
            <w:pPr>
              <w:jc w:val="center"/>
              <w:rPr>
                <w:del w:id="1588" w:author="zhoujiansheng" w:date="2025-10-09T16:23:01Z"/>
                <w:rFonts w:hint="eastAsia" w:ascii="宋体" w:hAnsi="宋体" w:eastAsia="宋体" w:cs="宋体"/>
                <w:i w:val="0"/>
                <w:iCs w:val="0"/>
                <w:color w:val="000000"/>
                <w:sz w:val="22"/>
                <w:szCs w:val="22"/>
                <w:u w:val="none"/>
              </w:rPr>
            </w:pPr>
          </w:p>
        </w:tc>
      </w:tr>
      <w:tr w14:paraId="5700B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8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2B49B">
            <w:pPr>
              <w:keepNext w:val="0"/>
              <w:keepLines w:val="0"/>
              <w:widowControl/>
              <w:suppressLineNumbers w:val="0"/>
              <w:jc w:val="center"/>
              <w:textAlignment w:val="center"/>
              <w:rPr>
                <w:del w:id="1590" w:author="zhoujiansheng" w:date="2025-10-09T16:23:01Z"/>
                <w:rFonts w:hint="eastAsia" w:ascii="宋体" w:hAnsi="宋体" w:eastAsia="宋体" w:cs="宋体"/>
                <w:i w:val="0"/>
                <w:iCs w:val="0"/>
                <w:color w:val="000000"/>
                <w:sz w:val="22"/>
                <w:szCs w:val="22"/>
                <w:u w:val="none"/>
              </w:rPr>
            </w:pPr>
            <w:del w:id="1591" w:author="zhoujiansheng" w:date="2025-10-09T16:23:01Z">
              <w:r>
                <w:rPr>
                  <w:rFonts w:hint="eastAsia" w:ascii="宋体" w:hAnsi="宋体" w:eastAsia="宋体" w:cs="宋体"/>
                  <w:i w:val="0"/>
                  <w:iCs w:val="0"/>
                  <w:color w:val="000000"/>
                  <w:kern w:val="0"/>
                  <w:sz w:val="22"/>
                  <w:szCs w:val="22"/>
                  <w:u w:val="none"/>
                  <w:lang w:val="en-US" w:eastAsia="zh-CN" w:bidi="ar"/>
                </w:rPr>
                <w:delText>30</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C276B">
            <w:pPr>
              <w:keepNext w:val="0"/>
              <w:keepLines w:val="0"/>
              <w:widowControl/>
              <w:suppressLineNumbers w:val="0"/>
              <w:jc w:val="center"/>
              <w:textAlignment w:val="center"/>
              <w:rPr>
                <w:del w:id="1592" w:author="zhoujiansheng" w:date="2025-10-09T16:23:01Z"/>
                <w:rFonts w:hint="eastAsia" w:ascii="宋体" w:hAnsi="宋体" w:eastAsia="宋体" w:cs="宋体"/>
                <w:i w:val="0"/>
                <w:iCs w:val="0"/>
                <w:color w:val="000000"/>
                <w:sz w:val="22"/>
                <w:szCs w:val="22"/>
                <w:u w:val="none"/>
              </w:rPr>
            </w:pPr>
            <w:del w:id="1593"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6858C">
            <w:pPr>
              <w:keepNext w:val="0"/>
              <w:keepLines w:val="0"/>
              <w:widowControl/>
              <w:suppressLineNumbers w:val="0"/>
              <w:jc w:val="center"/>
              <w:textAlignment w:val="center"/>
              <w:rPr>
                <w:del w:id="1594" w:author="zhoujiansheng" w:date="2025-10-09T16:23:01Z"/>
                <w:rFonts w:hint="eastAsia" w:ascii="宋体" w:hAnsi="宋体" w:eastAsia="宋体" w:cs="宋体"/>
                <w:i w:val="0"/>
                <w:iCs w:val="0"/>
                <w:color w:val="000000"/>
                <w:sz w:val="22"/>
                <w:szCs w:val="22"/>
                <w:u w:val="none"/>
              </w:rPr>
            </w:pPr>
            <w:del w:id="1595" w:author="zhoujiansheng" w:date="2025-10-09T16:23:01Z">
              <w:r>
                <w:rPr>
                  <w:rFonts w:hint="eastAsia" w:ascii="宋体" w:hAnsi="宋体" w:eastAsia="宋体" w:cs="宋体"/>
                  <w:i w:val="0"/>
                  <w:iCs w:val="0"/>
                  <w:color w:val="000000"/>
                  <w:kern w:val="0"/>
                  <w:sz w:val="22"/>
                  <w:szCs w:val="22"/>
                  <w:u w:val="none"/>
                  <w:lang w:val="en-US" w:eastAsia="zh-CN" w:bidi="ar"/>
                </w:rPr>
                <w:delText>高压配电系统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DB72E">
            <w:pPr>
              <w:jc w:val="center"/>
              <w:rPr>
                <w:del w:id="1596" w:author="zhoujiansheng" w:date="2025-10-09T16:23:01Z"/>
                <w:rFonts w:hint="eastAsia" w:ascii="宋体" w:hAnsi="宋体" w:eastAsia="宋体" w:cs="宋体"/>
                <w:i w:val="0"/>
                <w:iCs w:val="0"/>
                <w:color w:val="000000"/>
                <w:sz w:val="22"/>
                <w:szCs w:val="22"/>
                <w:u w:val="none"/>
              </w:rPr>
            </w:pPr>
          </w:p>
        </w:tc>
      </w:tr>
      <w:tr w14:paraId="06FD8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597"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DDAC7">
            <w:pPr>
              <w:keepNext w:val="0"/>
              <w:keepLines w:val="0"/>
              <w:widowControl/>
              <w:suppressLineNumbers w:val="0"/>
              <w:jc w:val="center"/>
              <w:textAlignment w:val="center"/>
              <w:rPr>
                <w:del w:id="1598" w:author="zhoujiansheng" w:date="2025-10-09T16:23:01Z"/>
                <w:rFonts w:hint="eastAsia" w:ascii="宋体" w:hAnsi="宋体" w:eastAsia="宋体" w:cs="宋体"/>
                <w:i w:val="0"/>
                <w:iCs w:val="0"/>
                <w:color w:val="000000"/>
                <w:sz w:val="22"/>
                <w:szCs w:val="22"/>
                <w:u w:val="none"/>
              </w:rPr>
            </w:pPr>
            <w:del w:id="1599" w:author="zhoujiansheng" w:date="2025-10-09T16:23:01Z">
              <w:r>
                <w:rPr>
                  <w:rFonts w:hint="eastAsia" w:ascii="宋体" w:hAnsi="宋体" w:eastAsia="宋体" w:cs="宋体"/>
                  <w:i w:val="0"/>
                  <w:iCs w:val="0"/>
                  <w:color w:val="000000"/>
                  <w:kern w:val="0"/>
                  <w:sz w:val="22"/>
                  <w:szCs w:val="22"/>
                  <w:u w:val="none"/>
                  <w:lang w:val="en-US" w:eastAsia="zh-CN" w:bidi="ar"/>
                </w:rPr>
                <w:delText>31</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AAF15">
            <w:pPr>
              <w:keepNext w:val="0"/>
              <w:keepLines w:val="0"/>
              <w:widowControl/>
              <w:suppressLineNumbers w:val="0"/>
              <w:jc w:val="center"/>
              <w:textAlignment w:val="center"/>
              <w:rPr>
                <w:del w:id="1600" w:author="zhoujiansheng" w:date="2025-10-09T16:23:01Z"/>
                <w:rFonts w:hint="eastAsia" w:ascii="宋体" w:hAnsi="宋体" w:eastAsia="宋体" w:cs="宋体"/>
                <w:i w:val="0"/>
                <w:iCs w:val="0"/>
                <w:color w:val="000000"/>
                <w:sz w:val="22"/>
                <w:szCs w:val="22"/>
                <w:u w:val="none"/>
              </w:rPr>
            </w:pPr>
            <w:del w:id="1601"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ED87B">
            <w:pPr>
              <w:keepNext w:val="0"/>
              <w:keepLines w:val="0"/>
              <w:widowControl/>
              <w:suppressLineNumbers w:val="0"/>
              <w:jc w:val="center"/>
              <w:textAlignment w:val="center"/>
              <w:rPr>
                <w:del w:id="1602" w:author="zhoujiansheng" w:date="2025-10-09T16:23:01Z"/>
                <w:rFonts w:hint="eastAsia" w:ascii="宋体" w:hAnsi="宋体" w:eastAsia="宋体" w:cs="宋体"/>
                <w:i w:val="0"/>
                <w:iCs w:val="0"/>
                <w:color w:val="000000"/>
                <w:sz w:val="22"/>
                <w:szCs w:val="22"/>
                <w:u w:val="none"/>
              </w:rPr>
            </w:pPr>
            <w:del w:id="1603" w:author="zhoujiansheng" w:date="2025-10-09T16:23:01Z">
              <w:r>
                <w:rPr>
                  <w:rFonts w:hint="eastAsia" w:ascii="宋体" w:hAnsi="宋体" w:eastAsia="宋体" w:cs="宋体"/>
                  <w:i w:val="0"/>
                  <w:iCs w:val="0"/>
                  <w:color w:val="000000"/>
                  <w:kern w:val="0"/>
                  <w:sz w:val="22"/>
                  <w:szCs w:val="22"/>
                  <w:u w:val="none"/>
                  <w:lang w:val="en-US" w:eastAsia="zh-CN" w:bidi="ar"/>
                </w:rPr>
                <w:delText>高压直流电源系统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56A1A">
            <w:pPr>
              <w:jc w:val="center"/>
              <w:rPr>
                <w:del w:id="1604" w:author="zhoujiansheng" w:date="2025-10-09T16:23:01Z"/>
                <w:rFonts w:hint="eastAsia" w:ascii="宋体" w:hAnsi="宋体" w:eastAsia="宋体" w:cs="宋体"/>
                <w:i w:val="0"/>
                <w:iCs w:val="0"/>
                <w:color w:val="000000"/>
                <w:sz w:val="22"/>
                <w:szCs w:val="22"/>
                <w:u w:val="none"/>
              </w:rPr>
            </w:pPr>
          </w:p>
        </w:tc>
      </w:tr>
      <w:tr w14:paraId="71F65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605"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4C3CB">
            <w:pPr>
              <w:keepNext w:val="0"/>
              <w:keepLines w:val="0"/>
              <w:widowControl/>
              <w:suppressLineNumbers w:val="0"/>
              <w:jc w:val="center"/>
              <w:textAlignment w:val="center"/>
              <w:rPr>
                <w:del w:id="1606" w:author="zhoujiansheng" w:date="2025-10-09T16:23:01Z"/>
                <w:rFonts w:hint="eastAsia" w:ascii="宋体" w:hAnsi="宋体" w:eastAsia="宋体" w:cs="宋体"/>
                <w:i w:val="0"/>
                <w:iCs w:val="0"/>
                <w:color w:val="000000"/>
                <w:sz w:val="22"/>
                <w:szCs w:val="22"/>
                <w:u w:val="none"/>
              </w:rPr>
            </w:pPr>
            <w:del w:id="1607" w:author="zhoujiansheng" w:date="2025-10-09T16:23:01Z">
              <w:r>
                <w:rPr>
                  <w:rFonts w:hint="eastAsia" w:ascii="宋体" w:hAnsi="宋体" w:eastAsia="宋体" w:cs="宋体"/>
                  <w:i w:val="0"/>
                  <w:iCs w:val="0"/>
                  <w:color w:val="000000"/>
                  <w:kern w:val="0"/>
                  <w:sz w:val="22"/>
                  <w:szCs w:val="22"/>
                  <w:u w:val="none"/>
                  <w:lang w:val="en-US" w:eastAsia="zh-CN" w:bidi="ar"/>
                </w:rPr>
                <w:delText>32</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3CA15">
            <w:pPr>
              <w:keepNext w:val="0"/>
              <w:keepLines w:val="0"/>
              <w:widowControl/>
              <w:suppressLineNumbers w:val="0"/>
              <w:jc w:val="center"/>
              <w:textAlignment w:val="center"/>
              <w:rPr>
                <w:del w:id="1608" w:author="zhoujiansheng" w:date="2025-10-09T16:23:01Z"/>
                <w:rFonts w:hint="eastAsia" w:ascii="宋体" w:hAnsi="宋体" w:eastAsia="宋体" w:cs="宋体"/>
                <w:i w:val="0"/>
                <w:iCs w:val="0"/>
                <w:color w:val="000000"/>
                <w:sz w:val="22"/>
                <w:szCs w:val="22"/>
                <w:u w:val="none"/>
              </w:rPr>
            </w:pPr>
            <w:del w:id="1609"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A871C">
            <w:pPr>
              <w:keepNext w:val="0"/>
              <w:keepLines w:val="0"/>
              <w:widowControl/>
              <w:suppressLineNumbers w:val="0"/>
              <w:jc w:val="center"/>
              <w:textAlignment w:val="center"/>
              <w:rPr>
                <w:del w:id="1610" w:author="zhoujiansheng" w:date="2025-10-09T16:23:01Z"/>
                <w:rFonts w:hint="eastAsia" w:ascii="宋体" w:hAnsi="宋体" w:eastAsia="宋体" w:cs="宋体"/>
                <w:i w:val="0"/>
                <w:iCs w:val="0"/>
                <w:color w:val="000000"/>
                <w:sz w:val="22"/>
                <w:szCs w:val="22"/>
                <w:u w:val="none"/>
              </w:rPr>
            </w:pPr>
            <w:del w:id="1611" w:author="zhoujiansheng" w:date="2025-10-09T16:23:01Z">
              <w:r>
                <w:rPr>
                  <w:rFonts w:hint="eastAsia" w:ascii="宋体" w:hAnsi="宋体" w:eastAsia="宋体" w:cs="宋体"/>
                  <w:i w:val="0"/>
                  <w:iCs w:val="0"/>
                  <w:color w:val="000000"/>
                  <w:kern w:val="0"/>
                  <w:sz w:val="22"/>
                  <w:szCs w:val="22"/>
                  <w:u w:val="none"/>
                  <w:lang w:val="en-US" w:eastAsia="zh-CN" w:bidi="ar"/>
                </w:rPr>
                <w:delText>低压配电系统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00DF3">
            <w:pPr>
              <w:jc w:val="center"/>
              <w:rPr>
                <w:del w:id="1612" w:author="zhoujiansheng" w:date="2025-10-09T16:23:01Z"/>
                <w:rFonts w:hint="eastAsia" w:ascii="宋体" w:hAnsi="宋体" w:eastAsia="宋体" w:cs="宋体"/>
                <w:i w:val="0"/>
                <w:iCs w:val="0"/>
                <w:color w:val="000000"/>
                <w:sz w:val="22"/>
                <w:szCs w:val="22"/>
                <w:u w:val="none"/>
              </w:rPr>
            </w:pPr>
          </w:p>
        </w:tc>
      </w:tr>
      <w:tr w14:paraId="34CFF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613"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F2DC1">
            <w:pPr>
              <w:keepNext w:val="0"/>
              <w:keepLines w:val="0"/>
              <w:widowControl/>
              <w:suppressLineNumbers w:val="0"/>
              <w:jc w:val="center"/>
              <w:textAlignment w:val="center"/>
              <w:rPr>
                <w:del w:id="1614" w:author="zhoujiansheng" w:date="2025-10-09T16:23:01Z"/>
                <w:rFonts w:hint="eastAsia" w:ascii="宋体" w:hAnsi="宋体" w:eastAsia="宋体" w:cs="宋体"/>
                <w:i w:val="0"/>
                <w:iCs w:val="0"/>
                <w:color w:val="000000"/>
                <w:sz w:val="22"/>
                <w:szCs w:val="22"/>
                <w:u w:val="none"/>
              </w:rPr>
            </w:pPr>
            <w:del w:id="1615" w:author="zhoujiansheng" w:date="2025-10-09T16:23:01Z">
              <w:r>
                <w:rPr>
                  <w:rFonts w:hint="eastAsia" w:ascii="宋体" w:hAnsi="宋体" w:eastAsia="宋体" w:cs="宋体"/>
                  <w:i w:val="0"/>
                  <w:iCs w:val="0"/>
                  <w:color w:val="000000"/>
                  <w:kern w:val="0"/>
                  <w:sz w:val="22"/>
                  <w:szCs w:val="22"/>
                  <w:u w:val="none"/>
                  <w:lang w:val="en-US" w:eastAsia="zh-CN" w:bidi="ar"/>
                </w:rPr>
                <w:delText>33</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E5C4C">
            <w:pPr>
              <w:keepNext w:val="0"/>
              <w:keepLines w:val="0"/>
              <w:widowControl/>
              <w:suppressLineNumbers w:val="0"/>
              <w:jc w:val="center"/>
              <w:textAlignment w:val="center"/>
              <w:rPr>
                <w:del w:id="1616" w:author="zhoujiansheng" w:date="2025-10-09T16:23:01Z"/>
                <w:rFonts w:hint="eastAsia" w:ascii="宋体" w:hAnsi="宋体" w:eastAsia="宋体" w:cs="宋体"/>
                <w:i w:val="0"/>
                <w:iCs w:val="0"/>
                <w:color w:val="000000"/>
                <w:sz w:val="22"/>
                <w:szCs w:val="22"/>
                <w:u w:val="none"/>
              </w:rPr>
            </w:pPr>
            <w:del w:id="1617"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8B5B0">
            <w:pPr>
              <w:keepNext w:val="0"/>
              <w:keepLines w:val="0"/>
              <w:widowControl/>
              <w:suppressLineNumbers w:val="0"/>
              <w:jc w:val="center"/>
              <w:textAlignment w:val="center"/>
              <w:rPr>
                <w:del w:id="1618" w:author="zhoujiansheng" w:date="2025-10-09T16:23:01Z"/>
                <w:rFonts w:hint="eastAsia" w:ascii="宋体" w:hAnsi="宋体" w:eastAsia="宋体" w:cs="宋体"/>
                <w:i w:val="0"/>
                <w:iCs w:val="0"/>
                <w:color w:val="000000"/>
                <w:sz w:val="22"/>
                <w:szCs w:val="22"/>
                <w:u w:val="none"/>
              </w:rPr>
            </w:pPr>
            <w:del w:id="1619" w:author="zhoujiansheng" w:date="2025-10-09T16:23:01Z">
              <w:r>
                <w:rPr>
                  <w:rFonts w:hint="eastAsia" w:ascii="宋体" w:hAnsi="宋体" w:eastAsia="宋体" w:cs="宋体"/>
                  <w:i w:val="0"/>
                  <w:iCs w:val="0"/>
                  <w:color w:val="000000"/>
                  <w:kern w:val="0"/>
                  <w:sz w:val="22"/>
                  <w:szCs w:val="22"/>
                  <w:u w:val="none"/>
                  <w:lang w:val="en-US" w:eastAsia="zh-CN" w:bidi="ar"/>
                </w:rPr>
                <w:delText>发电系统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E35E0C">
            <w:pPr>
              <w:jc w:val="center"/>
              <w:rPr>
                <w:del w:id="1620" w:author="zhoujiansheng" w:date="2025-10-09T16:23:01Z"/>
                <w:rFonts w:hint="eastAsia" w:ascii="宋体" w:hAnsi="宋体" w:eastAsia="宋体" w:cs="宋体"/>
                <w:i w:val="0"/>
                <w:iCs w:val="0"/>
                <w:color w:val="000000"/>
                <w:sz w:val="22"/>
                <w:szCs w:val="22"/>
                <w:u w:val="none"/>
              </w:rPr>
            </w:pPr>
          </w:p>
        </w:tc>
      </w:tr>
      <w:tr w14:paraId="4ADE0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621"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58E57">
            <w:pPr>
              <w:keepNext w:val="0"/>
              <w:keepLines w:val="0"/>
              <w:widowControl/>
              <w:suppressLineNumbers w:val="0"/>
              <w:jc w:val="center"/>
              <w:textAlignment w:val="center"/>
              <w:rPr>
                <w:del w:id="1622" w:author="zhoujiansheng" w:date="2025-10-09T16:23:01Z"/>
                <w:rFonts w:hint="eastAsia" w:ascii="宋体" w:hAnsi="宋体" w:eastAsia="宋体" w:cs="宋体"/>
                <w:i w:val="0"/>
                <w:iCs w:val="0"/>
                <w:color w:val="000000"/>
                <w:sz w:val="22"/>
                <w:szCs w:val="22"/>
                <w:u w:val="none"/>
              </w:rPr>
            </w:pPr>
            <w:del w:id="1623" w:author="zhoujiansheng" w:date="2025-10-09T16:23:01Z">
              <w:r>
                <w:rPr>
                  <w:rFonts w:hint="eastAsia" w:ascii="宋体" w:hAnsi="宋体" w:eastAsia="宋体" w:cs="宋体"/>
                  <w:i w:val="0"/>
                  <w:iCs w:val="0"/>
                  <w:color w:val="000000"/>
                  <w:kern w:val="0"/>
                  <w:sz w:val="22"/>
                  <w:szCs w:val="22"/>
                  <w:u w:val="none"/>
                  <w:lang w:val="en-US" w:eastAsia="zh-CN" w:bidi="ar"/>
                </w:rPr>
                <w:delText>34</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12307">
            <w:pPr>
              <w:keepNext w:val="0"/>
              <w:keepLines w:val="0"/>
              <w:widowControl/>
              <w:suppressLineNumbers w:val="0"/>
              <w:jc w:val="center"/>
              <w:textAlignment w:val="center"/>
              <w:rPr>
                <w:del w:id="1624" w:author="zhoujiansheng" w:date="2025-10-09T16:23:01Z"/>
                <w:rFonts w:hint="eastAsia" w:ascii="宋体" w:hAnsi="宋体" w:eastAsia="宋体" w:cs="宋体"/>
                <w:i w:val="0"/>
                <w:iCs w:val="0"/>
                <w:color w:val="000000"/>
                <w:sz w:val="22"/>
                <w:szCs w:val="22"/>
                <w:u w:val="none"/>
              </w:rPr>
            </w:pPr>
            <w:del w:id="1625"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A057C">
            <w:pPr>
              <w:keepNext w:val="0"/>
              <w:keepLines w:val="0"/>
              <w:widowControl/>
              <w:suppressLineNumbers w:val="0"/>
              <w:jc w:val="center"/>
              <w:textAlignment w:val="center"/>
              <w:rPr>
                <w:del w:id="1626" w:author="zhoujiansheng" w:date="2025-10-09T16:23:01Z"/>
                <w:rFonts w:hint="eastAsia" w:ascii="宋体" w:hAnsi="宋体" w:eastAsia="宋体" w:cs="宋体"/>
                <w:i w:val="0"/>
                <w:iCs w:val="0"/>
                <w:color w:val="000000"/>
                <w:sz w:val="22"/>
                <w:szCs w:val="22"/>
                <w:u w:val="none"/>
              </w:rPr>
            </w:pPr>
            <w:del w:id="1627" w:author="zhoujiansheng" w:date="2025-10-09T16:23:01Z">
              <w:r>
                <w:rPr>
                  <w:rFonts w:hint="eastAsia" w:ascii="宋体" w:hAnsi="宋体" w:eastAsia="宋体" w:cs="宋体"/>
                  <w:i w:val="0"/>
                  <w:iCs w:val="0"/>
                  <w:color w:val="000000"/>
                  <w:kern w:val="0"/>
                  <w:sz w:val="22"/>
                  <w:szCs w:val="22"/>
                  <w:u w:val="none"/>
                  <w:lang w:val="en-US" w:eastAsia="zh-CN" w:bidi="ar"/>
                </w:rPr>
                <w:delText>开关电源系统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AB98D">
            <w:pPr>
              <w:jc w:val="center"/>
              <w:rPr>
                <w:del w:id="1628" w:author="zhoujiansheng" w:date="2025-10-09T16:23:01Z"/>
                <w:rFonts w:hint="eastAsia" w:ascii="宋体" w:hAnsi="宋体" w:eastAsia="宋体" w:cs="宋体"/>
                <w:i w:val="0"/>
                <w:iCs w:val="0"/>
                <w:color w:val="000000"/>
                <w:sz w:val="22"/>
                <w:szCs w:val="22"/>
                <w:u w:val="none"/>
              </w:rPr>
            </w:pPr>
          </w:p>
        </w:tc>
      </w:tr>
      <w:tr w14:paraId="17CA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del w:id="1629" w:author="zhoujiansheng" w:date="2025-10-09T16:23:01Z"/>
        </w:trPr>
        <w:tc>
          <w:tcPr>
            <w:tcW w:w="7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53928">
            <w:pPr>
              <w:keepNext w:val="0"/>
              <w:keepLines w:val="0"/>
              <w:widowControl/>
              <w:suppressLineNumbers w:val="0"/>
              <w:jc w:val="center"/>
              <w:textAlignment w:val="center"/>
              <w:rPr>
                <w:del w:id="1630" w:author="zhoujiansheng" w:date="2025-10-09T16:23:01Z"/>
                <w:rFonts w:hint="eastAsia" w:ascii="宋体" w:hAnsi="宋体" w:eastAsia="宋体" w:cs="宋体"/>
                <w:i w:val="0"/>
                <w:iCs w:val="0"/>
                <w:color w:val="000000"/>
                <w:sz w:val="22"/>
                <w:szCs w:val="22"/>
                <w:u w:val="none"/>
              </w:rPr>
            </w:pPr>
            <w:del w:id="1631" w:author="zhoujiansheng" w:date="2025-10-09T16:23:01Z">
              <w:r>
                <w:rPr>
                  <w:rFonts w:hint="eastAsia" w:ascii="宋体" w:hAnsi="宋体" w:eastAsia="宋体" w:cs="宋体"/>
                  <w:i w:val="0"/>
                  <w:iCs w:val="0"/>
                  <w:color w:val="000000"/>
                  <w:kern w:val="0"/>
                  <w:sz w:val="22"/>
                  <w:szCs w:val="22"/>
                  <w:u w:val="none"/>
                  <w:lang w:val="en-US" w:eastAsia="zh-CN" w:bidi="ar"/>
                </w:rPr>
                <w:delText>35</w:delText>
              </w:r>
            </w:del>
          </w:p>
        </w:tc>
        <w:tc>
          <w:tcPr>
            <w:tcW w:w="33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9DBA6">
            <w:pPr>
              <w:keepNext w:val="0"/>
              <w:keepLines w:val="0"/>
              <w:widowControl/>
              <w:suppressLineNumbers w:val="0"/>
              <w:jc w:val="center"/>
              <w:textAlignment w:val="center"/>
              <w:rPr>
                <w:del w:id="1632" w:author="zhoujiansheng" w:date="2025-10-09T16:23:01Z"/>
                <w:rFonts w:hint="eastAsia" w:ascii="宋体" w:hAnsi="宋体" w:eastAsia="宋体" w:cs="宋体"/>
                <w:i w:val="0"/>
                <w:iCs w:val="0"/>
                <w:color w:val="000000"/>
                <w:sz w:val="22"/>
                <w:szCs w:val="22"/>
                <w:u w:val="none"/>
              </w:rPr>
            </w:pPr>
            <w:del w:id="1633" w:author="zhoujiansheng" w:date="2025-10-09T16:23:01Z">
              <w:r>
                <w:rPr>
                  <w:rFonts w:hint="eastAsia" w:ascii="宋体" w:hAnsi="宋体" w:eastAsia="宋体" w:cs="宋体"/>
                  <w:i w:val="0"/>
                  <w:iCs w:val="0"/>
                  <w:color w:val="000000"/>
                  <w:kern w:val="0"/>
                  <w:sz w:val="22"/>
                  <w:szCs w:val="22"/>
                  <w:u w:val="none"/>
                  <w:lang w:val="en-US" w:eastAsia="zh-CN" w:bidi="ar"/>
                </w:rPr>
                <w:delText>/</w:delText>
              </w:r>
            </w:del>
          </w:p>
        </w:tc>
        <w:tc>
          <w:tcPr>
            <w:tcW w:w="20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DAEAF">
            <w:pPr>
              <w:keepNext w:val="0"/>
              <w:keepLines w:val="0"/>
              <w:widowControl/>
              <w:suppressLineNumbers w:val="0"/>
              <w:jc w:val="center"/>
              <w:textAlignment w:val="center"/>
              <w:rPr>
                <w:del w:id="1634" w:author="zhoujiansheng" w:date="2025-10-09T16:23:01Z"/>
                <w:rFonts w:hint="eastAsia" w:ascii="宋体" w:hAnsi="宋体" w:eastAsia="宋体" w:cs="宋体"/>
                <w:i w:val="0"/>
                <w:iCs w:val="0"/>
                <w:color w:val="000000"/>
                <w:sz w:val="22"/>
                <w:szCs w:val="22"/>
                <w:u w:val="none"/>
              </w:rPr>
            </w:pPr>
            <w:del w:id="1635" w:author="zhoujiansheng" w:date="2025-10-09T16:23:01Z">
              <w:r>
                <w:rPr>
                  <w:rFonts w:hint="eastAsia" w:ascii="宋体" w:hAnsi="宋体" w:eastAsia="宋体" w:cs="宋体"/>
                  <w:i w:val="0"/>
                  <w:iCs w:val="0"/>
                  <w:color w:val="000000"/>
                  <w:kern w:val="0"/>
                  <w:sz w:val="22"/>
                  <w:szCs w:val="22"/>
                  <w:u w:val="none"/>
                  <w:lang w:val="en-US" w:eastAsia="zh-CN" w:bidi="ar"/>
                </w:rPr>
                <w:delText>UPS系统</w:delText>
              </w:r>
            </w:del>
          </w:p>
        </w:tc>
        <w:tc>
          <w:tcPr>
            <w:tcW w:w="35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1ED0F">
            <w:pPr>
              <w:jc w:val="center"/>
              <w:rPr>
                <w:del w:id="1636" w:author="zhoujiansheng" w:date="2025-10-09T16:23:01Z"/>
                <w:rFonts w:hint="eastAsia" w:ascii="宋体" w:hAnsi="宋体" w:eastAsia="宋体" w:cs="宋体"/>
                <w:i w:val="0"/>
                <w:iCs w:val="0"/>
                <w:color w:val="000000"/>
                <w:sz w:val="22"/>
                <w:szCs w:val="22"/>
                <w:u w:val="none"/>
              </w:rPr>
            </w:pPr>
          </w:p>
        </w:tc>
      </w:tr>
    </w:tbl>
    <w:p w14:paraId="7B074931">
      <w:pPr>
        <w:widowControl w:val="0"/>
        <w:numPr>
          <w:ilvl w:val="0"/>
          <w:numId w:val="0"/>
        </w:numPr>
        <w:jc w:val="left"/>
        <w:rPr>
          <w:rFonts w:hint="eastAsia"/>
          <w:lang w:val="en-US" w:eastAsia="zh-CN"/>
        </w:rPr>
      </w:pPr>
    </w:p>
    <w:p w14:paraId="6E7AA103">
      <w:pPr>
        <w:widowControl w:val="0"/>
        <w:numPr>
          <w:ilvl w:val="0"/>
          <w:numId w:val="0"/>
        </w:numPr>
        <w:jc w:val="left"/>
        <w:rPr>
          <w:rFonts w:hint="eastAsia"/>
          <w:lang w:val="en-US" w:eastAsia="zh-CN"/>
        </w:rPr>
      </w:pPr>
    </w:p>
    <w:p w14:paraId="2E85919E">
      <w:pPr>
        <w:widowControl w:val="0"/>
        <w:numPr>
          <w:ilvl w:val="0"/>
          <w:numId w:val="0"/>
        </w:numPr>
        <w:jc w:val="left"/>
        <w:rPr>
          <w:rFonts w:hint="default"/>
          <w:b/>
          <w:bCs/>
          <w:lang w:val="en-US" w:eastAsia="zh-CN"/>
        </w:rPr>
      </w:pPr>
      <w:r>
        <w:rPr>
          <w:rFonts w:hint="eastAsia"/>
          <w:b/>
          <w:bCs/>
          <w:lang w:val="en-US" w:eastAsia="zh-CN"/>
        </w:rPr>
        <w:t>2、模板导入</w:t>
      </w:r>
    </w:p>
    <w:p w14:paraId="4E471C2B">
      <w:pPr>
        <w:widowControl w:val="0"/>
        <w:numPr>
          <w:ilvl w:val="0"/>
          <w:numId w:val="0"/>
        </w:numPr>
        <w:jc w:val="left"/>
        <w:rPr>
          <w:rFonts w:hint="eastAsia"/>
          <w:lang w:val="en-US" w:eastAsia="zh-CN"/>
        </w:rPr>
      </w:pPr>
      <w:r>
        <w:rPr>
          <w:rFonts w:hint="eastAsia"/>
          <w:lang w:val="en-US" w:eastAsia="zh-CN"/>
        </w:rPr>
        <w:t>模板导入页面支持标准模板导出。标准模板参考附件</w:t>
      </w:r>
    </w:p>
    <w:p w14:paraId="3D84288A">
      <w:pPr>
        <w:widowControl w:val="0"/>
        <w:numPr>
          <w:ilvl w:val="0"/>
          <w:numId w:val="0"/>
        </w:numPr>
        <w:jc w:val="left"/>
        <w:rPr>
          <w:rFonts w:hint="default"/>
          <w:lang w:val="en-US" w:eastAsia="zh-CN"/>
        </w:rPr>
      </w:pPr>
      <w:r>
        <w:rPr>
          <w:rFonts w:hint="default"/>
          <w:lang w:val="en-US" w:eastAsia="zh-CN"/>
        </w:rPr>
        <w:object>
          <v:shape id="_x0000_i1032" o:spt="75" type="#_x0000_t75" style="height:65.4pt;width:72.6pt;" o:ole="t" filled="f" o:preferrelative="t" stroked="f" coordsize="21600,21600">
            <v:path/>
            <v:fill on="f" focussize="0,0"/>
            <v:stroke on="f"/>
            <v:imagedata r:id="rId34" o:title=""/>
            <o:lock v:ext="edit" aspectratio="t"/>
            <w10:wrap type="none"/>
            <w10:anchorlock/>
          </v:shape>
          <o:OLEObject Type="Embed" ProgID="Excel.Sheet.12" ShapeID="_x0000_i1032" DrawAspect="Icon" ObjectID="_1468075732" r:id="rId33">
            <o:LockedField>false</o:LockedField>
          </o:OLEObject>
        </w:object>
      </w:r>
    </w:p>
    <w:tbl>
      <w:tblPr>
        <w:tblStyle w:val="32"/>
        <w:tblW w:w="959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6"/>
        <w:gridCol w:w="1416"/>
        <w:gridCol w:w="1174"/>
        <w:gridCol w:w="1284"/>
        <w:gridCol w:w="1368"/>
        <w:gridCol w:w="1248"/>
        <w:gridCol w:w="2449"/>
      </w:tblGrid>
      <w:tr w14:paraId="5D912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226952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141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0D4B2D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信号标准名</w:t>
            </w:r>
          </w:p>
        </w:tc>
        <w:tc>
          <w:tcPr>
            <w:tcW w:w="117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C2C8D3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信号类型</w:t>
            </w:r>
          </w:p>
        </w:tc>
        <w:tc>
          <w:tcPr>
            <w:tcW w:w="128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34F816E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单位</w:t>
            </w:r>
          </w:p>
        </w:tc>
        <w:tc>
          <w:tcPr>
            <w:tcW w:w="136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5AE7B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是否必测</w:t>
            </w:r>
          </w:p>
        </w:tc>
        <w:tc>
          <w:tcPr>
            <w:tcW w:w="1248"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134FF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判定方式</w:t>
            </w:r>
          </w:p>
        </w:tc>
        <w:tc>
          <w:tcPr>
            <w:tcW w:w="2449"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66E94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达标限值</w:t>
            </w:r>
          </w:p>
        </w:tc>
      </w:tr>
      <w:tr w14:paraId="0B6D1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113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举例</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B998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温度XX</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6210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遥测</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42DD4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99FAE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83EC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差值</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3FDA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r>
      <w:tr w14:paraId="439AD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3C8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C37AC5">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温度XX</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12BE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遥测</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E374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0CEB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可选</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33C5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差异率</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21C7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r>
      <w:tr w14:paraId="20D73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180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15006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温度过高告警</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EA57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告警</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11F6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9E2E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0FF3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4D86B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687B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A96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D2D7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温度过高告警</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0FA1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告警</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1BB7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56A6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1B45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329E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65C88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542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F693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开机</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83F4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遥控</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B3B7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B075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DEA0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87D8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28143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336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76227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温度设定值</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64885">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遥调</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C8614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C47AC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09596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EE3B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w:t>
            </w:r>
          </w:p>
        </w:tc>
      </w:tr>
      <w:tr w14:paraId="5AE97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051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4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1AFDA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工作状态</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26B750">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遥信</w:t>
            </w:r>
          </w:p>
        </w:tc>
        <w:tc>
          <w:tcPr>
            <w:tcW w:w="12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6E29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13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0AF4D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必测</w:t>
            </w:r>
          </w:p>
        </w:tc>
        <w:tc>
          <w:tcPr>
            <w:tcW w:w="12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EDE5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178E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w:t>
            </w:r>
          </w:p>
        </w:tc>
      </w:tr>
      <w:tr w14:paraId="4A958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4" w:hRule="atLeast"/>
        </w:trPr>
        <w:tc>
          <w:tcPr>
            <w:tcW w:w="656" w:type="dxa"/>
            <w:tcBorders>
              <w:top w:val="nil"/>
              <w:left w:val="nil"/>
              <w:bottom w:val="nil"/>
              <w:right w:val="nil"/>
            </w:tcBorders>
            <w:shd w:val="clear" w:color="auto" w:fill="auto"/>
            <w:noWrap/>
            <w:vAlign w:val="center"/>
          </w:tcPr>
          <w:p w14:paraId="5C7E6195">
            <w:pPr>
              <w:jc w:val="center"/>
              <w:rPr>
                <w:rFonts w:hint="eastAsia" w:ascii="宋体" w:hAnsi="宋体" w:eastAsia="宋体" w:cs="宋体"/>
                <w:i w:val="0"/>
                <w:iCs w:val="0"/>
                <w:color w:val="000000"/>
                <w:sz w:val="22"/>
                <w:szCs w:val="22"/>
                <w:u w:val="none"/>
              </w:rPr>
            </w:pPr>
          </w:p>
        </w:tc>
        <w:tc>
          <w:tcPr>
            <w:tcW w:w="1416" w:type="dxa"/>
            <w:tcBorders>
              <w:top w:val="nil"/>
              <w:left w:val="nil"/>
              <w:bottom w:val="nil"/>
              <w:right w:val="nil"/>
            </w:tcBorders>
            <w:shd w:val="clear" w:color="auto" w:fill="auto"/>
            <w:noWrap/>
            <w:vAlign w:val="center"/>
          </w:tcPr>
          <w:p w14:paraId="5A7D39E9">
            <w:pPr>
              <w:rPr>
                <w:rFonts w:hint="eastAsia" w:ascii="宋体" w:hAnsi="宋体" w:eastAsia="宋体" w:cs="宋体"/>
                <w:i w:val="0"/>
                <w:iCs w:val="0"/>
                <w:color w:val="000000"/>
                <w:sz w:val="20"/>
                <w:szCs w:val="20"/>
                <w:u w:val="none"/>
              </w:rPr>
            </w:pPr>
          </w:p>
        </w:tc>
        <w:tc>
          <w:tcPr>
            <w:tcW w:w="1174" w:type="dxa"/>
            <w:tcBorders>
              <w:top w:val="nil"/>
              <w:left w:val="nil"/>
              <w:bottom w:val="nil"/>
              <w:right w:val="nil"/>
            </w:tcBorders>
            <w:shd w:val="clear" w:color="auto" w:fill="auto"/>
            <w:noWrap/>
            <w:vAlign w:val="center"/>
          </w:tcPr>
          <w:p w14:paraId="5E28309B">
            <w:pPr>
              <w:rPr>
                <w:rFonts w:hint="eastAsia" w:ascii="宋体" w:hAnsi="宋体" w:eastAsia="宋体" w:cs="宋体"/>
                <w:i w:val="0"/>
                <w:iCs w:val="0"/>
                <w:color w:val="000000"/>
                <w:sz w:val="20"/>
                <w:szCs w:val="20"/>
                <w:u w:val="none"/>
              </w:rPr>
            </w:pPr>
          </w:p>
        </w:tc>
        <w:tc>
          <w:tcPr>
            <w:tcW w:w="1284" w:type="dxa"/>
            <w:tcBorders>
              <w:top w:val="nil"/>
              <w:left w:val="nil"/>
              <w:bottom w:val="nil"/>
              <w:right w:val="nil"/>
            </w:tcBorders>
            <w:shd w:val="clear" w:color="auto" w:fill="auto"/>
            <w:noWrap/>
            <w:vAlign w:val="center"/>
          </w:tcPr>
          <w:p w14:paraId="0DD6E407">
            <w:pPr>
              <w:jc w:val="center"/>
              <w:rPr>
                <w:rFonts w:hint="eastAsia" w:ascii="宋体" w:hAnsi="宋体" w:eastAsia="宋体" w:cs="宋体"/>
                <w:i w:val="0"/>
                <w:iCs w:val="0"/>
                <w:color w:val="000000"/>
                <w:sz w:val="20"/>
                <w:szCs w:val="20"/>
                <w:u w:val="none"/>
              </w:rPr>
            </w:pPr>
          </w:p>
        </w:tc>
        <w:tc>
          <w:tcPr>
            <w:tcW w:w="1368" w:type="dxa"/>
            <w:tcBorders>
              <w:top w:val="nil"/>
              <w:left w:val="nil"/>
              <w:bottom w:val="nil"/>
              <w:right w:val="nil"/>
            </w:tcBorders>
            <w:shd w:val="clear" w:color="auto" w:fill="auto"/>
            <w:noWrap/>
            <w:vAlign w:val="center"/>
          </w:tcPr>
          <w:p w14:paraId="20A2FFBF">
            <w:pPr>
              <w:jc w:val="center"/>
              <w:rPr>
                <w:rFonts w:hint="eastAsia" w:ascii="宋体" w:hAnsi="宋体" w:eastAsia="宋体" w:cs="宋体"/>
                <w:i w:val="0"/>
                <w:iCs w:val="0"/>
                <w:color w:val="000000"/>
                <w:sz w:val="20"/>
                <w:szCs w:val="20"/>
                <w:u w:val="none"/>
              </w:rPr>
            </w:pPr>
          </w:p>
        </w:tc>
        <w:tc>
          <w:tcPr>
            <w:tcW w:w="1248" w:type="dxa"/>
            <w:tcBorders>
              <w:top w:val="nil"/>
              <w:left w:val="nil"/>
              <w:bottom w:val="nil"/>
              <w:right w:val="nil"/>
            </w:tcBorders>
            <w:shd w:val="clear" w:color="auto" w:fill="auto"/>
            <w:noWrap/>
            <w:vAlign w:val="center"/>
          </w:tcPr>
          <w:p w14:paraId="7DEF96FA">
            <w:pPr>
              <w:jc w:val="center"/>
              <w:rPr>
                <w:rFonts w:hint="eastAsia" w:ascii="宋体" w:hAnsi="宋体" w:eastAsia="宋体" w:cs="宋体"/>
                <w:i w:val="0"/>
                <w:iCs w:val="0"/>
                <w:color w:val="000000"/>
                <w:sz w:val="20"/>
                <w:szCs w:val="20"/>
                <w:u w:val="none"/>
              </w:rPr>
            </w:pPr>
          </w:p>
        </w:tc>
        <w:tc>
          <w:tcPr>
            <w:tcW w:w="2449" w:type="dxa"/>
            <w:tcBorders>
              <w:top w:val="nil"/>
              <w:left w:val="nil"/>
              <w:bottom w:val="nil"/>
              <w:right w:val="nil"/>
            </w:tcBorders>
            <w:shd w:val="clear" w:color="auto" w:fill="auto"/>
            <w:noWrap/>
            <w:vAlign w:val="center"/>
          </w:tcPr>
          <w:p w14:paraId="73D6854A">
            <w:pPr>
              <w:jc w:val="center"/>
              <w:rPr>
                <w:rFonts w:hint="eastAsia" w:ascii="宋体" w:hAnsi="宋体" w:eastAsia="宋体" w:cs="宋体"/>
                <w:i w:val="0"/>
                <w:iCs w:val="0"/>
                <w:color w:val="000000"/>
                <w:sz w:val="20"/>
                <w:szCs w:val="20"/>
                <w:u w:val="none"/>
              </w:rPr>
            </w:pPr>
          </w:p>
        </w:tc>
      </w:tr>
      <w:tr w14:paraId="25D0A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9" w:hRule="atLeast"/>
        </w:trPr>
        <w:tc>
          <w:tcPr>
            <w:tcW w:w="656"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16F8A0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c>
          <w:tcPr>
            <w:tcW w:w="1416"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62AC5BD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必填项，填写标准动环标准字典表的信号标准名</w:t>
            </w:r>
          </w:p>
        </w:tc>
        <w:tc>
          <w:tcPr>
            <w:tcW w:w="1174"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25395B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必填项，体现信号类型</w:t>
            </w:r>
          </w:p>
        </w:tc>
        <w:tc>
          <w:tcPr>
            <w:tcW w:w="1284"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6904EC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条件必填，信号类型为“遥测”时必填。其余信号非必填</w:t>
            </w:r>
          </w:p>
        </w:tc>
        <w:tc>
          <w:tcPr>
            <w:tcW w:w="1368"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1995B9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必填项，选择必测/可选</w:t>
            </w:r>
          </w:p>
        </w:tc>
        <w:tc>
          <w:tcPr>
            <w:tcW w:w="1248"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157F83B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条件必填，信号类型为“遥测”时必填。选择差值/差异率</w:t>
            </w:r>
          </w:p>
        </w:tc>
        <w:tc>
          <w:tcPr>
            <w:tcW w:w="2449"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48CEF7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条件必填，信号类型为“遥测”时必填。其余信号非必填。填写非负数值。</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差值：|系统值-现场值|</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差异率：|(系统值-现场值)/现场值*100%|</w:t>
            </w:r>
          </w:p>
        </w:tc>
      </w:tr>
    </w:tbl>
    <w:p w14:paraId="4E8F9D47">
      <w:pPr>
        <w:widowControl w:val="0"/>
        <w:numPr>
          <w:ilvl w:val="0"/>
          <w:numId w:val="0"/>
        </w:numPr>
        <w:jc w:val="left"/>
        <w:rPr>
          <w:rFonts w:hint="default"/>
          <w:lang w:val="en-US" w:eastAsia="zh-CN"/>
        </w:rPr>
      </w:pPr>
    </w:p>
    <w:p w14:paraId="75450949">
      <w:pPr>
        <w:widowControl w:val="0"/>
        <w:numPr>
          <w:ilvl w:val="0"/>
          <w:numId w:val="0"/>
        </w:numPr>
        <w:jc w:val="left"/>
        <w:rPr>
          <w:rFonts w:hint="eastAsia"/>
          <w:lang w:val="en-US" w:eastAsia="zh-CN"/>
        </w:rPr>
      </w:pPr>
      <w:r>
        <w:rPr>
          <w:rFonts w:hint="eastAsia"/>
          <w:lang w:val="en-US" w:eastAsia="zh-CN"/>
        </w:rPr>
        <w:t>其中：</w:t>
      </w:r>
    </w:p>
    <w:p w14:paraId="1FAF61AA">
      <w:pPr>
        <w:widowControl w:val="0"/>
        <w:numPr>
          <w:ilvl w:val="0"/>
          <w:numId w:val="37"/>
        </w:numPr>
        <w:ind w:left="420" w:leftChars="0" w:hanging="420" w:firstLineChars="0"/>
        <w:jc w:val="left"/>
        <w:rPr>
          <w:rFonts w:hint="default"/>
          <w:lang w:val="en-US" w:eastAsia="zh-CN"/>
        </w:rPr>
      </w:pPr>
      <w:r>
        <w:rPr>
          <w:rFonts w:hint="eastAsia"/>
          <w:highlight w:val="none"/>
          <w:lang w:val="en-US" w:eastAsia="zh-CN"/>
        </w:rPr>
        <w:t>文件的大小不超过50M，文件格式限定excel（.xls或.xlsx）。</w:t>
      </w:r>
    </w:p>
    <w:p w14:paraId="72ED6CAD">
      <w:pPr>
        <w:widowControl w:val="0"/>
        <w:numPr>
          <w:ilvl w:val="0"/>
          <w:numId w:val="37"/>
        </w:numPr>
        <w:ind w:left="420" w:leftChars="0" w:hanging="420" w:firstLineChars="0"/>
        <w:jc w:val="left"/>
        <w:rPr>
          <w:rFonts w:hint="default"/>
          <w:lang w:val="en-US" w:eastAsia="zh-CN"/>
        </w:rPr>
      </w:pPr>
      <w:r>
        <w:rPr>
          <w:rFonts w:hint="eastAsia"/>
          <w:lang w:val="en-US" w:eastAsia="zh-CN"/>
        </w:rPr>
        <w:t>信号标准名：必填项。通过模板导入时，需校验填写内容是否为当前模板所选动环设备类型对应的信号标准名。。</w:t>
      </w:r>
    </w:p>
    <w:p w14:paraId="10DC2BEA">
      <w:pPr>
        <w:widowControl w:val="0"/>
        <w:numPr>
          <w:ilvl w:val="0"/>
          <w:numId w:val="37"/>
        </w:numPr>
        <w:ind w:left="420" w:leftChars="0" w:hanging="420" w:firstLineChars="0"/>
        <w:jc w:val="left"/>
        <w:rPr>
          <w:rFonts w:hint="eastAsia"/>
          <w:lang w:val="en-US" w:eastAsia="zh-CN"/>
        </w:rPr>
      </w:pPr>
      <w:r>
        <w:rPr>
          <w:rFonts w:hint="eastAsia"/>
          <w:lang w:val="en-US" w:eastAsia="zh-CN"/>
        </w:rPr>
        <w:t>信号类型：必填项。通过模板导入时，需校验信号标准名对应的实际信号类型与填写内容是否一致，告警不校验。</w:t>
      </w:r>
    </w:p>
    <w:p w14:paraId="07AC42C2">
      <w:pPr>
        <w:widowControl w:val="0"/>
        <w:numPr>
          <w:ilvl w:val="0"/>
          <w:numId w:val="37"/>
        </w:numPr>
        <w:ind w:left="420" w:leftChars="0" w:hanging="420" w:firstLineChars="0"/>
        <w:jc w:val="left"/>
        <w:rPr>
          <w:rFonts w:hint="eastAsia"/>
          <w:lang w:val="en-US" w:eastAsia="zh-CN"/>
        </w:rPr>
      </w:pPr>
      <w:r>
        <w:rPr>
          <w:rFonts w:hint="eastAsia"/>
          <w:lang w:val="en-US" w:eastAsia="zh-CN"/>
        </w:rPr>
        <w:t>单位：条件必填，导入时校验遥测类信号是否填写，其余类型不校验。</w:t>
      </w:r>
    </w:p>
    <w:p w14:paraId="6023FC2C">
      <w:pPr>
        <w:widowControl w:val="0"/>
        <w:numPr>
          <w:ilvl w:val="0"/>
          <w:numId w:val="37"/>
        </w:numPr>
        <w:ind w:left="420" w:leftChars="0" w:hanging="420" w:firstLineChars="0"/>
        <w:jc w:val="left"/>
        <w:rPr>
          <w:rFonts w:hint="eastAsia"/>
          <w:lang w:val="en-US" w:eastAsia="zh-CN"/>
        </w:rPr>
      </w:pPr>
      <w:r>
        <w:rPr>
          <w:rFonts w:hint="eastAsia"/>
          <w:lang w:val="en-US" w:eastAsia="zh-CN"/>
        </w:rPr>
        <w:t>是否必测：必填项，导入时校验是否为空，且内容是否为”必测/可选“。非法字段不允许导入</w:t>
      </w:r>
    </w:p>
    <w:p w14:paraId="6225957E">
      <w:pPr>
        <w:widowControl w:val="0"/>
        <w:numPr>
          <w:ilvl w:val="0"/>
          <w:numId w:val="37"/>
        </w:numPr>
        <w:ind w:left="420" w:leftChars="0" w:hanging="420" w:firstLineChars="0"/>
        <w:jc w:val="left"/>
        <w:rPr>
          <w:rFonts w:hint="eastAsia"/>
          <w:lang w:val="en-US" w:eastAsia="zh-CN"/>
        </w:rPr>
      </w:pPr>
      <w:r>
        <w:rPr>
          <w:rFonts w:hint="eastAsia"/>
          <w:lang w:val="en-US" w:eastAsia="zh-CN"/>
        </w:rPr>
        <w:t>判定方式：</w:t>
      </w:r>
      <w:r>
        <w:rPr>
          <w:rFonts w:hint="eastAsia" w:ascii="宋体" w:hAnsi="宋体" w:eastAsia="宋体" w:cs="宋体"/>
          <w:i w:val="0"/>
          <w:iCs w:val="0"/>
          <w:color w:val="000000"/>
          <w:kern w:val="0"/>
          <w:sz w:val="22"/>
          <w:szCs w:val="22"/>
          <w:u w:val="none"/>
          <w:lang w:val="en-US" w:eastAsia="zh-CN" w:bidi="ar"/>
        </w:rPr>
        <w:t>条件必填，</w:t>
      </w:r>
      <w:r>
        <w:rPr>
          <w:rFonts w:hint="eastAsia"/>
          <w:lang w:val="en-US" w:eastAsia="zh-CN"/>
        </w:rPr>
        <w:t>导入时校验遥测类信号是否填写，其余类型不校验。</w:t>
      </w:r>
    </w:p>
    <w:p w14:paraId="0F58D2E0">
      <w:pPr>
        <w:widowControl w:val="0"/>
        <w:numPr>
          <w:ilvl w:val="0"/>
          <w:numId w:val="37"/>
        </w:numPr>
        <w:ind w:left="420" w:leftChars="0" w:hanging="420" w:firstLineChars="0"/>
        <w:jc w:val="left"/>
        <w:rPr>
          <w:rFonts w:hint="eastAsia"/>
          <w:lang w:val="en-US" w:eastAsia="zh-CN"/>
        </w:rPr>
      </w:pPr>
      <w:r>
        <w:rPr>
          <w:rFonts w:hint="eastAsia"/>
          <w:lang w:val="en-US" w:eastAsia="zh-CN"/>
        </w:rPr>
        <w:t>达标限值：条件必填，导入时校验值是否为非负数值。</w:t>
      </w:r>
    </w:p>
    <w:p w14:paraId="0CF8B8AF">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校验不通过，不允许导入、提示校验不通过原因。一次只允许上传一个文件，上传成功后，按钮置灰，已上传文件删除后，可重新上传文件。已导入成功的模板，也支持导出。</w:t>
      </w:r>
    </w:p>
    <w:p w14:paraId="0CBAA9BC">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模板上传后，可点击“预览模板”进入到模板预览环节，也可以点击提交完成模板上传。</w:t>
      </w:r>
    </w:p>
    <w:p w14:paraId="6D0A1347">
      <w:pPr>
        <w:widowControl w:val="0"/>
        <w:numPr>
          <w:ilvl w:val="0"/>
          <w:numId w:val="0"/>
        </w:numPr>
        <w:jc w:val="left"/>
        <w:rPr>
          <w:rFonts w:hint="default"/>
          <w:lang w:val="en-US" w:eastAsia="zh-CN"/>
        </w:rPr>
      </w:pPr>
    </w:p>
    <w:p w14:paraId="71DD8BBB">
      <w:pPr>
        <w:shd w:val="clear" w:fill="D6E3BC" w:themeFill="accent3" w:themeFillTint="66"/>
        <w:jc w:val="left"/>
        <w:rPr>
          <w:rFonts w:hint="default"/>
          <w:b/>
          <w:bCs/>
          <w:lang w:val="en-US" w:eastAsia="zh-CN"/>
        </w:rPr>
      </w:pPr>
      <w:r>
        <w:rPr>
          <w:rFonts w:hint="eastAsia"/>
          <w:b/>
          <w:bCs/>
          <w:lang w:val="en-US" w:eastAsia="zh-CN"/>
        </w:rPr>
        <w:t>模板管理页面</w:t>
      </w:r>
    </w:p>
    <w:p w14:paraId="69F493E6">
      <w:pPr>
        <w:jc w:val="left"/>
        <w:rPr>
          <w:rFonts w:hint="eastAsia"/>
          <w:lang w:val="en-US" w:eastAsia="zh-CN"/>
        </w:rPr>
      </w:pPr>
      <w:r>
        <w:rPr>
          <w:rFonts w:hint="eastAsia"/>
          <w:lang w:val="en-US" w:eastAsia="zh-CN"/>
        </w:rPr>
        <w:t>模板列表支持查询，查询条件可重置。</w:t>
      </w:r>
    </w:p>
    <w:p w14:paraId="64683E02">
      <w:pPr>
        <w:jc w:val="left"/>
        <w:rPr>
          <w:rFonts w:hint="eastAsia"/>
          <w:lang w:val="en-US" w:eastAsia="zh-CN"/>
        </w:rPr>
      </w:pPr>
      <w:r>
        <w:rPr>
          <w:rFonts w:hint="eastAsia"/>
          <w:lang w:val="en-US" w:eastAsia="zh-CN"/>
        </w:rPr>
        <w:t>筛选条件：</w:t>
      </w:r>
    </w:p>
    <w:p w14:paraId="34BEF78D">
      <w:pPr>
        <w:numPr>
          <w:ilvl w:val="0"/>
          <w:numId w:val="37"/>
        </w:numPr>
        <w:ind w:left="420" w:leftChars="0" w:hanging="420" w:firstLineChars="0"/>
        <w:jc w:val="left"/>
        <w:rPr>
          <w:rFonts w:hint="eastAsia"/>
          <w:lang w:val="en-US" w:eastAsia="zh-CN"/>
        </w:rPr>
      </w:pPr>
      <w:r>
        <w:rPr>
          <w:rFonts w:hint="eastAsia"/>
          <w:lang w:val="en-US" w:eastAsia="zh-CN"/>
        </w:rPr>
        <w:t>模板名称：支持模糊查询，下拉显示对应已创建模板的名称。默认全选</w:t>
      </w:r>
    </w:p>
    <w:p w14:paraId="0EE0F0EA">
      <w:pPr>
        <w:numPr>
          <w:ilvl w:val="0"/>
          <w:numId w:val="37"/>
        </w:numPr>
        <w:ind w:left="420" w:leftChars="0" w:hanging="420" w:firstLineChars="0"/>
        <w:jc w:val="left"/>
        <w:rPr>
          <w:del w:id="1637" w:author="zhoujiansheng" w:date="2025-10-09T16:41:02Z"/>
          <w:rFonts w:hint="eastAsia"/>
          <w:lang w:val="en-US" w:eastAsia="zh-CN"/>
        </w:rPr>
      </w:pPr>
      <w:del w:id="1638" w:author="zhoujiansheng" w:date="2025-10-09T16:41:02Z">
        <w:r>
          <w:rPr>
            <w:rFonts w:hint="eastAsia"/>
            <w:lang w:val="en-US" w:eastAsia="zh-CN"/>
          </w:rPr>
          <w:delText>资源分类：下拉可选，枚举——资源设备/非资源设备，默认全选。</w:delText>
        </w:r>
      </w:del>
    </w:p>
    <w:p w14:paraId="5927D68D">
      <w:pPr>
        <w:numPr>
          <w:ilvl w:val="0"/>
          <w:numId w:val="37"/>
        </w:numPr>
        <w:ind w:left="420" w:leftChars="0" w:hanging="420" w:firstLineChars="0"/>
        <w:jc w:val="left"/>
        <w:rPr>
          <w:rFonts w:hint="default"/>
          <w:lang w:val="en-US" w:eastAsia="zh-CN"/>
        </w:rPr>
      </w:pPr>
      <w:del w:id="1639" w:author="zhoujiansheng" w:date="2025-10-09T16:41:08Z">
        <w:r>
          <w:rPr>
            <w:rFonts w:hint="eastAsia"/>
            <w:lang w:val="en-US" w:eastAsia="zh-CN"/>
          </w:rPr>
          <w:delText>动环</w:delText>
        </w:r>
      </w:del>
      <w:r>
        <w:rPr>
          <w:rFonts w:hint="eastAsia"/>
          <w:lang w:val="en-US" w:eastAsia="zh-CN"/>
        </w:rPr>
        <w:t>设备类型：支持模糊查询，下拉可选，</w:t>
      </w:r>
      <w:del w:id="1640" w:author="zhoujiansheng" w:date="2025-10-09T16:41:41Z">
        <w:r>
          <w:rPr>
            <w:rFonts w:hint="default"/>
            <w:lang w:val="en-US" w:eastAsia="zh-CN"/>
          </w:rPr>
          <w:delText>枚举值参考</w:delText>
        </w:r>
      </w:del>
      <w:del w:id="1641" w:author="zhoujiansheng" w:date="2025-10-09T16:41:41Z">
        <w:r>
          <w:rPr>
            <w:rFonts w:hint="default"/>
            <w:lang w:val="en-US" w:eastAsia="zh-CN"/>
          </w:rPr>
          <w:fldChar w:fldCharType="begin"/>
        </w:r>
      </w:del>
      <w:del w:id="1642" w:author="zhoujiansheng" w:date="2025-10-09T16:41:41Z">
        <w:r>
          <w:rPr>
            <w:rFonts w:hint="default"/>
            <w:lang w:val="en-US" w:eastAsia="zh-CN"/>
          </w:rPr>
          <w:delInstrText xml:space="preserve"> REF _Ref7587 \</w:delInstrText>
        </w:r>
      </w:del>
      <w:del w:id="1643" w:author="zhoujiansheng" w:date="2025-10-09T16:41:42Z">
        <w:r>
          <w:rPr>
            <w:rFonts w:hint="default"/>
            <w:lang w:val="en-US" w:eastAsia="zh-CN"/>
          </w:rPr>
          <w:delInstrText xml:space="preserve">h</w:delInstrText>
        </w:r>
      </w:del>
      <w:ins w:id="1644" w:author="zhoujiansheng" w:date="2025-10-09T16:41:41Z">
        <w:del w:id="1645" w:author="zhoujiansheng" w:date="2025-10-09T16:41:42Z">
          <w:r>
            <w:rPr>
              <w:rFonts w:hint="default"/>
              <w:lang w:val="en-US" w:eastAsia="zh-CN"/>
            </w:rPr>
            <w:delInstrText xml:space="preserve">h</w:delInstrText>
          </w:r>
        </w:del>
      </w:ins>
      <w:ins w:id="1646" w:author="zhoujiansheng" w:date="2025-10-09T16:41:42Z">
        <w:del w:id="1647" w:author="zhoujiansheng" w:date="2025-10-09T16:41:44Z">
          <w:r>
            <w:rPr>
              <w:rFonts w:hint="default"/>
              <w:lang w:val="en-US" w:eastAsia="zh-CN"/>
            </w:rPr>
            <w:delInstrText xml:space="preserve">z</w:delInstrText>
          </w:r>
        </w:del>
      </w:ins>
      <w:ins w:id="1648" w:author="zhoujiansheng" w:date="2025-10-09T16:41:43Z">
        <w:del w:id="1649" w:author="zhoujiansheng" w:date="2025-10-09T16:41:44Z">
          <w:r>
            <w:rPr>
              <w:rFonts w:hint="default"/>
              <w:lang w:val="en-US" w:eastAsia="zh-CN"/>
            </w:rPr>
            <w:delInstrText xml:space="preserve">z</w:delInstrText>
          </w:r>
        </w:del>
      </w:ins>
      <w:ins w:id="1650" w:author="zhoujiansheng" w:date="2025-10-09T16:41:43Z">
        <w:del w:id="1651" w:author="zhoujiansheng" w:date="2025-10-09T16:41:44Z">
          <w:r>
            <w:rPr>
              <w:rFonts w:hint="default"/>
              <w:u w:val="dotted"/>
              <w:lang w:val="en-US" w:eastAsia="zh-CN"/>
            </w:rPr>
            <w:delInstrText xml:space="preserve">zzzo</w:delInstrText>
          </w:r>
        </w:del>
      </w:ins>
      <w:ins w:id="1652" w:author="zhoujiansheng" w:date="2025-10-09T16:41:43Z">
        <w:del w:id="1653" w:author="zhoujiansheng" w:date="2025-10-09T16:41:44Z">
          <w:r>
            <w:rPr>
              <w:rFonts w:hint="eastAsia"/>
              <w:u w:val="dotted"/>
              <w:lang w:val="en-US" w:eastAsia="zh-CN"/>
            </w:rPr>
            <w:delInstrText xml:space="preserve">z</w:delInstrText>
          </w:r>
        </w:del>
      </w:ins>
      <w:ins w:id="1654" w:author="zhoujiansheng" w:date="2025-10-09T16:41:44Z">
        <w:del w:id="1655" w:author="zhoujiansheng" w:date="2025-10-09T16:41:00Z">
          <w:r>
            <w:rPr>
              <w:rFonts w:hint="eastAsia"/>
              <w:u w:val="dotted"/>
              <w:lang w:val="en-US" w:eastAsia="zh-CN"/>
            </w:rPr>
            <w:delInstrText xml:space="preserve">综资</w:delInstrText>
          </w:r>
        </w:del>
      </w:ins>
      <w:ins w:id="1656" w:author="zhoujiansheng" w:date="2025-10-09T16:41:43Z">
        <w:del w:id="1657" w:author="zhoujiansheng" w:date="2025-10-09T16:41:00Z">
          <w:r>
            <w:rPr>
              <w:rFonts w:hint="eastAsia"/>
              <w:u w:val="dotted"/>
              <w:lang w:val="en-US" w:eastAsia="zh-CN"/>
            </w:rPr>
            <w:delInstrText xml:space="preserve">ong'zing'zongon</w:delInstrText>
          </w:r>
        </w:del>
      </w:ins>
      <w:ins w:id="1658" w:author="zhoujiansheng" w:date="2025-10-09T16:41:43Z">
        <w:del w:id="1659" w:author="zhoujiansheng" w:date="2025-10-09T16:41:00Z">
          <w:r>
            <w:rPr>
              <w:rFonts w:hint="eastAsia"/>
              <w:lang w:val="en-US" w:eastAsia="zh-CN"/>
            </w:rPr>
            <w:delInstrText xml:space="preserve">o</w:delInstrText>
          </w:r>
        </w:del>
      </w:ins>
      <w:ins w:id="1660" w:author="zhoujiansheng" w:date="2025-10-09T16:41:41Z">
        <w:del w:id="1661" w:author="zhoujiansheng" w:date="2025-10-09T16:41:42Z">
          <w:r>
            <w:rPr>
              <w:rFonts w:hint="default"/>
              <w:u w:val="dotted"/>
              <w:lang w:val="en-US" w:eastAsia="zh-CN"/>
            </w:rPr>
            <w:delInstrText xml:space="preserve">h</w:delInstrText>
          </w:r>
        </w:del>
      </w:ins>
      <w:ins w:id="1662" w:author="zhoujiansheng" w:date="2025-10-09T16:41:42Z">
        <w:del w:id="1663" w:author="zhoujiansheng" w:date="2025-10-09T16:41:42Z">
          <w:r>
            <w:rPr>
              <w:rFonts w:hint="default"/>
              <w:u w:val="dotted"/>
              <w:lang w:val="en-US" w:eastAsia="zh-CN"/>
            </w:rPr>
            <w:delInstrText xml:space="preserve">hu</w:delInstrText>
          </w:r>
        </w:del>
      </w:ins>
      <w:ins w:id="1664" w:author="zhoujiansheng" w:date="2025-10-09T16:41:42Z">
        <w:del w:id="1665" w:author="zhoujiansheng" w:date="2025-10-09T16:41:42Z">
          <w:r>
            <w:rPr>
              <w:rFonts w:hint="eastAsia"/>
              <w:u w:val="dotted"/>
              <w:lang w:val="en-US" w:eastAsia="zh-CN"/>
            </w:rPr>
            <w:delInstrText xml:space="preserve">h</w:delInstrText>
          </w:r>
        </w:del>
      </w:ins>
      <w:ins w:id="1666" w:author="zhoujiansheng" w:date="2025-10-09T16:41:42Z">
        <w:del w:id="1667" w:author="zhoujiansheng" w:date="2025-10-09T16:41:00Z">
          <w:r>
            <w:rPr>
              <w:rFonts w:hint="eastAsia"/>
              <w:u w:val="dotted"/>
              <w:lang w:val="en-US" w:eastAsia="zh-CN"/>
            </w:rPr>
            <w:delInstrText xml:space="preserve">获取uo'quo'q</w:delInstrText>
          </w:r>
        </w:del>
      </w:ins>
      <w:ins w:id="1668" w:author="zhoujiansheng" w:date="2025-10-09T16:41:41Z">
        <w:del w:id="1669" w:author="zhoujiansheng" w:date="2025-10-09T16:41:00Z">
          <w:r>
            <w:rPr>
              <w:rFonts w:hint="eastAsia"/>
              <w:u w:val="dotted"/>
              <w:lang w:val="en-US" w:eastAsia="zh-CN"/>
            </w:rPr>
            <w:delInstrText xml:space="preserve">uo</w:delInstrText>
          </w:r>
        </w:del>
      </w:ins>
      <w:ins w:id="1670" w:author="zhoujiansheng" w:date="2025-10-09T16:41:41Z">
        <w:del w:id="1671" w:author="zhoujiansheng" w:date="2025-10-09T16:41:00Z">
          <w:r>
            <w:rPr>
              <w:rFonts w:hint="eastAsia"/>
              <w:lang w:val="en-US" w:eastAsia="zh-CN"/>
            </w:rPr>
            <w:delInstrText xml:space="preserve">u</w:delInstrText>
          </w:r>
        </w:del>
      </w:ins>
      <w:del w:id="1672" w:author="zhoujiansheng" w:date="2025-10-09T16:41:41Z">
        <w:r>
          <w:rPr>
            <w:rFonts w:hint="default"/>
            <w:lang w:val="en-US" w:eastAsia="zh-CN"/>
          </w:rPr>
          <w:delInstrText xml:space="preserve"> </w:delInstrText>
        </w:r>
      </w:del>
      <w:del w:id="1673" w:author="zhoujiansheng" w:date="2025-10-09T16:41:41Z">
        <w:r>
          <w:rPr>
            <w:rFonts w:hint="default"/>
            <w:lang w:val="en-US" w:eastAsia="zh-CN"/>
          </w:rPr>
          <w:fldChar w:fldCharType="separate"/>
        </w:r>
      </w:del>
      <w:del w:id="1674" w:author="zhoujiansheng" w:date="2025-10-09T16:41:41Z">
        <w:r>
          <w:rPr>
            <w:rFonts w:hint="default"/>
            <w:lang w:val="en-US"/>
          </w:rPr>
          <w:delText>表1</w:delText>
        </w:r>
      </w:del>
      <w:del w:id="1675" w:author="zhoujiansheng" w:date="2025-10-09T16:41:41Z">
        <w:r>
          <w:rPr>
            <w:rFonts w:hint="default"/>
            <w:lang w:val="en-US" w:eastAsia="zh-CN"/>
          </w:rPr>
          <w:fldChar w:fldCharType="end"/>
        </w:r>
      </w:del>
      <w:del w:id="1676" w:author="zhoujiansheng" w:date="2025-10-09T16:41:41Z">
        <w:r>
          <w:rPr>
            <w:rFonts w:hint="default"/>
            <w:lang w:val="en-US" w:eastAsia="zh-CN"/>
          </w:rPr>
          <w:delText>中的动环设备类型</w:delText>
        </w:r>
      </w:del>
      <w:ins w:id="1677" w:author="zhoujiansheng" w:date="2025-10-09T16:42:21Z">
        <w:r>
          <w:rPr>
            <w:rFonts w:hint="eastAsia"/>
            <w:lang w:val="en-US" w:eastAsia="zh-CN"/>
          </w:rPr>
          <w:t>获取</w:t>
        </w:r>
      </w:ins>
      <w:ins w:id="1678" w:author="zhoujiansheng" w:date="2025-10-09T16:42:23Z">
        <w:r>
          <w:rPr>
            <w:rFonts w:hint="eastAsia"/>
            <w:lang w:val="en-US" w:eastAsia="zh-CN"/>
          </w:rPr>
          <w:t>全量</w:t>
        </w:r>
      </w:ins>
      <w:ins w:id="1679" w:author="zhoujiansheng" w:date="2025-10-09T16:42:24Z">
        <w:r>
          <w:rPr>
            <w:rFonts w:hint="eastAsia"/>
            <w:lang w:val="en-US" w:eastAsia="zh-CN"/>
          </w:rPr>
          <w:t>综资</w:t>
        </w:r>
      </w:ins>
      <w:ins w:id="1680" w:author="zhoujiansheng" w:date="2025-10-09T16:42:25Z">
        <w:r>
          <w:rPr>
            <w:rFonts w:hint="eastAsia"/>
            <w:lang w:val="en-US" w:eastAsia="zh-CN"/>
          </w:rPr>
          <w:t>设备</w:t>
        </w:r>
      </w:ins>
      <w:ins w:id="1681" w:author="zhoujiansheng" w:date="2025-10-09T16:42:28Z">
        <w:r>
          <w:rPr>
            <w:rFonts w:hint="eastAsia"/>
            <w:lang w:val="en-US" w:eastAsia="zh-CN"/>
          </w:rPr>
          <w:t>类型</w:t>
        </w:r>
      </w:ins>
      <w:r>
        <w:rPr>
          <w:rFonts w:hint="eastAsia"/>
          <w:lang w:val="en-US" w:eastAsia="zh-CN"/>
        </w:rPr>
        <w:t>，默认全选</w:t>
      </w:r>
    </w:p>
    <w:p w14:paraId="4DEE1429">
      <w:pPr>
        <w:jc w:val="left"/>
        <w:rPr>
          <w:rFonts w:hint="default"/>
          <w:lang w:val="en-US" w:eastAsia="zh-CN"/>
        </w:rPr>
      </w:pPr>
    </w:p>
    <w:p w14:paraId="4CCFC68C">
      <w:pPr>
        <w:jc w:val="left"/>
        <w:rPr>
          <w:rFonts w:hint="eastAsia"/>
          <w:lang w:val="en-US" w:eastAsia="zh-CN"/>
        </w:rPr>
      </w:pPr>
      <w:r>
        <w:rPr>
          <w:rFonts w:hint="eastAsia"/>
          <w:lang w:val="en-US" w:eastAsia="zh-CN"/>
        </w:rPr>
        <w:t>查询结果如下：</w:t>
      </w:r>
    </w:p>
    <w:tbl>
      <w:tblPr>
        <w:tblStyle w:val="33"/>
        <w:tblW w:w="9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1"/>
        <w:gridCol w:w="6633"/>
      </w:tblGrid>
      <w:tr w14:paraId="444F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71" w:type="dxa"/>
            <w:shd w:val="clear" w:color="auto" w:fill="D7D7D7" w:themeFill="background1" w:themeFillShade="D8"/>
          </w:tcPr>
          <w:p w14:paraId="401213D0">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字段</w:t>
            </w:r>
          </w:p>
        </w:tc>
        <w:tc>
          <w:tcPr>
            <w:tcW w:w="6633" w:type="dxa"/>
            <w:shd w:val="clear" w:color="auto" w:fill="D7D7D7" w:themeFill="background1" w:themeFillShade="D8"/>
          </w:tcPr>
          <w:p w14:paraId="1446B406">
            <w:pPr>
              <w:pStyle w:val="16"/>
              <w:keepNext w:val="0"/>
              <w:keepLines w:val="0"/>
              <w:pageBreakBefore w:val="0"/>
              <w:widowControl w:val="0"/>
              <w:kinsoku/>
              <w:wordWrap/>
              <w:overflowPunct/>
              <w:topLinePunct w:val="0"/>
              <w:autoSpaceDE/>
              <w:autoSpaceDN/>
              <w:bidi w:val="0"/>
              <w:adjustRightInd/>
              <w:snapToGrid/>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5D0E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C393B8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highlight w:val="none"/>
                <w:vertAlign w:val="baseline"/>
                <w:lang w:val="en-US" w:eastAsia="zh-CN"/>
              </w:rPr>
              <w:t>模板名称</w:t>
            </w:r>
          </w:p>
        </w:tc>
        <w:tc>
          <w:tcPr>
            <w:tcW w:w="6633" w:type="dxa"/>
          </w:tcPr>
          <w:p w14:paraId="77AAA6F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p>
        </w:tc>
      </w:tr>
      <w:tr w14:paraId="7E67C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682" w:author="zhoujiansheng" w:date="2025-10-09T16:43:30Z"/>
        </w:trPr>
        <w:tc>
          <w:tcPr>
            <w:tcW w:w="2571" w:type="dxa"/>
            <w:vAlign w:val="center"/>
          </w:tcPr>
          <w:p w14:paraId="109169C5">
            <w:pPr>
              <w:pStyle w:val="16"/>
              <w:keepNext w:val="0"/>
              <w:keepLines w:val="0"/>
              <w:pageBreakBefore w:val="0"/>
              <w:widowControl w:val="0"/>
              <w:kinsoku/>
              <w:wordWrap/>
              <w:overflowPunct/>
              <w:topLinePunct w:val="0"/>
              <w:autoSpaceDE/>
              <w:autoSpaceDN/>
              <w:bidi w:val="0"/>
              <w:adjustRightInd/>
              <w:snapToGrid/>
              <w:textAlignment w:val="auto"/>
              <w:rPr>
                <w:del w:id="1683" w:author="zhoujiansheng" w:date="2025-10-09T16:43:30Z"/>
                <w:rFonts w:hint="default"/>
                <w:sz w:val="21"/>
                <w:szCs w:val="21"/>
                <w:vertAlign w:val="baseline"/>
                <w:lang w:val="en-US" w:eastAsia="zh-CN"/>
              </w:rPr>
            </w:pPr>
            <w:del w:id="1684" w:author="zhoujiansheng" w:date="2025-10-09T16:43:30Z">
              <w:r>
                <w:rPr>
                  <w:rFonts w:hint="eastAsia"/>
                  <w:sz w:val="21"/>
                  <w:szCs w:val="21"/>
                  <w:vertAlign w:val="baseline"/>
                  <w:lang w:val="en-US" w:eastAsia="zh-CN"/>
                </w:rPr>
                <w:delText>资源分类</w:delText>
              </w:r>
            </w:del>
          </w:p>
        </w:tc>
        <w:tc>
          <w:tcPr>
            <w:tcW w:w="6633" w:type="dxa"/>
          </w:tcPr>
          <w:p w14:paraId="68BD59CE">
            <w:pPr>
              <w:pStyle w:val="16"/>
              <w:keepNext w:val="0"/>
              <w:keepLines w:val="0"/>
              <w:pageBreakBefore w:val="0"/>
              <w:widowControl w:val="0"/>
              <w:kinsoku/>
              <w:wordWrap/>
              <w:overflowPunct/>
              <w:topLinePunct w:val="0"/>
              <w:autoSpaceDE/>
              <w:autoSpaceDN/>
              <w:bidi w:val="0"/>
              <w:adjustRightInd/>
              <w:snapToGrid/>
              <w:textAlignment w:val="auto"/>
              <w:rPr>
                <w:del w:id="1685" w:author="zhoujiansheng" w:date="2025-10-09T16:43:30Z"/>
                <w:rFonts w:hint="default"/>
                <w:sz w:val="21"/>
                <w:szCs w:val="21"/>
                <w:vertAlign w:val="baseline"/>
                <w:lang w:val="en-US" w:eastAsia="zh-CN"/>
              </w:rPr>
            </w:pPr>
            <w:del w:id="1686" w:author="zhoujiansheng" w:date="2025-10-09T16:43:30Z">
              <w:r>
                <w:rPr>
                  <w:rFonts w:hint="eastAsia"/>
                  <w:sz w:val="21"/>
                  <w:szCs w:val="21"/>
                  <w:vertAlign w:val="baseline"/>
                  <w:lang w:val="en-US" w:eastAsia="zh-CN"/>
                </w:rPr>
                <w:delText>自动关联筛选条件</w:delText>
              </w:r>
            </w:del>
          </w:p>
        </w:tc>
      </w:tr>
      <w:tr w14:paraId="3AFE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687" w:author="zhoujiansheng" w:date="2025-10-09T16:43:35Z"/>
        </w:trPr>
        <w:tc>
          <w:tcPr>
            <w:tcW w:w="2571" w:type="dxa"/>
            <w:vAlign w:val="center"/>
          </w:tcPr>
          <w:p w14:paraId="0CFF613E">
            <w:pPr>
              <w:pStyle w:val="16"/>
              <w:keepNext w:val="0"/>
              <w:keepLines w:val="0"/>
              <w:pageBreakBefore w:val="0"/>
              <w:widowControl w:val="0"/>
              <w:kinsoku/>
              <w:wordWrap/>
              <w:overflowPunct/>
              <w:topLinePunct w:val="0"/>
              <w:autoSpaceDE/>
              <w:autoSpaceDN/>
              <w:bidi w:val="0"/>
              <w:adjustRightInd/>
              <w:snapToGrid/>
              <w:textAlignment w:val="auto"/>
              <w:rPr>
                <w:del w:id="1688" w:author="zhoujiansheng" w:date="2025-10-09T16:43:35Z"/>
                <w:rFonts w:hint="default"/>
                <w:sz w:val="21"/>
                <w:szCs w:val="21"/>
                <w:vertAlign w:val="baseline"/>
                <w:lang w:val="en-US" w:eastAsia="zh-CN"/>
              </w:rPr>
            </w:pPr>
            <w:del w:id="1689" w:author="zhoujiansheng" w:date="2025-10-09T16:43:35Z">
              <w:r>
                <w:rPr>
                  <w:rFonts w:hint="eastAsia"/>
                  <w:sz w:val="21"/>
                  <w:szCs w:val="21"/>
                  <w:vertAlign w:val="baseline"/>
                  <w:lang w:val="en-US" w:eastAsia="zh-CN"/>
                </w:rPr>
                <w:delText>动环设备类型</w:delText>
              </w:r>
            </w:del>
          </w:p>
        </w:tc>
        <w:tc>
          <w:tcPr>
            <w:tcW w:w="6633" w:type="dxa"/>
          </w:tcPr>
          <w:p w14:paraId="1208DC8A">
            <w:pPr>
              <w:pStyle w:val="16"/>
              <w:keepNext w:val="0"/>
              <w:keepLines w:val="0"/>
              <w:pageBreakBefore w:val="0"/>
              <w:widowControl w:val="0"/>
              <w:kinsoku/>
              <w:wordWrap/>
              <w:overflowPunct/>
              <w:topLinePunct w:val="0"/>
              <w:autoSpaceDE/>
              <w:autoSpaceDN/>
              <w:bidi w:val="0"/>
              <w:adjustRightInd/>
              <w:snapToGrid/>
              <w:textAlignment w:val="auto"/>
              <w:rPr>
                <w:del w:id="1690" w:author="zhoujiansheng" w:date="2025-10-09T16:43:35Z"/>
                <w:rFonts w:hint="default"/>
                <w:sz w:val="21"/>
                <w:szCs w:val="21"/>
                <w:vertAlign w:val="baseline"/>
                <w:lang w:val="en-US" w:eastAsia="zh-CN"/>
              </w:rPr>
            </w:pPr>
            <w:del w:id="1691" w:author="zhoujiansheng" w:date="2025-10-09T16:43:35Z">
              <w:r>
                <w:rPr>
                  <w:rFonts w:hint="eastAsia"/>
                  <w:sz w:val="21"/>
                  <w:szCs w:val="21"/>
                  <w:vertAlign w:val="baseline"/>
                  <w:lang w:val="en-US" w:eastAsia="zh-CN"/>
                </w:rPr>
                <w:delText>自动关联筛选条件</w:delText>
              </w:r>
            </w:del>
          </w:p>
        </w:tc>
      </w:tr>
      <w:tr w14:paraId="3222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6D4EC9B9">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del w:id="1692" w:author="zhoujiansheng" w:date="2025-10-09T16:43:37Z">
              <w:r>
                <w:rPr>
                  <w:rFonts w:hint="eastAsia"/>
                  <w:sz w:val="21"/>
                  <w:szCs w:val="21"/>
                  <w:vertAlign w:val="baseline"/>
                  <w:lang w:val="en-US" w:eastAsia="zh-CN"/>
                </w:rPr>
                <w:delText>综资</w:delText>
              </w:r>
            </w:del>
            <w:r>
              <w:rPr>
                <w:rFonts w:hint="eastAsia"/>
                <w:sz w:val="21"/>
                <w:szCs w:val="21"/>
                <w:vertAlign w:val="baseline"/>
                <w:lang w:val="en-US" w:eastAsia="zh-CN"/>
              </w:rPr>
              <w:t>设备类型</w:t>
            </w:r>
          </w:p>
        </w:tc>
        <w:tc>
          <w:tcPr>
            <w:tcW w:w="6633" w:type="dxa"/>
          </w:tcPr>
          <w:p w14:paraId="45C10B2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自动关联筛选条件</w:t>
            </w:r>
            <w:ins w:id="1693" w:author="zhoujiansheng" w:date="2025-10-09T16:43:47Z">
              <w:r>
                <w:rPr>
                  <w:rFonts w:hint="eastAsia"/>
                  <w:sz w:val="21"/>
                  <w:szCs w:val="21"/>
                  <w:vertAlign w:val="baseline"/>
                  <w:lang w:val="en-US" w:eastAsia="zh-CN"/>
                </w:rPr>
                <w:t>，</w:t>
              </w:r>
            </w:ins>
            <w:ins w:id="1694" w:author="zhoujiansheng" w:date="2025-10-09T16:43:50Z">
              <w:r>
                <w:rPr>
                  <w:rFonts w:hint="eastAsia"/>
                  <w:sz w:val="21"/>
                  <w:szCs w:val="21"/>
                  <w:vertAlign w:val="baseline"/>
                  <w:lang w:val="en-US" w:eastAsia="zh-CN"/>
                </w:rPr>
                <w:t>取</w:t>
              </w:r>
            </w:ins>
            <w:ins w:id="1695" w:author="zhoujiansheng" w:date="2025-10-09T16:43:51Z">
              <w:r>
                <w:rPr>
                  <w:rFonts w:hint="eastAsia"/>
                  <w:sz w:val="21"/>
                  <w:szCs w:val="21"/>
                  <w:vertAlign w:val="baseline"/>
                  <w:lang w:val="en-US" w:eastAsia="zh-CN"/>
                </w:rPr>
                <w:t>综资</w:t>
              </w:r>
            </w:ins>
            <w:ins w:id="1696" w:author="zhoujiansheng" w:date="2025-10-09T16:43:52Z">
              <w:r>
                <w:rPr>
                  <w:rFonts w:hint="eastAsia"/>
                  <w:sz w:val="21"/>
                  <w:szCs w:val="21"/>
                  <w:vertAlign w:val="baseline"/>
                  <w:lang w:val="en-US" w:eastAsia="zh-CN"/>
                </w:rPr>
                <w:t>设备</w:t>
              </w:r>
            </w:ins>
            <w:ins w:id="1697" w:author="zhoujiansheng" w:date="2025-10-09T16:43:54Z">
              <w:r>
                <w:rPr>
                  <w:rFonts w:hint="eastAsia"/>
                  <w:sz w:val="21"/>
                  <w:szCs w:val="21"/>
                  <w:vertAlign w:val="baseline"/>
                  <w:lang w:val="en-US" w:eastAsia="zh-CN"/>
                </w:rPr>
                <w:t>类型</w:t>
              </w:r>
            </w:ins>
          </w:p>
        </w:tc>
      </w:tr>
      <w:tr w14:paraId="33ED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698" w:author="zhoujiansheng" w:date="2025-10-09T16:43:59Z"/>
        </w:trPr>
        <w:tc>
          <w:tcPr>
            <w:tcW w:w="2571" w:type="dxa"/>
            <w:vAlign w:val="center"/>
          </w:tcPr>
          <w:p w14:paraId="22BDF01E">
            <w:pPr>
              <w:pStyle w:val="16"/>
              <w:keepNext w:val="0"/>
              <w:keepLines w:val="0"/>
              <w:pageBreakBefore w:val="0"/>
              <w:widowControl w:val="0"/>
              <w:kinsoku/>
              <w:wordWrap/>
              <w:overflowPunct/>
              <w:topLinePunct w:val="0"/>
              <w:autoSpaceDE/>
              <w:autoSpaceDN/>
              <w:bidi w:val="0"/>
              <w:adjustRightInd/>
              <w:snapToGrid/>
              <w:textAlignment w:val="auto"/>
              <w:rPr>
                <w:ins w:id="1699" w:author="zhoujiansheng" w:date="2025-10-09T16:43:59Z"/>
                <w:rFonts w:hint="default"/>
                <w:sz w:val="21"/>
                <w:szCs w:val="21"/>
                <w:vertAlign w:val="baseline"/>
                <w:lang w:val="en-US" w:eastAsia="zh-CN"/>
              </w:rPr>
            </w:pPr>
            <w:ins w:id="1700" w:author="zhoujiansheng" w:date="2025-10-09T16:44:02Z">
              <w:r>
                <w:rPr>
                  <w:rFonts w:hint="eastAsia"/>
                  <w:sz w:val="21"/>
                  <w:szCs w:val="21"/>
                  <w:vertAlign w:val="baseline"/>
                  <w:lang w:val="en-US" w:eastAsia="zh-CN"/>
                </w:rPr>
                <w:t>设备</w:t>
              </w:r>
            </w:ins>
            <w:ins w:id="1701" w:author="zhoujiansheng" w:date="2025-10-09T16:44:03Z">
              <w:r>
                <w:rPr>
                  <w:rFonts w:hint="eastAsia"/>
                  <w:sz w:val="21"/>
                  <w:szCs w:val="21"/>
                  <w:vertAlign w:val="baseline"/>
                  <w:lang w:val="en-US" w:eastAsia="zh-CN"/>
                </w:rPr>
                <w:t>子类</w:t>
              </w:r>
            </w:ins>
          </w:p>
        </w:tc>
        <w:tc>
          <w:tcPr>
            <w:tcW w:w="6633" w:type="dxa"/>
          </w:tcPr>
          <w:p w14:paraId="69DEEF3B">
            <w:pPr>
              <w:pStyle w:val="16"/>
              <w:keepNext w:val="0"/>
              <w:keepLines w:val="0"/>
              <w:pageBreakBefore w:val="0"/>
              <w:widowControl w:val="0"/>
              <w:kinsoku/>
              <w:wordWrap/>
              <w:overflowPunct/>
              <w:topLinePunct w:val="0"/>
              <w:autoSpaceDE/>
              <w:autoSpaceDN/>
              <w:bidi w:val="0"/>
              <w:adjustRightInd/>
              <w:snapToGrid/>
              <w:textAlignment w:val="auto"/>
              <w:rPr>
                <w:ins w:id="1702" w:author="zhoujiansheng" w:date="2025-10-09T16:43:59Z"/>
                <w:rFonts w:hint="default"/>
                <w:sz w:val="21"/>
                <w:szCs w:val="21"/>
                <w:vertAlign w:val="baseline"/>
                <w:lang w:val="en-US" w:eastAsia="zh-CN"/>
              </w:rPr>
            </w:pPr>
            <w:ins w:id="1703" w:author="zhoujiansheng" w:date="2025-10-09T16:44:13Z">
              <w:r>
                <w:rPr>
                  <w:rFonts w:hint="eastAsia"/>
                  <w:sz w:val="21"/>
                  <w:szCs w:val="21"/>
                  <w:vertAlign w:val="baseline"/>
                  <w:lang w:val="en-US" w:eastAsia="zh-CN"/>
                </w:rPr>
                <w:t>显示</w:t>
              </w:r>
            </w:ins>
            <w:ins w:id="1704" w:author="zhoujiansheng" w:date="2025-10-09T16:44:23Z">
              <w:r>
                <w:rPr>
                  <w:rFonts w:hint="eastAsia"/>
                  <w:sz w:val="21"/>
                  <w:szCs w:val="21"/>
                  <w:vertAlign w:val="baseline"/>
                  <w:lang w:val="en-US" w:eastAsia="zh-CN"/>
                </w:rPr>
                <w:t>新增</w:t>
              </w:r>
            </w:ins>
            <w:ins w:id="1705" w:author="zhoujiansheng" w:date="2025-10-09T16:44:28Z">
              <w:r>
                <w:rPr>
                  <w:rFonts w:hint="eastAsia"/>
                  <w:sz w:val="21"/>
                  <w:szCs w:val="21"/>
                  <w:vertAlign w:val="baseline"/>
                  <w:lang w:val="en-US" w:eastAsia="zh-CN"/>
                </w:rPr>
                <w:t>或</w:t>
              </w:r>
            </w:ins>
            <w:ins w:id="1706" w:author="zhoujiansheng" w:date="2025-10-09T16:44:30Z">
              <w:r>
                <w:rPr>
                  <w:rFonts w:hint="eastAsia"/>
                  <w:sz w:val="21"/>
                  <w:szCs w:val="21"/>
                  <w:vertAlign w:val="baseline"/>
                  <w:lang w:val="en-US" w:eastAsia="zh-CN"/>
                </w:rPr>
                <w:t>编辑</w:t>
              </w:r>
            </w:ins>
            <w:ins w:id="1707" w:author="zhoujiansheng" w:date="2025-10-09T16:44:31Z">
              <w:r>
                <w:rPr>
                  <w:rFonts w:hint="eastAsia"/>
                  <w:sz w:val="21"/>
                  <w:szCs w:val="21"/>
                  <w:vertAlign w:val="baseline"/>
                  <w:lang w:val="en-US" w:eastAsia="zh-CN"/>
                </w:rPr>
                <w:t>模板</w:t>
              </w:r>
            </w:ins>
            <w:ins w:id="1708" w:author="zhoujiansheng" w:date="2025-10-09T16:44:33Z">
              <w:r>
                <w:rPr>
                  <w:rFonts w:hint="eastAsia"/>
                  <w:sz w:val="21"/>
                  <w:szCs w:val="21"/>
                  <w:vertAlign w:val="baseline"/>
                  <w:lang w:val="en-US" w:eastAsia="zh-CN"/>
                </w:rPr>
                <w:t>时</w:t>
              </w:r>
            </w:ins>
            <w:ins w:id="1709" w:author="zhoujiansheng" w:date="2025-10-09T16:44:34Z">
              <w:r>
                <w:rPr>
                  <w:rFonts w:hint="eastAsia"/>
                  <w:sz w:val="21"/>
                  <w:szCs w:val="21"/>
                  <w:vertAlign w:val="baseline"/>
                  <w:lang w:val="en-US" w:eastAsia="zh-CN"/>
                </w:rPr>
                <w:t>配置的</w:t>
              </w:r>
            </w:ins>
            <w:ins w:id="1710" w:author="zhoujiansheng" w:date="2025-10-09T16:44:36Z">
              <w:r>
                <w:rPr>
                  <w:rFonts w:hint="eastAsia"/>
                  <w:sz w:val="21"/>
                  <w:szCs w:val="21"/>
                  <w:vertAlign w:val="baseline"/>
                  <w:lang w:val="en-US" w:eastAsia="zh-CN"/>
                </w:rPr>
                <w:t>设备</w:t>
              </w:r>
            </w:ins>
            <w:ins w:id="1711" w:author="zhoujiansheng" w:date="2025-10-09T16:44:39Z">
              <w:r>
                <w:rPr>
                  <w:rFonts w:hint="eastAsia"/>
                  <w:sz w:val="21"/>
                  <w:szCs w:val="21"/>
                  <w:vertAlign w:val="baseline"/>
                  <w:lang w:val="en-US" w:eastAsia="zh-CN"/>
                </w:rPr>
                <w:t>子类，</w:t>
              </w:r>
            </w:ins>
            <w:ins w:id="1712" w:author="zhoujiansheng" w:date="2025-10-09T16:44:41Z">
              <w:r>
                <w:rPr>
                  <w:rFonts w:hint="eastAsia"/>
                  <w:sz w:val="21"/>
                  <w:szCs w:val="21"/>
                  <w:vertAlign w:val="baseline"/>
                  <w:lang w:val="en-US" w:eastAsia="zh-CN"/>
                </w:rPr>
                <w:t>如有</w:t>
              </w:r>
            </w:ins>
            <w:ins w:id="1713" w:author="zhoujiansheng" w:date="2025-10-09T16:44:42Z">
              <w:r>
                <w:rPr>
                  <w:rFonts w:hint="eastAsia"/>
                  <w:sz w:val="21"/>
                  <w:szCs w:val="21"/>
                  <w:vertAlign w:val="baseline"/>
                  <w:lang w:val="en-US" w:eastAsia="zh-CN"/>
                </w:rPr>
                <w:t>多个</w:t>
              </w:r>
            </w:ins>
            <w:ins w:id="1714" w:author="zhoujiansheng" w:date="2025-10-09T16:44:43Z">
              <w:r>
                <w:rPr>
                  <w:rFonts w:hint="eastAsia"/>
                  <w:sz w:val="21"/>
                  <w:szCs w:val="21"/>
                  <w:vertAlign w:val="baseline"/>
                  <w:lang w:val="en-US" w:eastAsia="zh-CN"/>
                </w:rPr>
                <w:t>，</w:t>
              </w:r>
            </w:ins>
            <w:ins w:id="1715" w:author="zhoujiansheng" w:date="2025-10-09T16:44:45Z">
              <w:r>
                <w:rPr>
                  <w:rFonts w:hint="eastAsia"/>
                  <w:sz w:val="21"/>
                  <w:szCs w:val="21"/>
                  <w:vertAlign w:val="baseline"/>
                  <w:lang w:val="en-US" w:eastAsia="zh-CN"/>
                </w:rPr>
                <w:t>以</w:t>
              </w:r>
            </w:ins>
            <w:ins w:id="1716" w:author="zhoujiansheng" w:date="2025-10-09T16:45:34Z">
              <w:r>
                <w:rPr>
                  <w:rFonts w:hint="eastAsia"/>
                  <w:sz w:val="21"/>
                  <w:szCs w:val="21"/>
                  <w:vertAlign w:val="baseline"/>
                  <w:lang w:val="en-US" w:eastAsia="zh-CN"/>
                </w:rPr>
                <w:t>符号</w:t>
              </w:r>
            </w:ins>
            <w:ins w:id="1717" w:author="zhoujiansheng" w:date="2025-10-09T16:45:41Z">
              <w:r>
                <w:rPr>
                  <w:rFonts w:hint="eastAsia"/>
                  <w:sz w:val="21"/>
                  <w:szCs w:val="21"/>
                  <w:vertAlign w:val="baseline"/>
                  <w:lang w:val="en-US" w:eastAsia="zh-CN"/>
                </w:rPr>
                <w:t>“</w:t>
              </w:r>
            </w:ins>
            <w:ins w:id="1718" w:author="zhoujiansheng" w:date="2025-10-09T16:45:35Z">
              <w:r>
                <w:rPr>
                  <w:rFonts w:hint="eastAsia"/>
                  <w:sz w:val="21"/>
                  <w:szCs w:val="21"/>
                  <w:vertAlign w:val="baseline"/>
                  <w:lang w:val="en-US" w:eastAsia="zh-CN"/>
                </w:rPr>
                <w:t>/</w:t>
              </w:r>
            </w:ins>
            <w:ins w:id="1719" w:author="zhoujiansheng" w:date="2025-10-09T16:45:45Z">
              <w:r>
                <w:rPr>
                  <w:rFonts w:hint="eastAsia"/>
                  <w:sz w:val="21"/>
                  <w:szCs w:val="21"/>
                  <w:vertAlign w:val="baseline"/>
                  <w:lang w:val="en-US" w:eastAsia="zh-CN"/>
                </w:rPr>
                <w:t>”</w:t>
              </w:r>
            </w:ins>
            <w:ins w:id="1720" w:author="zhoujiansheng" w:date="2025-10-09T16:45:38Z">
              <w:r>
                <w:rPr>
                  <w:rFonts w:hint="eastAsia"/>
                  <w:sz w:val="21"/>
                  <w:szCs w:val="21"/>
                  <w:vertAlign w:val="baseline"/>
                  <w:lang w:val="en-US" w:eastAsia="zh-CN"/>
                </w:rPr>
                <w:t>进行</w:t>
              </w:r>
            </w:ins>
            <w:ins w:id="1721" w:author="zhoujiansheng" w:date="2025-10-09T16:44:53Z">
              <w:r>
                <w:rPr>
                  <w:rFonts w:hint="eastAsia"/>
                  <w:sz w:val="21"/>
                  <w:szCs w:val="21"/>
                  <w:vertAlign w:val="baseline"/>
                  <w:lang w:val="en-US" w:eastAsia="zh-CN"/>
                </w:rPr>
                <w:t>区隔</w:t>
              </w:r>
            </w:ins>
            <w:ins w:id="1722" w:author="zhoujiansheng" w:date="2025-10-09T16:45:49Z">
              <w:r>
                <w:rPr>
                  <w:rFonts w:hint="eastAsia"/>
                  <w:sz w:val="21"/>
                  <w:szCs w:val="21"/>
                  <w:vertAlign w:val="baseline"/>
                  <w:lang w:val="en-US" w:eastAsia="zh-CN"/>
                </w:rPr>
                <w:t>。</w:t>
              </w:r>
            </w:ins>
          </w:p>
        </w:tc>
      </w:tr>
      <w:tr w14:paraId="6321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443AD85">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w:t>
            </w:r>
          </w:p>
        </w:tc>
        <w:tc>
          <w:tcPr>
            <w:tcW w:w="6633" w:type="dxa"/>
          </w:tcPr>
          <w:p w14:paraId="36E8E453">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模板创建时间，格式yyyy-mm-ddhh:mm:ss</w:t>
            </w:r>
          </w:p>
        </w:tc>
      </w:tr>
      <w:tr w14:paraId="794F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2E1ABC57">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最近一次修改人</w:t>
            </w:r>
          </w:p>
        </w:tc>
        <w:tc>
          <w:tcPr>
            <w:tcW w:w="6633" w:type="dxa"/>
          </w:tcPr>
          <w:p w14:paraId="1FF885CA">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模板创建后，最近一次修改此模板的账号人员名称，新建模板时为空</w:t>
            </w:r>
          </w:p>
        </w:tc>
      </w:tr>
      <w:tr w14:paraId="3E49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DD5524C">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最近一次修改时间</w:t>
            </w:r>
          </w:p>
        </w:tc>
        <w:tc>
          <w:tcPr>
            <w:tcW w:w="6633" w:type="dxa"/>
          </w:tcPr>
          <w:p w14:paraId="4B63977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模板创建后，最近一次修改此模板的时间，新建模板时为空</w:t>
            </w:r>
          </w:p>
        </w:tc>
      </w:tr>
      <w:tr w14:paraId="563B4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0838333F">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highlight w:val="none"/>
                <w:vertAlign w:val="baseline"/>
                <w:lang w:val="en-US" w:eastAsia="zh-CN"/>
              </w:rPr>
            </w:pPr>
            <w:r>
              <w:rPr>
                <w:rFonts w:hint="eastAsia"/>
                <w:sz w:val="21"/>
                <w:szCs w:val="21"/>
                <w:highlight w:val="none"/>
                <w:vertAlign w:val="baseline"/>
                <w:lang w:val="en-US" w:eastAsia="zh-CN"/>
              </w:rPr>
              <w:t>操作</w:t>
            </w:r>
          </w:p>
        </w:tc>
        <w:tc>
          <w:tcPr>
            <w:tcW w:w="6633" w:type="dxa"/>
          </w:tcPr>
          <w:p w14:paraId="55DB6E11">
            <w:pPr>
              <w:pStyle w:val="16"/>
              <w:keepNext w:val="0"/>
              <w:keepLines w:val="0"/>
              <w:pageBreakBefore w:val="0"/>
              <w:widowControl w:val="0"/>
              <w:kinsoku/>
              <w:wordWrap/>
              <w:overflowPunct/>
              <w:topLinePunct w:val="0"/>
              <w:autoSpaceDE/>
              <w:autoSpaceDN/>
              <w:bidi w:val="0"/>
              <w:adjustRightInd/>
              <w:snapToGrid/>
              <w:textAlignment w:val="auto"/>
              <w:rPr>
                <w:rFonts w:hint="default"/>
                <w:sz w:val="21"/>
                <w:szCs w:val="21"/>
                <w:vertAlign w:val="baseline"/>
                <w:lang w:val="en-US" w:eastAsia="zh-CN"/>
              </w:rPr>
            </w:pPr>
            <w:r>
              <w:rPr>
                <w:rFonts w:hint="eastAsia"/>
                <w:sz w:val="21"/>
                <w:szCs w:val="21"/>
                <w:vertAlign w:val="baseline"/>
                <w:lang w:val="en-US" w:eastAsia="zh-CN"/>
              </w:rPr>
              <w:t>预览/下载/编辑/删除。单击预览可查看已上传模板，单击编辑，步骤与新建模板一致，</w:t>
            </w:r>
            <w:del w:id="1723" w:author="zhoujiansheng" w:date="2025-10-09T16:49:19Z">
              <w:r>
                <w:rPr>
                  <w:rFonts w:hint="eastAsia"/>
                  <w:sz w:val="21"/>
                  <w:szCs w:val="21"/>
                  <w:vertAlign w:val="baseline"/>
                  <w:lang w:val="en-US" w:eastAsia="zh-CN"/>
                </w:rPr>
                <w:delText>已配置内容均可修改</w:delText>
              </w:r>
            </w:del>
            <w:ins w:id="1724" w:author="zhoujiansheng" w:date="2025-10-09T16:49:29Z">
              <w:r>
                <w:rPr>
                  <w:rFonts w:hint="eastAsia"/>
                  <w:lang w:val="en-US" w:eastAsia="zh-CN"/>
                </w:rPr>
                <w:t>已保存的模板，进行再次编辑时，设备类型为不可编辑状态。当删除已导入模板后，设备类型字段可再次编辑。避免模板内容与所归类的信息不一致的问题。</w:t>
              </w:r>
            </w:ins>
            <w:r>
              <w:rPr>
                <w:rFonts w:hint="eastAsia"/>
                <w:sz w:val="21"/>
                <w:szCs w:val="21"/>
                <w:vertAlign w:val="baseline"/>
                <w:lang w:val="en-US" w:eastAsia="zh-CN"/>
              </w:rPr>
              <w:t>单击下载，可直接下载已经导入成功的模板。</w:t>
            </w:r>
          </w:p>
        </w:tc>
      </w:tr>
    </w:tbl>
    <w:p w14:paraId="382F92D3">
      <w:pPr>
        <w:jc w:val="left"/>
        <w:rPr>
          <w:rFonts w:hint="eastAsia"/>
          <w:lang w:val="en-US" w:eastAsia="zh-CN"/>
        </w:rPr>
      </w:pPr>
    </w:p>
    <w:p w14:paraId="3C87F414">
      <w:pPr>
        <w:jc w:val="left"/>
        <w:rPr>
          <w:rFonts w:hint="default"/>
          <w:lang w:val="en-US" w:eastAsia="zh-CN"/>
        </w:rPr>
      </w:pPr>
    </w:p>
    <w:p w14:paraId="17FC1DC9">
      <w:pPr>
        <w:jc w:val="left"/>
        <w:rPr>
          <w:rFonts w:hint="default"/>
          <w:lang w:val="en-US" w:eastAsia="zh-CN"/>
        </w:rPr>
      </w:pPr>
      <w:r>
        <w:rPr>
          <w:rFonts w:hint="eastAsia"/>
          <w:lang w:val="en-US" w:eastAsia="zh-CN"/>
        </w:rPr>
        <w:t>注：单个设备类型的测试模板所包含的告警及信号一般不超过60条。</w:t>
      </w:r>
    </w:p>
    <w:p w14:paraId="137D798A">
      <w:pPr>
        <w:widowControl w:val="0"/>
        <w:numPr>
          <w:ilvl w:val="0"/>
          <w:numId w:val="0"/>
        </w:numPr>
        <w:jc w:val="left"/>
        <w:rPr>
          <w:rFonts w:hint="default"/>
          <w:lang w:val="en-US" w:eastAsia="zh-CN"/>
        </w:rPr>
      </w:pPr>
    </w:p>
    <w:p w14:paraId="1C4A8AF2">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1E4F8695">
      <w:pPr>
        <w:pStyle w:val="5"/>
      </w:pPr>
      <w:bookmarkStart w:id="30" w:name="_Toc24492"/>
      <w:r>
        <w:rPr>
          <w:rFonts w:hint="eastAsia"/>
        </w:rPr>
        <w:t>AIMIOps-</w:t>
      </w:r>
      <w:r>
        <w:rPr>
          <w:rFonts w:hint="eastAsia"/>
          <w:lang w:val="en-US" w:eastAsia="zh-CN"/>
        </w:rPr>
        <w:t>GX-</w:t>
      </w:r>
      <w:r>
        <w:rPr>
          <w:rFonts w:hint="eastAsia"/>
        </w:rPr>
        <w:t>BR-F</w:t>
      </w:r>
      <w:r>
        <w:rPr>
          <w:rFonts w:hint="eastAsia"/>
          <w:lang w:val="en-US" w:eastAsia="zh-CN"/>
        </w:rPr>
        <w:t>-02</w:t>
      </w:r>
      <w:r>
        <w:rPr>
          <w:rFonts w:hint="eastAsia"/>
        </w:rPr>
        <w:t>-</w:t>
      </w:r>
      <w:r>
        <w:rPr>
          <w:rFonts w:hint="eastAsia"/>
          <w:lang w:val="en-US" w:eastAsia="zh-CN"/>
        </w:rPr>
        <w:t>005动环割接管理</w:t>
      </w:r>
      <w:bookmarkEnd w:id="30"/>
    </w:p>
    <w:p w14:paraId="6A209272">
      <w:pPr>
        <w:widowControl w:val="0"/>
        <w:numPr>
          <w:ilvl w:val="0"/>
          <w:numId w:val="0"/>
        </w:numPr>
        <w:jc w:val="left"/>
        <w:rPr>
          <w:rFonts w:hint="default"/>
          <w:lang w:val="en-US" w:eastAsia="zh-CN"/>
        </w:rPr>
      </w:pPr>
      <w:r>
        <w:rPr>
          <w:rFonts w:hint="eastAsia"/>
          <w:lang w:val="en-US" w:eastAsia="zh-CN"/>
        </w:rPr>
        <w:t>割接管理需求详见下面附件。</w:t>
      </w:r>
    </w:p>
    <w:p w14:paraId="6677B0AE">
      <w:pPr>
        <w:widowControl w:val="0"/>
        <w:numPr>
          <w:ilvl w:val="0"/>
          <w:numId w:val="0"/>
        </w:numPr>
        <w:jc w:val="left"/>
        <w:rPr>
          <w:rFonts w:hint="default"/>
          <w:lang w:val="en-US" w:eastAsia="zh-CN"/>
        </w:rPr>
      </w:pPr>
      <w:ins w:id="1725" w:author="zhoujiansheng" w:date="2025-08-20T13:43:39Z"/>
      <w:ins w:id="1726" w:author="zhoujiansheng" w:date="2025-08-20T13:43:39Z"/>
      <w:ins w:id="1727" w:author="zhoujiansheng" w:date="2025-08-20T13:43:39Z"/>
      <w:ins w:id="1728" w:author="zhoujiansheng" w:date="2025-08-20T13:43:39Z">
        <w:r>
          <w:rPr>
            <w:rFonts w:hint="default"/>
            <w:lang w:val="en-US" w:eastAsia="zh-CN"/>
          </w:rPr>
          <w:object>
            <v:shape id="_x0000_i1033" o:spt="75" type="#_x0000_t75" style="height:65.4pt;width:72.6pt;" o:ole="t" filled="f" o:preferrelative="t" stroked="f" coordsize="21600,21600">
              <v:path/>
              <v:fill on="f" focussize="0,0"/>
              <v:stroke on="f"/>
              <v:imagedata r:id="rId36" o:title=""/>
              <o:lock v:ext="edit" aspectratio="t"/>
              <w10:wrap type="none"/>
              <w10:anchorlock/>
            </v:shape>
            <o:OLEObject Type="Embed" ProgID="Word.Document.12" ShapeID="_x0000_i1033" DrawAspect="Icon" ObjectID="_1468075733" r:id="rId35">
              <o:LockedField>false</o:LockedField>
            </o:OLEObject>
          </w:object>
        </w:r>
      </w:ins>
      <w:ins w:id="1730" w:author="zhoujiansheng" w:date="2025-08-20T13:43:39Z"/>
    </w:p>
    <w:p w14:paraId="6131292B">
      <w:pPr>
        <w:widowControl w:val="0"/>
        <w:numPr>
          <w:ilvl w:val="0"/>
          <w:numId w:val="0"/>
        </w:numPr>
        <w:jc w:val="left"/>
        <w:rPr>
          <w:rFonts w:hint="default"/>
          <w:lang w:val="en-US" w:eastAsia="zh-CN"/>
        </w:rPr>
      </w:pPr>
    </w:p>
    <w:p w14:paraId="39DF8D98">
      <w:pPr>
        <w:widowControl w:val="0"/>
        <w:numPr>
          <w:ilvl w:val="0"/>
          <w:numId w:val="0"/>
        </w:numPr>
        <w:jc w:val="left"/>
        <w:rPr>
          <w:rFonts w:hint="default"/>
          <w:lang w:val="en-US" w:eastAsia="zh-CN"/>
        </w:rPr>
      </w:pPr>
    </w:p>
    <w:p w14:paraId="53A58062">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04F94AB9">
      <w:pPr>
        <w:pStyle w:val="4"/>
        <w:bidi w:val="0"/>
        <w:rPr>
          <w:rFonts w:hint="default"/>
          <w:lang w:val="en-US" w:eastAsia="zh-CN"/>
        </w:rPr>
      </w:pPr>
      <w:bookmarkStart w:id="31" w:name="_Toc3871"/>
      <w:r>
        <w:rPr>
          <w:rFonts w:hint="eastAsia"/>
          <w:lang w:val="en-US" w:eastAsia="zh-CN"/>
        </w:rPr>
        <w:t>设备</w:t>
      </w:r>
      <w:bookmarkEnd w:id="31"/>
    </w:p>
    <w:p w14:paraId="39EA41DE">
      <w:pPr>
        <w:pStyle w:val="5"/>
      </w:pPr>
      <w:bookmarkStart w:id="32" w:name="_Toc2336"/>
      <w:r>
        <w:rPr>
          <w:rFonts w:hint="eastAsia"/>
        </w:rPr>
        <w:t>AIMIOps-</w:t>
      </w:r>
      <w:r>
        <w:rPr>
          <w:rFonts w:hint="eastAsia"/>
          <w:lang w:val="en-US" w:eastAsia="zh-CN"/>
        </w:rPr>
        <w:t>GX-</w:t>
      </w:r>
      <w:r>
        <w:rPr>
          <w:rFonts w:hint="eastAsia"/>
        </w:rPr>
        <w:t>BR-F</w:t>
      </w:r>
      <w:r>
        <w:rPr>
          <w:rFonts w:hint="eastAsia"/>
          <w:lang w:val="en-US" w:eastAsia="zh-CN"/>
        </w:rPr>
        <w:t>-03</w:t>
      </w:r>
      <w:r>
        <w:rPr>
          <w:rFonts w:hint="eastAsia"/>
        </w:rPr>
        <w:t>-</w:t>
      </w:r>
      <w:r>
        <w:rPr>
          <w:rFonts w:hint="eastAsia"/>
          <w:lang w:val="en-US" w:eastAsia="zh-CN"/>
        </w:rPr>
        <w:t>001大修更新设备库</w:t>
      </w:r>
      <w:bookmarkEnd w:id="32"/>
    </w:p>
    <w:p w14:paraId="0DF601E4">
      <w:pPr>
        <w:rPr>
          <w:rFonts w:hint="default"/>
          <w:lang w:val="en-US" w:eastAsia="zh-CN"/>
        </w:rPr>
      </w:pPr>
      <w:r>
        <w:rPr>
          <w:rFonts w:hint="eastAsia"/>
          <w:b/>
          <w:bCs/>
          <w:lang w:val="en-US" w:eastAsia="zh-CN"/>
        </w:rPr>
        <w:t>功能位置</w:t>
      </w:r>
      <w:r>
        <w:rPr>
          <w:rFonts w:hint="eastAsia"/>
          <w:lang w:val="en-US" w:eastAsia="zh-CN"/>
        </w:rPr>
        <w:t>：设备——超期服役——大修更新设备库</w:t>
      </w:r>
    </w:p>
    <w:p w14:paraId="538BE189">
      <w:pPr>
        <w:rPr>
          <w:rFonts w:hint="default" w:eastAsia="宋体"/>
          <w:lang w:val="en-US" w:eastAsia="zh-CN"/>
        </w:rPr>
      </w:pPr>
      <w:r>
        <w:rPr>
          <w:rFonts w:hint="eastAsia"/>
          <w:lang w:val="en-US" w:eastAsia="zh-CN"/>
        </w:rPr>
        <w:t>（迁移陕西已上线功能）</w:t>
      </w:r>
    </w:p>
    <w:p w14:paraId="49DC4E1B"/>
    <w:p w14:paraId="4B151D48">
      <w:pPr>
        <w:rPr>
          <w:rFonts w:hint="eastAsia"/>
          <w:lang w:val="en-US" w:eastAsia="zh-CN"/>
        </w:rPr>
      </w:pPr>
      <w:r>
        <w:rPr>
          <w:rFonts w:hint="eastAsia"/>
          <w:lang w:val="en-US" w:eastAsia="zh-CN"/>
        </w:rPr>
        <w:t>迁移过程中，部分逻辑有调整</w:t>
      </w:r>
    </w:p>
    <w:p w14:paraId="7B7A8B4E">
      <w:pPr>
        <w:rPr>
          <w:rFonts w:hint="default"/>
          <w:lang w:val="en-US" w:eastAsia="zh-CN"/>
        </w:rPr>
      </w:pPr>
      <w:r>
        <w:rPr>
          <w:rFonts w:hint="eastAsia"/>
          <w:lang w:val="en-US" w:eastAsia="zh-CN"/>
        </w:rPr>
        <w:t>1、把陕西大修更新判断为是的结合故障次数&gt;10的广西判定为高；其他为是的判定为中；陕西判定为否的，广西为低。（谢著华）</w:t>
      </w:r>
    </w:p>
    <w:p w14:paraId="39918A2B">
      <w:pPr>
        <w:rPr>
          <w:rFonts w:hint="default"/>
          <w:lang w:val="en-US" w:eastAsia="zh-CN"/>
        </w:rPr>
      </w:pPr>
      <w:r>
        <w:rPr>
          <w:rFonts w:hint="eastAsia"/>
          <w:lang w:val="en-US" w:eastAsia="zh-CN"/>
        </w:rPr>
        <w:t>2、关于哪些空调是四遥空调，哪些不是。广西对全量的“普通空调”和“机房专用空调”标记为四遥空调。（周文君）</w:t>
      </w:r>
    </w:p>
    <w:p w14:paraId="67F83C7B">
      <w:pPr>
        <w:rPr>
          <w:rFonts w:hint="default"/>
          <w:lang w:val="en-US" w:eastAsia="zh-CN"/>
        </w:rPr>
      </w:pPr>
    </w:p>
    <w:p w14:paraId="6966500F"/>
    <w:p w14:paraId="43720746">
      <w:pPr>
        <w:rPr>
          <w:rFonts w:hint="default"/>
          <w:lang w:val="en-US" w:eastAsia="zh-CN"/>
        </w:rPr>
      </w:pPr>
    </w:p>
    <w:p w14:paraId="5FBB3557">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7F7450FE">
      <w:pPr>
        <w:pStyle w:val="5"/>
      </w:pPr>
      <w:bookmarkStart w:id="33" w:name="_Toc25793"/>
      <w:r>
        <w:rPr>
          <w:rFonts w:hint="eastAsia"/>
        </w:rPr>
        <w:t>AIMIOps-</w:t>
      </w:r>
      <w:r>
        <w:rPr>
          <w:rFonts w:hint="eastAsia"/>
          <w:lang w:val="en-US" w:eastAsia="zh-CN"/>
        </w:rPr>
        <w:t>GX-</w:t>
      </w:r>
      <w:r>
        <w:rPr>
          <w:rFonts w:hint="eastAsia"/>
        </w:rPr>
        <w:t>BR-F</w:t>
      </w:r>
      <w:r>
        <w:rPr>
          <w:rFonts w:hint="eastAsia"/>
          <w:lang w:val="en-US" w:eastAsia="zh-CN"/>
        </w:rPr>
        <w:t>-03</w:t>
      </w:r>
      <w:r>
        <w:rPr>
          <w:rFonts w:hint="eastAsia"/>
        </w:rPr>
        <w:t>-</w:t>
      </w:r>
      <w:r>
        <w:rPr>
          <w:rFonts w:hint="eastAsia"/>
          <w:lang w:val="en-US" w:eastAsia="zh-CN"/>
        </w:rPr>
        <w:t>002风险等级改造策略</w:t>
      </w:r>
      <w:bookmarkEnd w:id="33"/>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14:paraId="2BB4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3690855F">
            <w:pPr>
              <w:pStyle w:val="16"/>
              <w:rPr>
                <w:sz w:val="22"/>
                <w:szCs w:val="22"/>
              </w:rPr>
            </w:pPr>
            <w:r>
              <w:rPr>
                <w:rFonts w:hint="eastAsia"/>
                <w:sz w:val="22"/>
                <w:szCs w:val="22"/>
              </w:rPr>
              <w:t>用户(Actor)</w:t>
            </w:r>
          </w:p>
        </w:tc>
        <w:tc>
          <w:tcPr>
            <w:tcW w:w="6341" w:type="dxa"/>
            <w:gridSpan w:val="4"/>
            <w:shd w:val="clear" w:color="auto" w:fill="BFBFBF"/>
          </w:tcPr>
          <w:p w14:paraId="676E04B0">
            <w:pPr>
              <w:pStyle w:val="16"/>
              <w:rPr>
                <w:sz w:val="22"/>
                <w:szCs w:val="22"/>
              </w:rPr>
            </w:pPr>
            <w:r>
              <w:rPr>
                <w:rFonts w:hint="eastAsia"/>
                <w:sz w:val="22"/>
                <w:szCs w:val="22"/>
              </w:rPr>
              <w:t>平台</w:t>
            </w:r>
          </w:p>
        </w:tc>
        <w:tc>
          <w:tcPr>
            <w:tcW w:w="995" w:type="dxa"/>
            <w:shd w:val="clear" w:color="auto" w:fill="BFBFBF"/>
          </w:tcPr>
          <w:p w14:paraId="5AB779B6">
            <w:pPr>
              <w:pStyle w:val="16"/>
              <w:rPr>
                <w:sz w:val="22"/>
                <w:szCs w:val="22"/>
              </w:rPr>
            </w:pPr>
            <w:r>
              <w:rPr>
                <w:rFonts w:hint="eastAsia"/>
                <w:sz w:val="22"/>
                <w:szCs w:val="22"/>
              </w:rPr>
              <w:t>版本</w:t>
            </w:r>
          </w:p>
        </w:tc>
        <w:tc>
          <w:tcPr>
            <w:tcW w:w="1504" w:type="dxa"/>
            <w:shd w:val="clear" w:color="auto" w:fill="BFBFBF"/>
          </w:tcPr>
          <w:p w14:paraId="381B79A7">
            <w:pPr>
              <w:pStyle w:val="16"/>
              <w:rPr>
                <w:sz w:val="22"/>
                <w:szCs w:val="22"/>
              </w:rPr>
            </w:pPr>
          </w:p>
        </w:tc>
      </w:tr>
      <w:tr w14:paraId="075A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397E0559">
            <w:pPr>
              <w:pStyle w:val="16"/>
              <w:rPr>
                <w:sz w:val="22"/>
                <w:szCs w:val="22"/>
                <w:highlight w:val="none"/>
              </w:rPr>
            </w:pPr>
            <w:r>
              <w:rPr>
                <w:rFonts w:hint="eastAsia"/>
                <w:sz w:val="22"/>
                <w:szCs w:val="22"/>
                <w:highlight w:val="none"/>
              </w:rPr>
              <w:t>需求</w:t>
            </w:r>
            <w:r>
              <w:rPr>
                <w:sz w:val="22"/>
                <w:szCs w:val="22"/>
                <w:highlight w:val="none"/>
              </w:rPr>
              <w:t>描述</w:t>
            </w:r>
          </w:p>
        </w:tc>
        <w:tc>
          <w:tcPr>
            <w:tcW w:w="8840" w:type="dxa"/>
            <w:gridSpan w:val="6"/>
            <w:shd w:val="clear" w:color="auto" w:fill="auto"/>
          </w:tcPr>
          <w:p w14:paraId="637E3142">
            <w:pPr>
              <w:rPr>
                <w:rFonts w:hint="default"/>
                <w:highlight w:val="none"/>
                <w:lang w:val="en-US" w:eastAsia="zh-CN"/>
              </w:rPr>
            </w:pPr>
            <w:r>
              <w:rPr>
                <w:rFonts w:hint="eastAsia"/>
                <w:highlight w:val="none"/>
                <w:lang w:val="en-US" w:eastAsia="zh-CN"/>
              </w:rPr>
              <w:t>广西版本</w:t>
            </w:r>
          </w:p>
          <w:p w14:paraId="03B2A129">
            <w:pPr>
              <w:rPr>
                <w:rFonts w:hint="eastAsia"/>
                <w:highlight w:val="none"/>
                <w:lang w:val="en-US" w:eastAsia="zh-CN"/>
              </w:rPr>
            </w:pPr>
          </w:p>
          <w:p w14:paraId="77FE827D">
            <w:pPr>
              <w:rPr>
                <w:rFonts w:hint="eastAsia"/>
                <w:b/>
                <w:bCs/>
                <w:sz w:val="24"/>
                <w:szCs w:val="24"/>
                <w:highlight w:val="none"/>
                <w:lang w:val="en-US" w:eastAsia="zh-CN"/>
              </w:rPr>
            </w:pPr>
            <w:r>
              <w:rPr>
                <w:rFonts w:hint="eastAsia"/>
                <w:b/>
                <w:bCs/>
                <w:highlight w:val="none"/>
                <w:lang w:val="en-US" w:eastAsia="zh-CN"/>
              </w:rPr>
              <w:t>一、</w:t>
            </w:r>
            <w:r>
              <w:rPr>
                <w:rFonts w:hint="eastAsia"/>
                <w:b/>
                <w:bCs/>
                <w:sz w:val="24"/>
                <w:szCs w:val="24"/>
                <w:highlight w:val="none"/>
                <w:lang w:val="en-US" w:eastAsia="zh-CN"/>
              </w:rPr>
              <w:t>风险等级策略配置</w:t>
            </w:r>
          </w:p>
          <w:p w14:paraId="36D4DE6B">
            <w:pPr>
              <w:rPr>
                <w:rFonts w:hint="default"/>
                <w:color w:val="auto"/>
                <w:highlight w:val="none"/>
                <w:lang w:val="en-US" w:eastAsia="zh-CN"/>
              </w:rPr>
            </w:pPr>
            <w:r>
              <w:rPr>
                <w:rFonts w:hint="eastAsia"/>
                <w:highlight w:val="none"/>
                <w:lang w:val="en-US" w:eastAsia="zh-CN"/>
              </w:rPr>
              <w:t>1、功能简述：针对</w:t>
            </w:r>
            <w:r>
              <w:rPr>
                <w:rFonts w:hint="eastAsia"/>
                <w:color w:val="auto"/>
                <w:highlight w:val="none"/>
                <w:lang w:val="en-US" w:eastAsia="zh-CN"/>
              </w:rPr>
              <w:t>全量综资动环设备类型从告警、维修和超级服役三个维度进行风险等级配置，风险等级包含四个等级：无风险、低风险、中风险、高风险。</w:t>
            </w:r>
          </w:p>
          <w:p w14:paraId="3244D0CB">
            <w:pPr>
              <w:rPr>
                <w:rFonts w:hint="eastAsia"/>
                <w:color w:val="auto"/>
                <w:highlight w:val="none"/>
                <w:lang w:val="en-US" w:eastAsia="zh-CN"/>
              </w:rPr>
            </w:pPr>
          </w:p>
          <w:p w14:paraId="0066AFAF">
            <w:pPr>
              <w:numPr>
                <w:ilvl w:val="0"/>
                <w:numId w:val="44"/>
              </w:numPr>
              <w:rPr>
                <w:rFonts w:hint="eastAsia"/>
                <w:color w:val="auto"/>
                <w:highlight w:val="none"/>
                <w:lang w:val="en-US" w:eastAsia="zh-CN"/>
              </w:rPr>
            </w:pPr>
            <w:r>
              <w:rPr>
                <w:rFonts w:hint="eastAsia"/>
                <w:color w:val="auto"/>
                <w:highlight w:val="none"/>
                <w:lang w:val="en-US" w:eastAsia="zh-CN"/>
              </w:rPr>
              <w:t>菜单路径：设备→风险等级改造策略→改造策略配置</w:t>
            </w:r>
          </w:p>
          <w:p w14:paraId="61D5645A">
            <w:pPr>
              <w:numPr>
                <w:ilvl w:val="-1"/>
                <w:numId w:val="0"/>
              </w:numPr>
              <w:rPr>
                <w:rFonts w:hint="eastAsia"/>
                <w:color w:val="auto"/>
                <w:highlight w:val="none"/>
                <w:lang w:val="en-US" w:eastAsia="zh-CN"/>
              </w:rPr>
            </w:pPr>
          </w:p>
          <w:p w14:paraId="2AB942C7">
            <w:pPr>
              <w:numPr>
                <w:ilvl w:val="0"/>
                <w:numId w:val="44"/>
              </w:numPr>
              <w:rPr>
                <w:rFonts w:hint="eastAsia"/>
                <w:color w:val="auto"/>
                <w:highlight w:val="none"/>
                <w:lang w:val="en-US" w:eastAsia="zh-CN"/>
              </w:rPr>
            </w:pPr>
            <w:r>
              <w:rPr>
                <w:rFonts w:hint="eastAsia"/>
                <w:color w:val="auto"/>
                <w:highlight w:val="none"/>
                <w:lang w:val="en-US" w:eastAsia="zh-CN"/>
              </w:rPr>
              <w:t>三个维度风险等级配置</w:t>
            </w:r>
          </w:p>
          <w:p w14:paraId="041E696D">
            <w:pPr>
              <w:numPr>
                <w:ilvl w:val="0"/>
                <w:numId w:val="44"/>
              </w:numPr>
              <w:rPr>
                <w:rFonts w:hint="eastAsia"/>
                <w:color w:val="auto"/>
                <w:highlight w:val="none"/>
                <w:lang w:val="en-US" w:eastAsia="zh-CN"/>
              </w:rPr>
            </w:pPr>
            <w:r>
              <w:rPr>
                <w:rFonts w:hint="eastAsia"/>
                <w:color w:val="auto"/>
                <w:highlight w:val="none"/>
                <w:lang w:val="en-US" w:eastAsia="zh-CN"/>
              </w:rPr>
              <w:t>配置权限：仅省级管理员针对全省进行配置，其他管理员仅支持查看结果</w:t>
            </w:r>
          </w:p>
          <w:p w14:paraId="1D784C24">
            <w:pPr>
              <w:numPr>
                <w:ilvl w:val="-1"/>
                <w:numId w:val="0"/>
              </w:numPr>
              <w:rPr>
                <w:rFonts w:hint="eastAsia"/>
                <w:color w:val="auto"/>
                <w:highlight w:val="none"/>
                <w:lang w:val="en-US" w:eastAsia="zh-CN"/>
              </w:rPr>
            </w:pPr>
          </w:p>
          <w:p w14:paraId="14E0F9BE">
            <w:pPr>
              <w:numPr>
                <w:ilvl w:val="-1"/>
                <w:numId w:val="0"/>
              </w:numPr>
              <w:rPr>
                <w:rFonts w:hint="eastAsia"/>
                <w:b/>
                <w:bCs/>
                <w:color w:val="auto"/>
                <w:highlight w:val="none"/>
                <w:lang w:val="en-US" w:eastAsia="zh-CN"/>
              </w:rPr>
            </w:pPr>
            <w:r>
              <w:rPr>
                <w:rFonts w:hint="eastAsia"/>
                <w:b/>
                <w:bCs/>
                <w:color w:val="auto"/>
                <w:highlight w:val="none"/>
                <w:lang w:val="en-US" w:eastAsia="zh-CN"/>
              </w:rPr>
              <w:t>告警风险等级配置</w:t>
            </w:r>
          </w:p>
          <w:p w14:paraId="47749F91">
            <w:pPr>
              <w:numPr>
                <w:ilvl w:val="0"/>
                <w:numId w:val="45"/>
              </w:numPr>
              <w:rPr>
                <w:rFonts w:hint="eastAsia"/>
                <w:color w:val="auto"/>
                <w:highlight w:val="none"/>
                <w:lang w:val="en-US" w:eastAsia="zh-CN"/>
              </w:rPr>
            </w:pPr>
            <w:r>
              <w:rPr>
                <w:rFonts w:hint="eastAsia"/>
                <w:color w:val="auto"/>
                <w:highlight w:val="none"/>
                <w:lang w:val="en-US" w:eastAsia="zh-CN"/>
              </w:rPr>
              <w:t>页面展示：展示新增按钮、删除按钮和配置详情。</w:t>
            </w:r>
          </w:p>
          <w:p w14:paraId="33976C8C">
            <w:pPr>
              <w:numPr>
                <w:ilvl w:val="0"/>
                <w:numId w:val="46"/>
              </w:numPr>
              <w:ind w:left="330"/>
              <w:rPr>
                <w:rFonts w:hint="eastAsia" w:cs="Times New Roman"/>
                <w:i w:val="0"/>
                <w:iCs w:val="0"/>
                <w:caps w:val="0"/>
                <w:color w:val="auto"/>
                <w:spacing w:val="0"/>
                <w:sz w:val="22"/>
                <w:szCs w:val="22"/>
                <w:highlight w:val="none"/>
                <w:lang w:val="en-US" w:eastAsia="zh-CN"/>
              </w:rPr>
            </w:pPr>
            <w:r>
              <w:rPr>
                <w:rFonts w:hint="eastAsia"/>
                <w:color w:val="auto"/>
                <w:highlight w:val="none"/>
                <w:lang w:val="en-US" w:eastAsia="zh-CN"/>
              </w:rPr>
              <w:t>新增按钮：点击可进入到</w:t>
            </w:r>
            <w:r>
              <w:rPr>
                <w:rFonts w:hint="eastAsia" w:ascii="Calibri" w:hAnsi="Calibri" w:eastAsia="宋体" w:cs="Times New Roman"/>
                <w:i w:val="0"/>
                <w:iCs w:val="0"/>
                <w:caps w:val="0"/>
                <w:color w:val="auto"/>
                <w:spacing w:val="0"/>
                <w:sz w:val="22"/>
                <w:szCs w:val="22"/>
                <w:highlight w:val="none"/>
              </w:rPr>
              <w:t>新增告警风险等级</w:t>
            </w:r>
            <w:r>
              <w:rPr>
                <w:rFonts w:hint="eastAsia" w:cs="Times New Roman"/>
                <w:i w:val="0"/>
                <w:iCs w:val="0"/>
                <w:caps w:val="0"/>
                <w:color w:val="auto"/>
                <w:spacing w:val="0"/>
                <w:sz w:val="22"/>
                <w:szCs w:val="22"/>
                <w:highlight w:val="none"/>
                <w:lang w:val="en-US" w:eastAsia="zh-CN"/>
              </w:rPr>
              <w:t>页面。</w:t>
            </w:r>
          </w:p>
          <w:p w14:paraId="5C0B1B10">
            <w:pPr>
              <w:numPr>
                <w:ilvl w:val="0"/>
                <w:numId w:val="46"/>
              </w:numPr>
              <w:ind w:left="330"/>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删除按钮：可对已配置的告警风险等级配置信息进行批量或单条删除；</w:t>
            </w:r>
            <w:r>
              <w:rPr>
                <w:rFonts w:hint="eastAsia"/>
                <w:highlight w:val="none"/>
                <w:lang w:val="en-US" w:eastAsia="zh-CN"/>
              </w:rPr>
              <w:t>删除成功后，页面不展示告警风险等级信息，取消删除，页面展示告警风险等级信息；</w:t>
            </w:r>
            <w:r>
              <w:rPr>
                <w:rFonts w:hint="eastAsia" w:cs="Times New Roman"/>
                <w:i w:val="0"/>
                <w:iCs w:val="0"/>
                <w:caps w:val="0"/>
                <w:spacing w:val="0"/>
                <w:sz w:val="22"/>
                <w:szCs w:val="22"/>
                <w:highlight w:val="none"/>
                <w:lang w:val="en-US" w:eastAsia="zh-CN"/>
              </w:rPr>
              <w:t>批量删除时，告警风险等级配置信息</w:t>
            </w:r>
            <w:r>
              <w:rPr>
                <w:rFonts w:hint="eastAsia"/>
                <w:color w:val="auto"/>
                <w:sz w:val="22"/>
                <w:szCs w:val="22"/>
                <w:highlight w:val="none"/>
                <w:lang w:val="en-US" w:eastAsia="zh-CN"/>
              </w:rPr>
              <w:t>处于生效状态下复选框置灰不可选。</w:t>
            </w:r>
          </w:p>
          <w:p w14:paraId="0A53869C">
            <w:pPr>
              <w:numPr>
                <w:ilvl w:val="0"/>
                <w:numId w:val="46"/>
              </w:numPr>
              <w:ind w:left="330"/>
              <w:rPr>
                <w:rFonts w:hint="eastAsia"/>
                <w:highlight w:val="none"/>
                <w:lang w:val="en-US" w:eastAsia="zh-CN"/>
              </w:rPr>
            </w:pPr>
            <w:r>
              <w:rPr>
                <w:rFonts w:hint="eastAsia"/>
                <w:color w:val="auto"/>
                <w:sz w:val="22"/>
                <w:szCs w:val="22"/>
                <w:highlight w:val="none"/>
                <w:lang w:val="en-US" w:eastAsia="zh-CN"/>
              </w:rPr>
              <w:t>配置详情：</w:t>
            </w:r>
            <w:r>
              <w:rPr>
                <w:rFonts w:hint="eastAsia"/>
                <w:highlight w:val="none"/>
                <w:lang w:val="en-US" w:eastAsia="zh-CN"/>
              </w:rPr>
              <w:t>配置页面若无配置信息，页面提示“</w:t>
            </w:r>
            <w:r>
              <w:rPr>
                <w:rFonts w:hint="eastAsia" w:ascii="Calibri" w:hAnsi="Calibri" w:eastAsia="宋体" w:cs="Times New Roman"/>
                <w:i w:val="0"/>
                <w:iCs w:val="0"/>
                <w:caps w:val="0"/>
                <w:color w:val="auto"/>
                <w:spacing w:val="0"/>
                <w:sz w:val="22"/>
                <w:szCs w:val="22"/>
                <w:highlight w:val="none"/>
              </w:rPr>
              <w:t>暂未配置告警风险等级，请</w:t>
            </w:r>
            <w:r>
              <w:rPr>
                <w:rFonts w:hint="eastAsia" w:ascii="Calibri" w:hAnsi="Calibri" w:eastAsia="宋体" w:cs="Times New Roman"/>
                <w:i w:val="0"/>
                <w:iCs w:val="0"/>
                <w:caps w:val="0"/>
                <w:color w:val="0000FF"/>
                <w:spacing w:val="0"/>
                <w:sz w:val="22"/>
                <w:szCs w:val="22"/>
                <w:highlight w:val="none"/>
              </w:rPr>
              <w:t>新增</w:t>
            </w:r>
            <w:r>
              <w:rPr>
                <w:rFonts w:hint="eastAsia"/>
                <w:highlight w:val="none"/>
                <w:lang w:val="en-US" w:eastAsia="zh-CN"/>
              </w:rPr>
              <w:t>”，新增为蓝色字体展示，点击可进入</w:t>
            </w:r>
            <w:r>
              <w:rPr>
                <w:rFonts w:hint="eastAsia" w:ascii="Calibri" w:hAnsi="Calibri" w:eastAsia="宋体" w:cs="Times New Roman"/>
                <w:i w:val="0"/>
                <w:iCs w:val="0"/>
                <w:caps w:val="0"/>
                <w:spacing w:val="0"/>
                <w:sz w:val="22"/>
                <w:szCs w:val="22"/>
                <w:highlight w:val="none"/>
              </w:rPr>
              <w:t>新增告警风险等级</w:t>
            </w:r>
            <w:r>
              <w:rPr>
                <w:rFonts w:hint="eastAsia" w:cs="Times New Roman"/>
                <w:i w:val="0"/>
                <w:iCs w:val="0"/>
                <w:caps w:val="0"/>
                <w:spacing w:val="0"/>
                <w:sz w:val="22"/>
                <w:szCs w:val="22"/>
                <w:highlight w:val="none"/>
                <w:lang w:val="en-US" w:eastAsia="zh-CN"/>
              </w:rPr>
              <w:t>配置页面；</w:t>
            </w:r>
            <w:r>
              <w:rPr>
                <w:rFonts w:hint="eastAsia"/>
                <w:highlight w:val="none"/>
                <w:lang w:val="en-US" w:eastAsia="zh-CN"/>
              </w:rPr>
              <w:t>若有配置信息，则按配置时间倒正序排序（配置创建时间）。</w:t>
            </w:r>
          </w:p>
          <w:p w14:paraId="60244971">
            <w:pPr>
              <w:numPr>
                <w:ilvl w:val="-1"/>
                <w:numId w:val="0"/>
              </w:numPr>
              <w:rPr>
                <w:rFonts w:hint="default"/>
                <w:color w:val="auto"/>
                <w:highlight w:val="none"/>
                <w:lang w:val="en-US" w:eastAsia="zh-CN"/>
              </w:rPr>
            </w:pPr>
          </w:p>
          <w:p w14:paraId="7CC40DD8">
            <w:pPr>
              <w:numPr>
                <w:ilvl w:val="0"/>
                <w:numId w:val="45"/>
              </w:numPr>
              <w:rPr>
                <w:rFonts w:hint="eastAsia"/>
                <w:color w:val="auto"/>
                <w:highlight w:val="none"/>
                <w:lang w:val="en-US" w:eastAsia="zh-CN"/>
              </w:rPr>
            </w:pPr>
            <w:r>
              <w:rPr>
                <w:rFonts w:hint="eastAsia"/>
                <w:color w:val="auto"/>
                <w:highlight w:val="none"/>
                <w:lang w:val="en-US" w:eastAsia="zh-CN"/>
              </w:rPr>
              <w:t>配置规则：</w:t>
            </w:r>
          </w:p>
          <w:p w14:paraId="7DAAC0BD">
            <w:pPr>
              <w:numPr>
                <w:ilvl w:val="0"/>
                <w:numId w:val="47"/>
              </w:numPr>
              <w:ind w:firstLine="440" w:firstLineChars="200"/>
              <w:rPr>
                <w:rFonts w:hint="eastAsia"/>
                <w:color w:val="auto"/>
                <w:highlight w:val="none"/>
                <w:lang w:val="en-US" w:eastAsia="zh-CN"/>
              </w:rPr>
            </w:pPr>
            <w:r>
              <w:rPr>
                <w:rFonts w:hint="eastAsia"/>
                <w:color w:val="auto"/>
                <w:highlight w:val="none"/>
                <w:lang w:val="en-US" w:eastAsia="zh-CN"/>
              </w:rPr>
              <w:t>同一设备类型可配置多条告警风险等级配置，告警名称可选择所有告警名称，告警名称至少选择一条；告警次数展示为上限值；告警风险等级由同一</w:t>
            </w:r>
            <w:r>
              <w:rPr>
                <w:rFonts w:hint="default"/>
                <w:color w:val="auto"/>
                <w:highlight w:val="none"/>
                <w:lang w:val="en-US" w:eastAsia="zh-CN"/>
              </w:rPr>
              <w:t>设备类型</w:t>
            </w:r>
            <w:r>
              <w:rPr>
                <w:rFonts w:hint="eastAsia"/>
                <w:color w:val="auto"/>
                <w:highlight w:val="none"/>
                <w:lang w:val="en-US" w:eastAsia="zh-CN"/>
              </w:rPr>
              <w:t>配置方案的所有告警名称的告警次数之和所决定。</w:t>
            </w:r>
          </w:p>
          <w:p w14:paraId="3A7E90D8">
            <w:pPr>
              <w:pStyle w:val="16"/>
              <w:rPr>
                <w:rFonts w:hint="default" w:eastAsia="宋体"/>
                <w:color w:val="auto"/>
                <w:lang w:val="en-US" w:eastAsia="zh-CN"/>
              </w:rPr>
            </w:pPr>
            <w:r>
              <w:rPr>
                <w:rFonts w:hint="eastAsia"/>
                <w:color w:val="auto"/>
                <w:lang w:val="en-US" w:eastAsia="zh-CN"/>
              </w:rPr>
              <w:t>同一设备类型对应的等级配置，只允许生效一条。</w:t>
            </w:r>
          </w:p>
          <w:p w14:paraId="50ED941B">
            <w:pPr>
              <w:numPr>
                <w:ilvl w:val="-1"/>
                <w:numId w:val="0"/>
              </w:numPr>
              <w:rPr>
                <w:rFonts w:hint="default"/>
                <w:color w:val="auto"/>
                <w:highlight w:val="none"/>
                <w:lang w:val="en-US" w:eastAsia="zh-CN"/>
              </w:rPr>
            </w:pPr>
          </w:p>
          <w:p w14:paraId="64A7A9FE">
            <w:pPr>
              <w:numPr>
                <w:ilvl w:val="-1"/>
                <w:numId w:val="0"/>
              </w:numPr>
              <w:rPr>
                <w:rFonts w:hint="eastAsia"/>
                <w:color w:val="auto"/>
                <w:highlight w:val="none"/>
                <w:lang w:val="en-US" w:eastAsia="zh-CN"/>
              </w:rPr>
            </w:pPr>
          </w:p>
          <w:p w14:paraId="605D0038">
            <w:pPr>
              <w:numPr>
                <w:ilvl w:val="0"/>
                <w:numId w:val="47"/>
              </w:numPr>
              <w:ind w:firstLine="440" w:firstLineChars="200"/>
              <w:rPr>
                <w:rFonts w:hint="eastAsia"/>
                <w:color w:val="auto"/>
                <w:highlight w:val="none"/>
                <w:lang w:val="en-US" w:eastAsia="zh-CN"/>
              </w:rPr>
            </w:pPr>
            <w:r>
              <w:rPr>
                <w:rFonts w:hint="eastAsia"/>
                <w:color w:val="auto"/>
                <w:highlight w:val="none"/>
                <w:lang w:val="en-US" w:eastAsia="zh-CN"/>
              </w:rPr>
              <w:t>在告警风险等级配置页面，点击新增配置，进入</w:t>
            </w:r>
            <w:r>
              <w:rPr>
                <w:rFonts w:hint="eastAsia" w:ascii="Calibri" w:hAnsi="Calibri" w:eastAsia="宋体" w:cs="Times New Roman"/>
                <w:i w:val="0"/>
                <w:iCs w:val="0"/>
                <w:caps w:val="0"/>
                <w:color w:val="auto"/>
                <w:spacing w:val="0"/>
                <w:sz w:val="22"/>
                <w:szCs w:val="22"/>
                <w:highlight w:val="none"/>
              </w:rPr>
              <w:t>新增告警风险等级</w:t>
            </w:r>
            <w:r>
              <w:rPr>
                <w:rFonts w:hint="eastAsia"/>
                <w:color w:val="auto"/>
                <w:highlight w:val="none"/>
                <w:lang w:val="en-US" w:eastAsia="zh-CN"/>
              </w:rPr>
              <w:t>页面，页面展示：</w:t>
            </w:r>
          </w:p>
          <w:p w14:paraId="32352F6A">
            <w:pPr>
              <w:numPr>
                <w:ilvl w:val="-1"/>
                <w:numId w:val="0"/>
              </w:numPr>
              <w:ind w:firstLine="440" w:firstLineChars="200"/>
              <w:rPr>
                <w:rFonts w:hint="eastAsia" w:ascii="Calibri" w:hAnsi="Calibri" w:eastAsia="宋体" w:cs="Times New Roman"/>
                <w:b/>
                <w:bCs/>
                <w:i w:val="0"/>
                <w:iCs w:val="0"/>
                <w:caps w:val="0"/>
                <w:color w:val="auto"/>
                <w:spacing w:val="0"/>
                <w:sz w:val="22"/>
                <w:szCs w:val="22"/>
                <w:highlight w:val="none"/>
              </w:rPr>
            </w:pPr>
            <w:r>
              <w:rPr>
                <w:rFonts w:hint="eastAsia"/>
                <w:color w:val="auto"/>
                <w:highlight w:val="none"/>
                <w:lang w:val="en-US" w:eastAsia="zh-CN"/>
              </w:rPr>
              <w:t>【页面标题】</w:t>
            </w:r>
            <w:r>
              <w:rPr>
                <w:rFonts w:hint="eastAsia" w:ascii="Calibri" w:hAnsi="Calibri" w:eastAsia="宋体" w:cs="Times New Roman"/>
                <w:b/>
                <w:bCs/>
                <w:i w:val="0"/>
                <w:iCs w:val="0"/>
                <w:caps w:val="0"/>
                <w:color w:val="auto"/>
                <w:spacing w:val="0"/>
                <w:sz w:val="22"/>
                <w:szCs w:val="22"/>
                <w:highlight w:val="none"/>
              </w:rPr>
              <w:t>新增告警风险等级</w:t>
            </w:r>
          </w:p>
          <w:p w14:paraId="201B5E9C">
            <w:pPr>
              <w:numPr>
                <w:ilvl w:val="-1"/>
                <w:numId w:val="0"/>
              </w:numPr>
              <w:ind w:firstLine="440" w:firstLineChars="200"/>
              <w:rPr>
                <w:rFonts w:hint="default" w:ascii="Calibri" w:hAnsi="Calibri" w:eastAsia="宋体" w:cs="Times New Roman"/>
                <w:b/>
                <w:bCs/>
                <w:i w:val="0"/>
                <w:iCs w:val="0"/>
                <w:caps w:val="0"/>
                <w:color w:val="auto"/>
                <w:spacing w:val="0"/>
                <w:sz w:val="22"/>
                <w:szCs w:val="22"/>
                <w:highlight w:val="none"/>
              </w:rPr>
            </w:pPr>
            <w:r>
              <w:rPr>
                <w:rFonts w:hint="eastAsia" w:cs="Times New Roman"/>
                <w:i w:val="0"/>
                <w:iCs w:val="0"/>
                <w:caps w:val="0"/>
                <w:color w:val="auto"/>
                <w:spacing w:val="0"/>
                <w:sz w:val="22"/>
                <w:szCs w:val="22"/>
                <w:highlight w:val="none"/>
                <w:lang w:val="en-US" w:eastAsia="zh-CN"/>
              </w:rPr>
              <w:t>【统计频次】必填，下拉可选则月、季度、年。选择月，统计结果展示前一天往前推一月的数据；选择季度，统计结果展示前一天往前推三个月的数据；选择年，统计结果展示前一天往前推一年的数据。</w:t>
            </w:r>
          </w:p>
          <w:p w14:paraId="32870E2D">
            <w:pPr>
              <w:numPr>
                <w:ilvl w:val="-1"/>
                <w:numId w:val="0"/>
              </w:numPr>
              <w:ind w:firstLine="440" w:firstLineChars="200"/>
              <w:rPr>
                <w:rFonts w:hint="default" w:ascii="Calibri" w:hAnsi="Calibri" w:eastAsia="宋体" w:cs="Times New Roman"/>
                <w:i w:val="0"/>
                <w:iCs w:val="0"/>
                <w:caps w:val="0"/>
                <w:color w:val="auto"/>
                <w:spacing w:val="0"/>
                <w:sz w:val="22"/>
                <w:szCs w:val="22"/>
                <w:highlight w:val="none"/>
                <w:lang w:val="en-US" w:eastAsia="zh-CN"/>
              </w:rPr>
            </w:pPr>
            <w:r>
              <w:rPr>
                <w:rFonts w:hint="eastAsia" w:cs="Times New Roman"/>
                <w:i w:val="0"/>
                <w:iCs w:val="0"/>
                <w:caps w:val="0"/>
                <w:color w:val="auto"/>
                <w:spacing w:val="0"/>
                <w:sz w:val="22"/>
                <w:szCs w:val="22"/>
                <w:highlight w:val="none"/>
                <w:lang w:val="en-US" w:eastAsia="zh-CN"/>
              </w:rPr>
              <w:t>【</w:t>
            </w:r>
            <w:r>
              <w:rPr>
                <w:rFonts w:hint="eastAsia" w:ascii="Calibri" w:hAnsi="Calibri" w:eastAsia="宋体" w:cs="Times New Roman"/>
                <w:i w:val="0"/>
                <w:iCs w:val="0"/>
                <w:caps w:val="0"/>
                <w:color w:val="auto"/>
                <w:spacing w:val="0"/>
                <w:sz w:val="22"/>
                <w:szCs w:val="22"/>
                <w:highlight w:val="none"/>
                <w:lang w:val="en-US" w:eastAsia="zh-CN"/>
              </w:rPr>
              <w:t>设备类型</w:t>
            </w:r>
            <w:r>
              <w:rPr>
                <w:rFonts w:hint="eastAsia" w:cs="Times New Roman"/>
                <w:i w:val="0"/>
                <w:iCs w:val="0"/>
                <w:caps w:val="0"/>
                <w:color w:val="auto"/>
                <w:spacing w:val="0"/>
                <w:sz w:val="22"/>
                <w:szCs w:val="22"/>
                <w:highlight w:val="none"/>
                <w:lang w:val="en-US" w:eastAsia="zh-CN"/>
              </w:rPr>
              <w:t>】</w:t>
            </w:r>
            <w:r>
              <w:rPr>
                <w:rFonts w:hint="eastAsia"/>
                <w:color w:val="auto"/>
                <w:sz w:val="22"/>
                <w:szCs w:val="22"/>
                <w:highlight w:val="none"/>
                <w:lang w:val="en-US" w:eastAsia="zh-CN"/>
              </w:rPr>
              <w:t>必填，下拉展示所有设备类型，仅支持单选；支持模糊查询</w:t>
            </w:r>
            <w:ins w:id="1731" w:author="zhoujiansheng" w:date="2025-08-19T10:30:44Z">
              <w:r>
                <w:rPr>
                  <w:rFonts w:hint="eastAsia"/>
                  <w:color w:val="auto"/>
                  <w:sz w:val="22"/>
                  <w:szCs w:val="22"/>
                  <w:highlight w:val="none"/>
                  <w:lang w:val="en-US" w:eastAsia="zh-CN"/>
                </w:rPr>
                <w:t>。</w:t>
              </w:r>
            </w:ins>
            <w:ins w:id="1732" w:author="zhoujiansheng" w:date="2025-08-19T10:30:45Z">
              <w:r>
                <w:rPr>
                  <w:rFonts w:hint="eastAsia"/>
                  <w:color w:val="auto"/>
                  <w:sz w:val="22"/>
                  <w:szCs w:val="22"/>
                  <w:highlight w:val="none"/>
                  <w:lang w:val="en-US" w:eastAsia="zh-CN"/>
                </w:rPr>
                <w:t>设备</w:t>
              </w:r>
            </w:ins>
            <w:ins w:id="1733" w:author="zhoujiansheng" w:date="2025-08-19T10:30:46Z">
              <w:r>
                <w:rPr>
                  <w:rFonts w:hint="eastAsia"/>
                  <w:color w:val="auto"/>
                  <w:sz w:val="22"/>
                  <w:szCs w:val="22"/>
                  <w:highlight w:val="none"/>
                  <w:lang w:val="en-US" w:eastAsia="zh-CN"/>
                </w:rPr>
                <w:t>类型</w:t>
              </w:r>
            </w:ins>
            <w:ins w:id="1734" w:author="zhoujiansheng" w:date="2025-08-19T10:30:48Z">
              <w:r>
                <w:rPr>
                  <w:rFonts w:hint="eastAsia"/>
                  <w:color w:val="auto"/>
                  <w:sz w:val="22"/>
                  <w:szCs w:val="22"/>
                  <w:highlight w:val="none"/>
                  <w:lang w:val="en-US" w:eastAsia="zh-CN"/>
                </w:rPr>
                <w:t>取</w:t>
              </w:r>
            </w:ins>
            <w:ins w:id="1735" w:author="zhoujiansheng" w:date="2025-08-19T10:30:50Z">
              <w:r>
                <w:rPr>
                  <w:rFonts w:hint="eastAsia"/>
                  <w:color w:val="auto"/>
                  <w:sz w:val="22"/>
                  <w:szCs w:val="22"/>
                  <w:highlight w:val="none"/>
                  <w:lang w:val="en-US" w:eastAsia="zh-CN"/>
                </w:rPr>
                <w:t>综资</w:t>
              </w:r>
            </w:ins>
            <w:ins w:id="1736" w:author="zhoujiansheng" w:date="2025-08-19T10:30:51Z">
              <w:r>
                <w:rPr>
                  <w:rFonts w:hint="eastAsia"/>
                  <w:color w:val="auto"/>
                  <w:sz w:val="22"/>
                  <w:szCs w:val="22"/>
                  <w:highlight w:val="none"/>
                  <w:lang w:val="en-US" w:eastAsia="zh-CN"/>
                </w:rPr>
                <w:t>设备</w:t>
              </w:r>
            </w:ins>
            <w:ins w:id="1737" w:author="zhoujiansheng" w:date="2025-08-19T10:30:52Z">
              <w:r>
                <w:rPr>
                  <w:rFonts w:hint="eastAsia"/>
                  <w:color w:val="auto"/>
                  <w:sz w:val="22"/>
                  <w:szCs w:val="22"/>
                  <w:highlight w:val="none"/>
                  <w:lang w:val="en-US" w:eastAsia="zh-CN"/>
                </w:rPr>
                <w:t>类型</w:t>
              </w:r>
            </w:ins>
            <w:ins w:id="1738" w:author="zhoujiansheng" w:date="2025-08-19T10:30:53Z">
              <w:r>
                <w:rPr>
                  <w:rFonts w:hint="eastAsia"/>
                  <w:color w:val="auto"/>
                  <w:sz w:val="22"/>
                  <w:szCs w:val="22"/>
                  <w:highlight w:val="none"/>
                  <w:lang w:val="en-US" w:eastAsia="zh-CN"/>
                </w:rPr>
                <w:t>。</w:t>
              </w:r>
            </w:ins>
            <w:ins w:id="1739" w:author="zhoujiansheng" w:date="2025-08-19T10:30:54Z">
              <w:r>
                <w:rPr>
                  <w:rFonts w:hint="eastAsia"/>
                  <w:color w:val="auto"/>
                  <w:sz w:val="22"/>
                  <w:szCs w:val="22"/>
                  <w:highlight w:val="none"/>
                  <w:lang w:val="en-US" w:eastAsia="zh-CN"/>
                </w:rPr>
                <w:t>综资</w:t>
              </w:r>
            </w:ins>
            <w:ins w:id="1740" w:author="zhoujiansheng" w:date="2025-08-19T10:30:55Z">
              <w:r>
                <w:rPr>
                  <w:rFonts w:hint="eastAsia"/>
                  <w:color w:val="auto"/>
                  <w:sz w:val="22"/>
                  <w:szCs w:val="22"/>
                  <w:highlight w:val="none"/>
                  <w:lang w:val="en-US" w:eastAsia="zh-CN"/>
                </w:rPr>
                <w:t>设备</w:t>
              </w:r>
            </w:ins>
            <w:ins w:id="1741" w:author="zhoujiansheng" w:date="2025-08-19T10:30:59Z">
              <w:r>
                <w:rPr>
                  <w:rFonts w:hint="eastAsia"/>
                  <w:color w:val="auto"/>
                  <w:sz w:val="22"/>
                  <w:szCs w:val="22"/>
                  <w:highlight w:val="none"/>
                  <w:lang w:val="en-US" w:eastAsia="zh-CN"/>
                </w:rPr>
                <w:t>类型</w:t>
              </w:r>
            </w:ins>
            <w:ins w:id="1742" w:author="zhoujiansheng" w:date="2025-08-19T10:31:01Z">
              <w:r>
                <w:rPr>
                  <w:rFonts w:hint="eastAsia"/>
                  <w:color w:val="auto"/>
                  <w:sz w:val="22"/>
                  <w:szCs w:val="22"/>
                  <w:highlight w:val="none"/>
                  <w:lang w:val="en-US" w:eastAsia="zh-CN"/>
                </w:rPr>
                <w:t>与</w:t>
              </w:r>
            </w:ins>
            <w:ins w:id="1743" w:author="zhoujiansheng" w:date="2025-08-19T10:31:02Z">
              <w:r>
                <w:rPr>
                  <w:rFonts w:hint="eastAsia"/>
                  <w:color w:val="auto"/>
                  <w:sz w:val="22"/>
                  <w:szCs w:val="22"/>
                  <w:highlight w:val="none"/>
                  <w:lang w:val="en-US" w:eastAsia="zh-CN"/>
                </w:rPr>
                <w:t>动环</w:t>
              </w:r>
            </w:ins>
            <w:ins w:id="1744" w:author="zhoujiansheng" w:date="2025-08-19T10:31:04Z">
              <w:r>
                <w:rPr>
                  <w:rFonts w:hint="eastAsia"/>
                  <w:color w:val="auto"/>
                  <w:sz w:val="22"/>
                  <w:szCs w:val="22"/>
                  <w:highlight w:val="none"/>
                  <w:lang w:val="en-US" w:eastAsia="zh-CN"/>
                </w:rPr>
                <w:t>设备</w:t>
              </w:r>
            </w:ins>
            <w:ins w:id="1745" w:author="zhoujiansheng" w:date="2025-08-19T10:31:06Z">
              <w:r>
                <w:rPr>
                  <w:rFonts w:hint="eastAsia"/>
                  <w:color w:val="auto"/>
                  <w:sz w:val="22"/>
                  <w:szCs w:val="22"/>
                  <w:highlight w:val="none"/>
                  <w:lang w:val="en-US" w:eastAsia="zh-CN"/>
                </w:rPr>
                <w:t>类型</w:t>
              </w:r>
            </w:ins>
            <w:ins w:id="1746" w:author="zhoujiansheng" w:date="2025-08-19T10:31:15Z">
              <w:r>
                <w:rPr>
                  <w:rFonts w:hint="eastAsia"/>
                  <w:color w:val="auto"/>
                  <w:sz w:val="22"/>
                  <w:szCs w:val="22"/>
                  <w:highlight w:val="none"/>
                  <w:lang w:val="en-US" w:eastAsia="zh-CN"/>
                </w:rPr>
                <w:t>对应</w:t>
              </w:r>
            </w:ins>
            <w:ins w:id="1747" w:author="zhoujiansheng" w:date="2025-08-19T10:31:16Z">
              <w:r>
                <w:rPr>
                  <w:rFonts w:hint="eastAsia"/>
                  <w:color w:val="auto"/>
                  <w:sz w:val="22"/>
                  <w:szCs w:val="22"/>
                  <w:highlight w:val="none"/>
                  <w:lang w:val="en-US" w:eastAsia="zh-CN"/>
                </w:rPr>
                <w:t>关系</w:t>
              </w:r>
            </w:ins>
            <w:ins w:id="1748" w:author="zhoujiansheng" w:date="2025-08-19T10:31:17Z">
              <w:r>
                <w:rPr>
                  <w:rFonts w:hint="eastAsia"/>
                  <w:color w:val="auto"/>
                  <w:sz w:val="22"/>
                  <w:szCs w:val="22"/>
                  <w:highlight w:val="none"/>
                  <w:lang w:val="en-US" w:eastAsia="zh-CN"/>
                </w:rPr>
                <w:t>表</w:t>
              </w:r>
            </w:ins>
            <w:ins w:id="1749" w:author="zhoujiansheng" w:date="2025-08-19T10:31:20Z">
              <w:r>
                <w:rPr>
                  <w:rFonts w:hint="eastAsia"/>
                  <w:color w:val="auto"/>
                  <w:sz w:val="22"/>
                  <w:szCs w:val="22"/>
                  <w:highlight w:val="none"/>
                  <w:lang w:val="en-US" w:eastAsia="zh-CN"/>
                </w:rPr>
                <w:t>参考</w:t>
              </w:r>
            </w:ins>
            <w:ins w:id="1750" w:author="zhoujiansheng" w:date="2025-08-19T11:12:10Z">
              <w:r>
                <w:rPr>
                  <w:rFonts w:hint="eastAsia"/>
                  <w:b/>
                  <w:bCs/>
                  <w:color w:val="auto"/>
                  <w:sz w:val="22"/>
                  <w:szCs w:val="22"/>
                  <w:highlight w:val="none"/>
                  <w:lang w:val="en-US" w:eastAsia="zh-CN"/>
                </w:rPr>
                <w:fldChar w:fldCharType="begin"/>
              </w:r>
            </w:ins>
            <w:ins w:id="1751" w:author="zhoujiansheng" w:date="2025-08-19T11:12:10Z">
              <w:r>
                <w:rPr>
                  <w:rFonts w:hint="eastAsia"/>
                  <w:b/>
                  <w:bCs/>
                  <w:color w:val="auto"/>
                  <w:sz w:val="22"/>
                  <w:szCs w:val="22"/>
                  <w:highlight w:val="none"/>
                  <w:lang w:val="en-US" w:eastAsia="zh-CN"/>
                </w:rPr>
                <w:instrText xml:space="preserve"> REF _Ref4969 \h </w:instrText>
              </w:r>
            </w:ins>
            <w:ins w:id="1752" w:author="zhoujiansheng" w:date="2025-08-19T11:12:10Z">
              <w:r>
                <w:rPr>
                  <w:rFonts w:hint="eastAsia"/>
                  <w:b/>
                  <w:bCs/>
                  <w:color w:val="auto"/>
                  <w:sz w:val="22"/>
                  <w:szCs w:val="22"/>
                  <w:highlight w:val="none"/>
                  <w:lang w:val="en-US" w:eastAsia="zh-CN"/>
                </w:rPr>
                <w:fldChar w:fldCharType="separate"/>
              </w:r>
            </w:ins>
            <w:ins w:id="1753" w:author="zhoujiansheng" w:date="2025-08-19T11:12:10Z">
              <w:r>
                <w:rPr>
                  <w:rFonts w:hint="eastAsia"/>
                  <w:b/>
                  <w:bCs/>
                  <w:lang w:val="en-US" w:eastAsia="zh-CN"/>
                </w:rPr>
                <w:t>附录1：动环设备类型与综资设备类型对应关系表</w:t>
              </w:r>
            </w:ins>
            <w:ins w:id="1754" w:author="zhoujiansheng" w:date="2025-08-19T11:12:10Z">
              <w:r>
                <w:rPr>
                  <w:rFonts w:hint="eastAsia"/>
                  <w:b/>
                  <w:bCs/>
                  <w:color w:val="auto"/>
                  <w:sz w:val="22"/>
                  <w:szCs w:val="22"/>
                  <w:highlight w:val="none"/>
                  <w:lang w:val="en-US" w:eastAsia="zh-CN"/>
                </w:rPr>
                <w:fldChar w:fldCharType="end"/>
              </w:r>
            </w:ins>
            <w:ins w:id="1755" w:author="zhoujiansheng" w:date="2025-08-19T10:31:37Z">
              <w:r>
                <w:rPr>
                  <w:rFonts w:hint="eastAsia"/>
                  <w:b/>
                  <w:bCs/>
                  <w:color w:val="auto"/>
                  <w:sz w:val="22"/>
                  <w:szCs w:val="22"/>
                  <w:highlight w:val="none"/>
                  <w:lang w:val="en-US" w:eastAsia="zh-CN"/>
                </w:rPr>
                <w:t>。</w:t>
              </w:r>
            </w:ins>
          </w:p>
          <w:p w14:paraId="47BFA3C4">
            <w:pPr>
              <w:numPr>
                <w:ilvl w:val="-1"/>
                <w:numId w:val="0"/>
              </w:numPr>
              <w:ind w:firstLine="440" w:firstLineChars="200"/>
              <w:rPr>
                <w:rFonts w:hint="eastAsia"/>
                <w:color w:val="auto"/>
                <w:sz w:val="22"/>
                <w:szCs w:val="22"/>
                <w:highlight w:val="none"/>
                <w:lang w:val="en-US" w:eastAsia="zh-CN"/>
              </w:rPr>
            </w:pPr>
            <w:r>
              <w:rPr>
                <w:rFonts w:hint="eastAsia" w:cs="Times New Roman"/>
                <w:i w:val="0"/>
                <w:iCs w:val="0"/>
                <w:caps w:val="0"/>
                <w:color w:val="auto"/>
                <w:spacing w:val="0"/>
                <w:sz w:val="22"/>
                <w:szCs w:val="22"/>
                <w:highlight w:val="none"/>
                <w:lang w:val="en-US" w:eastAsia="zh-CN"/>
              </w:rPr>
              <w:t>【</w:t>
            </w:r>
            <w:r>
              <w:rPr>
                <w:rFonts w:hint="eastAsia" w:ascii="Calibri" w:hAnsi="Calibri" w:eastAsia="宋体" w:cs="Times New Roman"/>
                <w:i w:val="0"/>
                <w:iCs w:val="0"/>
                <w:caps w:val="0"/>
                <w:color w:val="auto"/>
                <w:spacing w:val="0"/>
                <w:sz w:val="22"/>
                <w:szCs w:val="22"/>
                <w:highlight w:val="none"/>
                <w:lang w:val="en-US" w:eastAsia="zh-CN"/>
              </w:rPr>
              <w:t>告警名称</w:t>
            </w:r>
            <w:r>
              <w:rPr>
                <w:rFonts w:hint="eastAsia" w:cs="Times New Roman"/>
                <w:i w:val="0"/>
                <w:iCs w:val="0"/>
                <w:caps w:val="0"/>
                <w:color w:val="auto"/>
                <w:spacing w:val="0"/>
                <w:sz w:val="22"/>
                <w:szCs w:val="22"/>
                <w:highlight w:val="none"/>
                <w:lang w:val="en-US" w:eastAsia="zh-CN"/>
              </w:rPr>
              <w:t>】必填，</w:t>
            </w:r>
            <w:r>
              <w:rPr>
                <w:rFonts w:hint="eastAsia" w:eastAsia="宋体" w:cs="Times New Roman"/>
                <w:color w:val="auto"/>
                <w:kern w:val="2"/>
                <w:sz w:val="22"/>
                <w:szCs w:val="22"/>
                <w:highlight w:val="none"/>
                <w:lang w:val="en-US" w:eastAsia="zh-CN" w:bidi="ar-SA"/>
              </w:rPr>
              <w:t>根据所选设备类型，展示所有告警名称，</w:t>
            </w:r>
            <w:r>
              <w:rPr>
                <w:rFonts w:hint="eastAsia"/>
                <w:color w:val="auto"/>
                <w:sz w:val="22"/>
                <w:szCs w:val="22"/>
                <w:highlight w:val="none"/>
                <w:lang w:val="en-US" w:eastAsia="zh-CN"/>
              </w:rPr>
              <w:t>支持全选和模糊查询，至少选择一条。</w:t>
            </w:r>
          </w:p>
          <w:p w14:paraId="27FD25DE">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color w:val="auto"/>
                <w:spacing w:val="0"/>
                <w:sz w:val="22"/>
                <w:szCs w:val="22"/>
                <w:highlight w:val="none"/>
                <w:lang w:val="en-US" w:eastAsia="zh-CN"/>
              </w:rPr>
              <w:t>【</w:t>
            </w:r>
            <w:r>
              <w:rPr>
                <w:rFonts w:hint="eastAsia" w:ascii="Calibri" w:hAnsi="Calibri" w:eastAsia="宋体" w:cs="Times New Roman"/>
                <w:i w:val="0"/>
                <w:iCs w:val="0"/>
                <w:caps w:val="0"/>
                <w:color w:val="auto"/>
                <w:spacing w:val="0"/>
                <w:sz w:val="22"/>
                <w:szCs w:val="22"/>
                <w:highlight w:val="none"/>
                <w:lang w:val="en-US" w:eastAsia="zh-CN"/>
              </w:rPr>
              <w:t>风险</w:t>
            </w:r>
            <w:r>
              <w:rPr>
                <w:rFonts w:hint="eastAsia" w:cs="Times New Roman"/>
                <w:i w:val="0"/>
                <w:iCs w:val="0"/>
                <w:caps w:val="0"/>
                <w:color w:val="auto"/>
                <w:spacing w:val="0"/>
                <w:sz w:val="22"/>
                <w:szCs w:val="22"/>
                <w:highlight w:val="none"/>
                <w:lang w:val="en-US" w:eastAsia="zh-CN"/>
              </w:rPr>
              <w:t>等级配</w:t>
            </w:r>
            <w:r>
              <w:rPr>
                <w:rFonts w:hint="eastAsia" w:cs="Times New Roman"/>
                <w:i w:val="0"/>
                <w:iCs w:val="0"/>
                <w:caps w:val="0"/>
                <w:spacing w:val="0"/>
                <w:sz w:val="22"/>
                <w:szCs w:val="22"/>
                <w:highlight w:val="none"/>
                <w:lang w:val="en-US" w:eastAsia="zh-CN"/>
              </w:rPr>
              <w:t>置】</w:t>
            </w:r>
          </w:p>
          <w:p w14:paraId="1108AC13">
            <w:pPr>
              <w:pStyle w:val="30"/>
              <w:keepNext w:val="0"/>
              <w:keepLines w:val="0"/>
              <w:widowControl/>
              <w:suppressLineNumbers w:val="0"/>
              <w:spacing w:before="0" w:beforeAutospacing="0" w:after="0" w:afterAutospacing="0" w:line="240" w:lineRule="auto"/>
              <w:ind w:left="0" w:right="0" w:firstLine="660" w:firstLineChars="300"/>
              <w:jc w:val="left"/>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配置信息：页面展示序号、告警次数、告警风险等级。</w:t>
            </w:r>
          </w:p>
          <w:p w14:paraId="53FD29BA">
            <w:pPr>
              <w:pStyle w:val="30"/>
              <w:keepNext w:val="0"/>
              <w:keepLines w:val="0"/>
              <w:widowControl/>
              <w:numPr>
                <w:ilvl w:val="0"/>
                <w:numId w:val="48"/>
              </w:numPr>
              <w:suppressLineNumbers w:val="0"/>
              <w:spacing w:before="0" w:beforeAutospacing="0" w:after="0" w:afterAutospacing="0" w:line="240" w:lineRule="auto"/>
              <w:ind w:left="0" w:right="0" w:firstLine="660" w:firstLineChars="30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序号：按新增时间进行正序展示。</w:t>
            </w:r>
          </w:p>
          <w:p w14:paraId="07C36D82">
            <w:pPr>
              <w:pStyle w:val="30"/>
              <w:keepNext w:val="0"/>
              <w:keepLines w:val="0"/>
              <w:widowControl/>
              <w:numPr>
                <w:ilvl w:val="0"/>
                <w:numId w:val="48"/>
              </w:numPr>
              <w:suppressLineNumbers w:val="0"/>
              <w:spacing w:before="0" w:beforeAutospacing="0" w:after="0" w:afterAutospacing="0" w:line="240" w:lineRule="auto"/>
              <w:ind w:left="0" w:right="0" w:firstLine="660" w:firstLineChars="300"/>
              <w:jc w:val="left"/>
              <w:rPr>
                <w:rFonts w:hint="eastAsia" w:cs="宋体"/>
                <w:color w:val="auto"/>
                <w:sz w:val="22"/>
                <w:szCs w:val="22"/>
                <w:highlight w:val="none"/>
              </w:rPr>
            </w:pPr>
            <w:r>
              <w:rPr>
                <w:rFonts w:hint="eastAsia" w:cs="Times New Roman"/>
                <w:sz w:val="22"/>
                <w:szCs w:val="22"/>
                <w:highlight w:val="none"/>
                <w:lang w:val="en-US" w:eastAsia="zh-CN"/>
              </w:rPr>
              <w:t>告警次数：</w:t>
            </w:r>
            <w:r>
              <w:rPr>
                <w:rFonts w:hint="eastAsia"/>
                <w:color w:val="auto"/>
                <w:sz w:val="22"/>
                <w:szCs w:val="22"/>
                <w:highlight w:val="none"/>
                <w:lang w:val="en-US" w:eastAsia="zh-CN"/>
              </w:rPr>
              <w:t>必填，大于等于0的整数，手动编辑，填写上限值，高风险为开区间，中低无为闭区间；固定填写4行，由低到高进行填写；若存在上限值相交或相同，则进行红色字体提示“数据重复，请重新输入”。最大可填写10位整数</w:t>
            </w:r>
          </w:p>
          <w:p w14:paraId="51399450">
            <w:pPr>
              <w:pStyle w:val="30"/>
              <w:keepNext w:val="0"/>
              <w:keepLines w:val="0"/>
              <w:widowControl/>
              <w:numPr>
                <w:ilvl w:val="0"/>
                <w:numId w:val="48"/>
              </w:numPr>
              <w:suppressLineNumbers w:val="0"/>
              <w:spacing w:before="0" w:beforeAutospacing="0" w:after="0" w:afterAutospacing="0" w:line="240" w:lineRule="auto"/>
              <w:ind w:left="0" w:right="0" w:firstLine="660" w:firstLineChars="300"/>
              <w:jc w:val="left"/>
              <w:rPr>
                <w:rFonts w:hint="default" w:cs="Times New Roman"/>
                <w:sz w:val="22"/>
                <w:szCs w:val="22"/>
                <w:highlight w:val="none"/>
              </w:rPr>
            </w:pPr>
            <w:r>
              <w:rPr>
                <w:rFonts w:hint="eastAsia"/>
                <w:color w:val="auto"/>
                <w:sz w:val="22"/>
                <w:szCs w:val="22"/>
                <w:highlight w:val="none"/>
                <w:lang w:val="en-US" w:eastAsia="zh-CN"/>
              </w:rPr>
              <w:t>告警风险等级：</w:t>
            </w:r>
            <w:r>
              <w:rPr>
                <w:rFonts w:hint="eastAsia" w:cs="Times New Roman"/>
                <w:i w:val="0"/>
                <w:iCs w:val="0"/>
                <w:caps w:val="0"/>
                <w:spacing w:val="0"/>
                <w:sz w:val="22"/>
                <w:szCs w:val="22"/>
                <w:highlight w:val="none"/>
                <w:lang w:val="en-US" w:eastAsia="zh-CN"/>
              </w:rPr>
              <w:t>与告警次数联动，固定由无低中高进行展示，不可编辑。</w:t>
            </w:r>
          </w:p>
          <w:p w14:paraId="6A0CDCF1">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】点击取消按钮，则新增失败，页面返回</w:t>
            </w:r>
            <w:r>
              <w:rPr>
                <w:rFonts w:hint="eastAsia"/>
                <w:highlight w:val="none"/>
                <w:lang w:val="en-US" w:eastAsia="zh-CN"/>
              </w:rPr>
              <w:t>告警风险等级配置页面</w:t>
            </w:r>
          </w:p>
          <w:p w14:paraId="1C4650EC">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w:t>
            </w:r>
            <w:r>
              <w:rPr>
                <w:rFonts w:hint="eastAsia"/>
                <w:highlight w:val="none"/>
                <w:lang w:val="en-US" w:eastAsia="zh-CN"/>
              </w:rPr>
              <w:t>选择告警时段、设备类型、告警名称，填写告警次数和风险等级等信息后，点击确认，告警风险等级配置成功，</w:t>
            </w:r>
            <w:r>
              <w:rPr>
                <w:rFonts w:hint="eastAsia" w:cs="Times New Roman"/>
                <w:i w:val="0"/>
                <w:iCs w:val="0"/>
                <w:caps w:val="0"/>
                <w:spacing w:val="0"/>
                <w:sz w:val="22"/>
                <w:szCs w:val="22"/>
                <w:highlight w:val="none"/>
                <w:lang w:val="en-US" w:eastAsia="zh-CN"/>
              </w:rPr>
              <w:t>返回</w:t>
            </w:r>
            <w:r>
              <w:rPr>
                <w:rFonts w:hint="eastAsia"/>
                <w:highlight w:val="none"/>
                <w:lang w:val="en-US" w:eastAsia="zh-CN"/>
              </w:rPr>
              <w:t>告警风险等级配置页面页面展示该条新增配置信息</w:t>
            </w:r>
          </w:p>
          <w:p w14:paraId="05E239C9">
            <w:pPr>
              <w:numPr>
                <w:ilvl w:val="-1"/>
                <w:numId w:val="0"/>
              </w:numPr>
              <w:ind w:firstLine="440" w:firstLineChars="200"/>
              <w:rPr>
                <w:rFonts w:hint="eastAsia"/>
                <w:highlight w:val="none"/>
                <w:lang w:val="en-US" w:eastAsia="zh-CN"/>
              </w:rPr>
            </w:pPr>
          </w:p>
          <w:p w14:paraId="1F7C3C8C">
            <w:pPr>
              <w:numPr>
                <w:ilvl w:val="0"/>
                <w:numId w:val="47"/>
              </w:numPr>
              <w:ind w:firstLine="440" w:firstLineChars="200"/>
              <w:rPr>
                <w:rFonts w:hint="eastAsia"/>
                <w:highlight w:val="none"/>
                <w:lang w:val="en-US" w:eastAsia="zh-CN"/>
              </w:rPr>
            </w:pPr>
            <w:r>
              <w:rPr>
                <w:rFonts w:hint="eastAsia"/>
                <w:highlight w:val="none"/>
                <w:lang w:val="en-US" w:eastAsia="zh-CN"/>
              </w:rPr>
              <w:t>在告警风险等级配置页面，点击</w:t>
            </w:r>
            <w:r>
              <w:rPr>
                <w:rFonts w:hint="eastAsia"/>
                <w:color w:val="auto"/>
                <w:highlight w:val="none"/>
                <w:lang w:val="en-US" w:eastAsia="zh-CN"/>
              </w:rPr>
              <w:t>复制和</w:t>
            </w:r>
            <w:r>
              <w:rPr>
                <w:rFonts w:hint="eastAsia"/>
                <w:highlight w:val="none"/>
                <w:lang w:val="en-US" w:eastAsia="zh-CN"/>
              </w:rPr>
              <w:t>编辑按钮，进入编辑告</w:t>
            </w:r>
            <w:r>
              <w:rPr>
                <w:rFonts w:hint="eastAsia" w:ascii="Calibri" w:hAnsi="Calibri" w:eastAsia="宋体" w:cs="Times New Roman"/>
                <w:i w:val="0"/>
                <w:iCs w:val="0"/>
                <w:caps w:val="0"/>
                <w:spacing w:val="0"/>
                <w:sz w:val="22"/>
                <w:szCs w:val="22"/>
                <w:highlight w:val="none"/>
              </w:rPr>
              <w:t>警风险等级</w:t>
            </w:r>
            <w:r>
              <w:rPr>
                <w:rFonts w:hint="eastAsia"/>
                <w:highlight w:val="none"/>
                <w:lang w:val="en-US" w:eastAsia="zh-CN"/>
              </w:rPr>
              <w:t>配置页面，页面展示：</w:t>
            </w:r>
          </w:p>
          <w:p w14:paraId="4A4C095C">
            <w:pPr>
              <w:numPr>
                <w:ilvl w:val="-1"/>
                <w:numId w:val="0"/>
              </w:numPr>
              <w:ind w:firstLine="440" w:firstLineChars="200"/>
              <w:rPr>
                <w:rFonts w:hint="eastAsia" w:ascii="Calibri" w:hAnsi="Calibri" w:eastAsia="宋体" w:cs="Times New Roman"/>
                <w:b/>
                <w:bCs/>
                <w:i w:val="0"/>
                <w:iCs w:val="0"/>
                <w:caps w:val="0"/>
                <w:spacing w:val="0"/>
                <w:sz w:val="22"/>
                <w:szCs w:val="22"/>
                <w:highlight w:val="none"/>
              </w:rPr>
            </w:pPr>
            <w:r>
              <w:rPr>
                <w:rFonts w:hint="eastAsia"/>
                <w:highlight w:val="none"/>
                <w:lang w:val="en-US" w:eastAsia="zh-CN"/>
              </w:rPr>
              <w:t>【页面标题】</w:t>
            </w:r>
            <w:r>
              <w:rPr>
                <w:rFonts w:hint="eastAsia"/>
                <w:b/>
                <w:bCs/>
                <w:highlight w:val="none"/>
                <w:lang w:val="en-US" w:eastAsia="zh-CN"/>
              </w:rPr>
              <w:t>编辑</w:t>
            </w:r>
            <w:r>
              <w:rPr>
                <w:rFonts w:hint="eastAsia" w:ascii="Calibri" w:hAnsi="Calibri" w:eastAsia="宋体" w:cs="Times New Roman"/>
                <w:b/>
                <w:bCs/>
                <w:i w:val="0"/>
                <w:iCs w:val="0"/>
                <w:caps w:val="0"/>
                <w:spacing w:val="0"/>
                <w:sz w:val="22"/>
                <w:szCs w:val="22"/>
                <w:highlight w:val="none"/>
              </w:rPr>
              <w:t>告警风险等级</w:t>
            </w:r>
          </w:p>
          <w:p w14:paraId="0C8A00B0">
            <w:pPr>
              <w:numPr>
                <w:ilvl w:val="-1"/>
                <w:numId w:val="0"/>
              </w:numPr>
              <w:ind w:firstLine="440" w:firstLineChars="200"/>
              <w:rPr>
                <w:rFonts w:hint="default" w:ascii="Calibri" w:hAnsi="Calibri" w:eastAsia="宋体" w:cs="Times New Roman"/>
                <w:b/>
                <w:bCs/>
                <w:i w:val="0"/>
                <w:iCs w:val="0"/>
                <w:caps w:val="0"/>
                <w:spacing w:val="0"/>
                <w:sz w:val="22"/>
                <w:szCs w:val="22"/>
                <w:highlight w:val="none"/>
                <w:lang w:val="en-US"/>
              </w:rPr>
            </w:pPr>
            <w:r>
              <w:rPr>
                <w:rFonts w:hint="eastAsia" w:cs="Times New Roman"/>
                <w:i w:val="0"/>
                <w:iCs w:val="0"/>
                <w:caps w:val="0"/>
                <w:spacing w:val="0"/>
                <w:sz w:val="22"/>
                <w:szCs w:val="22"/>
                <w:highlight w:val="none"/>
                <w:lang w:val="en-US" w:eastAsia="zh-CN"/>
              </w:rPr>
              <w:t>【统计频次】默认展示新增时的频次，可进行选择</w:t>
            </w:r>
          </w:p>
          <w:p w14:paraId="4FDC2DC4">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】默认展示新增时的</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，不可选</w:t>
            </w:r>
          </w:p>
          <w:p w14:paraId="1F55B501">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告警名称</w:t>
            </w:r>
            <w:r>
              <w:rPr>
                <w:rFonts w:hint="eastAsia" w:cs="Times New Roman"/>
                <w:i w:val="0"/>
                <w:iCs w:val="0"/>
                <w:caps w:val="0"/>
                <w:spacing w:val="0"/>
                <w:sz w:val="22"/>
                <w:szCs w:val="22"/>
                <w:highlight w:val="none"/>
                <w:lang w:val="en-US" w:eastAsia="zh-CN"/>
              </w:rPr>
              <w:t>】</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默认展示新增时的告警名称，可选，规则与新增保持一致</w:t>
            </w:r>
          </w:p>
          <w:p w14:paraId="376622E6">
            <w:pPr>
              <w:numPr>
                <w:ilvl w:val="-1"/>
                <w:numId w:val="0"/>
              </w:numPr>
              <w:ind w:firstLine="440" w:firstLineChars="200"/>
              <w:rPr>
                <w:rFonts w:hint="eastAsia"/>
                <w:color w:val="auto"/>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告警次数</w:t>
            </w:r>
            <w:r>
              <w:rPr>
                <w:rFonts w:hint="eastAsia" w:cs="Times New Roman"/>
                <w:i w:val="0"/>
                <w:iCs w:val="0"/>
                <w:caps w:val="0"/>
                <w:spacing w:val="0"/>
                <w:sz w:val="22"/>
                <w:szCs w:val="22"/>
                <w:highlight w:val="none"/>
                <w:lang w:val="en-US" w:eastAsia="zh-CN"/>
              </w:rPr>
              <w:t>】</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默认展示新增时的告警次数，可编辑，规则与新增保持一致</w:t>
            </w:r>
          </w:p>
          <w:p w14:paraId="7CF9A0D9">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风险</w:t>
            </w:r>
            <w:r>
              <w:rPr>
                <w:rFonts w:hint="eastAsia" w:cs="Times New Roman"/>
                <w:i w:val="0"/>
                <w:iCs w:val="0"/>
                <w:caps w:val="0"/>
                <w:spacing w:val="0"/>
                <w:sz w:val="22"/>
                <w:szCs w:val="22"/>
                <w:highlight w:val="none"/>
                <w:lang w:val="en-US" w:eastAsia="zh-CN"/>
              </w:rPr>
              <w:t>等级配置】</w:t>
            </w:r>
          </w:p>
          <w:p w14:paraId="4824934C">
            <w:pPr>
              <w:numPr>
                <w:ilvl w:val="-1"/>
                <w:numId w:val="0"/>
              </w:numPr>
              <w:ind w:firstLine="660" w:firstLineChars="3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配置信息：页面展示序号、告警次数、告警风险等级。</w:t>
            </w:r>
          </w:p>
          <w:p w14:paraId="1A415490">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1）序号：与新增告警风险等级页面规则一致</w:t>
            </w:r>
          </w:p>
          <w:p w14:paraId="6F41B427">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sz w:val="22"/>
                <w:szCs w:val="22"/>
                <w:highlight w:val="none"/>
              </w:rPr>
            </w:pPr>
            <w:r>
              <w:rPr>
                <w:rFonts w:hint="eastAsia" w:cs="Times New Roman"/>
                <w:sz w:val="22"/>
                <w:szCs w:val="22"/>
                <w:highlight w:val="none"/>
                <w:lang w:val="en-US" w:eastAsia="zh-CN"/>
              </w:rPr>
              <w:t>2）告警次数：</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默认展示新增时的告警次数，可编辑，规则与新增保持一致</w:t>
            </w:r>
          </w:p>
          <w:p w14:paraId="2694D7DC">
            <w:pPr>
              <w:keepNext w:val="0"/>
              <w:keepLines w:val="0"/>
              <w:widowControl/>
              <w:numPr>
                <w:ilvl w:val="-1"/>
                <w:numId w:val="0"/>
              </w:numPr>
              <w:suppressLineNumbers w:val="0"/>
              <w:spacing w:before="0" w:beforeAutospacing="0" w:after="0" w:afterAutospacing="0" w:line="240" w:lineRule="auto"/>
              <w:ind w:left="0" w:right="0" w:firstLine="660" w:firstLineChars="300"/>
              <w:jc w:val="left"/>
              <w:rPr>
                <w:rFonts w:hint="default" w:cs="Times New Roman"/>
                <w:sz w:val="22"/>
                <w:szCs w:val="22"/>
                <w:highlight w:val="none"/>
                <w:lang w:val="en-US"/>
              </w:rPr>
            </w:pPr>
            <w:r>
              <w:rPr>
                <w:rFonts w:hint="eastAsia"/>
                <w:color w:val="auto"/>
                <w:sz w:val="22"/>
                <w:szCs w:val="22"/>
                <w:highlight w:val="none"/>
                <w:lang w:val="en-US" w:eastAsia="zh-CN"/>
              </w:rPr>
              <w:t>3）告警风险等级：</w:t>
            </w:r>
            <w:r>
              <w:rPr>
                <w:rFonts w:hint="eastAsia" w:cs="Times New Roman"/>
                <w:i w:val="0"/>
                <w:iCs w:val="0"/>
                <w:caps w:val="0"/>
                <w:spacing w:val="0"/>
                <w:sz w:val="22"/>
                <w:szCs w:val="22"/>
                <w:highlight w:val="none"/>
                <w:lang w:val="en-US" w:eastAsia="zh-CN"/>
              </w:rPr>
              <w:t>固定由无低中高进行展示，不可编辑</w:t>
            </w:r>
          </w:p>
          <w:p w14:paraId="31945C7E">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】规则与新增保持一致</w:t>
            </w:r>
          </w:p>
          <w:p w14:paraId="5DD9123B">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】规则与新增保持一致</w:t>
            </w:r>
          </w:p>
          <w:p w14:paraId="5B4FDFE3">
            <w:pPr>
              <w:numPr>
                <w:ilvl w:val="-1"/>
                <w:numId w:val="0"/>
              </w:numPr>
              <w:ind w:firstLine="440" w:firstLineChars="200"/>
              <w:rPr>
                <w:rFonts w:hint="eastAsia"/>
                <w:highlight w:val="none"/>
                <w:lang w:val="en-US" w:eastAsia="zh-CN"/>
              </w:rPr>
            </w:pPr>
          </w:p>
          <w:p w14:paraId="681D76E3">
            <w:pPr>
              <w:numPr>
                <w:ilvl w:val="-1"/>
                <w:numId w:val="0"/>
              </w:numPr>
              <w:ind w:firstLine="440" w:firstLineChars="200"/>
              <w:rPr>
                <w:rFonts w:hint="default"/>
                <w:highlight w:val="none"/>
                <w:lang w:val="en-US" w:eastAsia="zh-CN"/>
              </w:rPr>
            </w:pPr>
          </w:p>
          <w:p w14:paraId="3AEF5823">
            <w:pPr>
              <w:numPr>
                <w:ilvl w:val="-1"/>
                <w:numId w:val="0"/>
              </w:numPr>
              <w:rPr>
                <w:rFonts w:hint="default"/>
                <w:highlight w:val="none"/>
                <w:lang w:val="en-US" w:eastAsia="zh-CN"/>
              </w:rPr>
            </w:pPr>
            <w:r>
              <w:rPr>
                <w:rFonts w:hint="eastAsia"/>
                <w:highlight w:val="none"/>
                <w:lang w:val="en-US" w:eastAsia="zh-CN"/>
              </w:rPr>
              <w:t>告警风险等级配置详情页字段说明：</w:t>
            </w: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7"/>
              <w:gridCol w:w="4630"/>
            </w:tblGrid>
            <w:tr w14:paraId="18DA1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BEBEBE" w:themeFill="background1" w:themeFillShade="BF"/>
                </w:tcPr>
                <w:p w14:paraId="7E28C986">
                  <w:pPr>
                    <w:pStyle w:val="16"/>
                    <w:rPr>
                      <w:rFonts w:hint="eastAsia"/>
                      <w:sz w:val="22"/>
                      <w:szCs w:val="22"/>
                      <w:highlight w:val="none"/>
                      <w:vertAlign w:val="baseline"/>
                    </w:rPr>
                  </w:pPr>
                  <w:r>
                    <w:rPr>
                      <w:rFonts w:hint="eastAsia"/>
                      <w:sz w:val="22"/>
                      <w:szCs w:val="22"/>
                      <w:highlight w:val="none"/>
                      <w:lang w:val="en-US" w:eastAsia="zh-CN"/>
                    </w:rPr>
                    <w:t>字段</w:t>
                  </w:r>
                </w:p>
              </w:tc>
              <w:tc>
                <w:tcPr>
                  <w:tcW w:w="4630" w:type="dxa"/>
                  <w:shd w:val="clear" w:color="auto" w:fill="BEBEBE" w:themeFill="background1" w:themeFillShade="BF"/>
                </w:tcPr>
                <w:p w14:paraId="620D2B78">
                  <w:pPr>
                    <w:pStyle w:val="16"/>
                    <w:rPr>
                      <w:rFonts w:hint="eastAsia" w:eastAsia="宋体"/>
                      <w:sz w:val="22"/>
                      <w:szCs w:val="22"/>
                      <w:highlight w:val="none"/>
                      <w:vertAlign w:val="baseline"/>
                      <w:lang w:val="en-US" w:eastAsia="zh-CN"/>
                    </w:rPr>
                  </w:pPr>
                  <w:r>
                    <w:rPr>
                      <w:rFonts w:hint="eastAsia"/>
                      <w:sz w:val="22"/>
                      <w:szCs w:val="22"/>
                      <w:highlight w:val="none"/>
                      <w:vertAlign w:val="baseline"/>
                      <w:lang w:val="en-US" w:eastAsia="zh-CN"/>
                    </w:rPr>
                    <w:t>说明</w:t>
                  </w:r>
                </w:p>
              </w:tc>
            </w:tr>
            <w:tr w14:paraId="4335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14:paraId="44EE5F9B">
                  <w:pPr>
                    <w:keepNext w:val="0"/>
                    <w:keepLines w:val="0"/>
                    <w:widowControl/>
                    <w:suppressLineNumbers w:val="0"/>
                    <w:ind w:firstLine="0" w:firstLineChars="0"/>
                    <w:jc w:val="left"/>
                    <w:textAlignment w:val="center"/>
                    <w:rPr>
                      <w:rFonts w:hint="default" w:ascii="Times New Roman" w:hAnsi="Times New Roman" w:eastAsia="宋体" w:cs="Times New Roman"/>
                      <w:color w:val="auto"/>
                      <w:kern w:val="2"/>
                      <w:sz w:val="22"/>
                      <w:szCs w:val="22"/>
                      <w:highlight w:val="none"/>
                      <w:lang w:val="en-US" w:eastAsia="zh-CN" w:bidi="ar-SA"/>
                    </w:rPr>
                  </w:pPr>
                  <w:r>
                    <w:rPr>
                      <w:rFonts w:hint="eastAsia" w:ascii="Times New Roman" w:hAnsi="Times New Roman" w:eastAsia="宋体" w:cs="Times New Roman"/>
                      <w:color w:val="auto"/>
                      <w:kern w:val="2"/>
                      <w:sz w:val="22"/>
                      <w:szCs w:val="22"/>
                      <w:highlight w:val="none"/>
                      <w:lang w:val="en-US" w:eastAsia="zh-CN" w:bidi="ar-SA"/>
                    </w:rPr>
                    <w:t>序号</w:t>
                  </w:r>
                </w:p>
              </w:tc>
              <w:tc>
                <w:tcPr>
                  <w:tcW w:w="4630" w:type="dxa"/>
                  <w:shd w:val="clear" w:color="auto" w:fill="auto"/>
                  <w:vAlign w:val="top"/>
                </w:tcPr>
                <w:p w14:paraId="7D8B3309">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lang w:val="en-US" w:eastAsia="zh-CN"/>
                    </w:rPr>
                    <w:t>系统自动生成</w:t>
                  </w:r>
                </w:p>
              </w:tc>
            </w:tr>
            <w:tr w14:paraId="201D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center"/>
                </w:tcPr>
                <w:p w14:paraId="7250068F">
                  <w:pPr>
                    <w:keepNext w:val="0"/>
                    <w:keepLines w:val="0"/>
                    <w:widowControl/>
                    <w:suppressLineNumbers w:val="0"/>
                    <w:ind w:firstLine="0" w:firstLineChars="0"/>
                    <w:jc w:val="left"/>
                    <w:textAlignment w:val="center"/>
                    <w:rPr>
                      <w:rFonts w:hint="default"/>
                      <w:color w:val="auto"/>
                      <w:sz w:val="22"/>
                      <w:szCs w:val="22"/>
                      <w:highlight w:val="none"/>
                      <w:lang w:val="en-US" w:eastAsia="zh-CN"/>
                    </w:rPr>
                  </w:pPr>
                  <w:r>
                    <w:rPr>
                      <w:rFonts w:hint="eastAsia"/>
                      <w:color w:val="auto"/>
                      <w:sz w:val="22"/>
                      <w:szCs w:val="22"/>
                      <w:highlight w:val="none"/>
                      <w:lang w:val="en-US" w:eastAsia="zh-CN"/>
                    </w:rPr>
                    <w:t>设备类型</w:t>
                  </w:r>
                </w:p>
              </w:tc>
              <w:tc>
                <w:tcPr>
                  <w:tcW w:w="4630" w:type="dxa"/>
                </w:tcPr>
                <w:p w14:paraId="75CA25CB">
                  <w:pPr>
                    <w:pStyle w:val="16"/>
                    <w:numPr>
                      <w:ilvl w:val="0"/>
                      <w:numId w:val="49"/>
                    </w:numPr>
                    <w:rPr>
                      <w:rFonts w:hint="eastAsia"/>
                      <w:highlight w:val="none"/>
                      <w:lang w:val="en-US" w:eastAsia="zh-CN"/>
                    </w:rPr>
                  </w:pPr>
                  <w:r>
                    <w:rPr>
                      <w:rFonts w:hint="eastAsia"/>
                      <w:color w:val="auto"/>
                      <w:sz w:val="22"/>
                      <w:szCs w:val="22"/>
                      <w:highlight w:val="none"/>
                      <w:vertAlign w:val="baseline"/>
                      <w:lang w:val="en-US" w:eastAsia="zh-CN"/>
                    </w:rPr>
                    <w:t>展示</w:t>
                  </w:r>
                  <w:r>
                    <w:rPr>
                      <w:rFonts w:hint="eastAsia"/>
                      <w:highlight w:val="none"/>
                      <w:lang w:val="en-US" w:eastAsia="zh-CN"/>
                    </w:rPr>
                    <w:t>新增配置所选设备类型，一种设备类型对应多个告警名称</w:t>
                  </w:r>
                </w:p>
                <w:p w14:paraId="365A82FF">
                  <w:pPr>
                    <w:pStyle w:val="16"/>
                    <w:numPr>
                      <w:ilvl w:val="0"/>
                      <w:numId w:val="49"/>
                    </w:numPr>
                    <w:rPr>
                      <w:rFonts w:hint="eastAsia"/>
                      <w:color w:val="auto"/>
                      <w:sz w:val="21"/>
                      <w:szCs w:val="20"/>
                      <w:highlight w:val="none"/>
                      <w:vertAlign w:val="baseline"/>
                      <w:lang w:val="en-US" w:eastAsia="zh-CN"/>
                    </w:rPr>
                  </w:pPr>
                  <w:r>
                    <w:rPr>
                      <w:rFonts w:hint="eastAsia"/>
                      <w:sz w:val="21"/>
                      <w:szCs w:val="20"/>
                      <w:highlight w:val="none"/>
                      <w:vertAlign w:val="baseline"/>
                      <w:lang w:val="en-US" w:eastAsia="zh-CN"/>
                    </w:rPr>
                    <w:t>可配置多条告警风险等级信息，但不能配置两条相同的风险等级信息，配置相同时，点击确认页面报错“该条配置已存在，请重新配置”</w:t>
                  </w:r>
                </w:p>
              </w:tc>
            </w:tr>
            <w:tr w14:paraId="31BA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14:paraId="69614249">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eastAsia="宋体" w:cs="Times New Roman"/>
                      <w:color w:val="auto"/>
                      <w:kern w:val="2"/>
                      <w:sz w:val="22"/>
                      <w:szCs w:val="22"/>
                      <w:highlight w:val="none"/>
                      <w:lang w:val="en-US" w:eastAsia="zh-CN" w:bidi="ar-SA"/>
                    </w:rPr>
                    <w:t>告警名称</w:t>
                  </w:r>
                </w:p>
              </w:tc>
              <w:tc>
                <w:tcPr>
                  <w:tcW w:w="4630" w:type="dxa"/>
                  <w:vAlign w:val="top"/>
                </w:tcPr>
                <w:p w14:paraId="6515C6A9">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新增配置所选告警名称</w:t>
                  </w:r>
                </w:p>
              </w:tc>
            </w:tr>
            <w:tr w14:paraId="1939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14:paraId="11E14991">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eastAsia="宋体" w:cs="Times New Roman"/>
                      <w:color w:val="auto"/>
                      <w:kern w:val="2"/>
                      <w:sz w:val="22"/>
                      <w:szCs w:val="22"/>
                      <w:highlight w:val="none"/>
                      <w:lang w:val="en-US" w:eastAsia="zh-CN" w:bidi="ar-SA"/>
                    </w:rPr>
                    <w:t>告警次数</w:t>
                  </w:r>
                </w:p>
              </w:tc>
              <w:tc>
                <w:tcPr>
                  <w:tcW w:w="4630" w:type="dxa"/>
                  <w:vAlign w:val="top"/>
                </w:tcPr>
                <w:p w14:paraId="6E9017CD">
                  <w:pPr>
                    <w:pStyle w:val="16"/>
                    <w:ind w:firstLine="0" w:firstLineChars="0"/>
                    <w:rPr>
                      <w:rFonts w:hint="default" w:ascii="Times New Roman" w:hAnsi="Times New Roman" w:eastAsia="宋体" w:cs="Times New Roman"/>
                      <w:color w:val="auto"/>
                      <w:kern w:val="2"/>
                      <w:sz w:val="22"/>
                      <w:szCs w:val="22"/>
                      <w:highlight w:val="none"/>
                      <w:vertAlign w:val="baseli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新增配置所填告警告警次数</w:t>
                  </w:r>
                </w:p>
              </w:tc>
            </w:tr>
            <w:tr w14:paraId="4C47A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10AE80A8">
                  <w:pPr>
                    <w:pStyle w:val="16"/>
                    <w:rPr>
                      <w:rFonts w:hint="default"/>
                      <w:color w:val="auto"/>
                      <w:sz w:val="22"/>
                      <w:szCs w:val="22"/>
                      <w:highlight w:val="none"/>
                      <w:lang w:val="en-US" w:eastAsia="zh-CN"/>
                    </w:rPr>
                  </w:pPr>
                  <w:r>
                    <w:rPr>
                      <w:rFonts w:hint="eastAsia"/>
                      <w:color w:val="auto"/>
                      <w:sz w:val="22"/>
                      <w:szCs w:val="22"/>
                      <w:highlight w:val="none"/>
                      <w:lang w:val="en-US" w:eastAsia="zh-CN"/>
                    </w:rPr>
                    <w:t>告警风险等级</w:t>
                  </w:r>
                </w:p>
              </w:tc>
              <w:tc>
                <w:tcPr>
                  <w:tcW w:w="4630" w:type="dxa"/>
                </w:tcPr>
                <w:p w14:paraId="08768F55">
                  <w:pPr>
                    <w:pStyle w:val="16"/>
                    <w:rPr>
                      <w:rFonts w:hint="default"/>
                      <w:color w:val="auto"/>
                      <w:sz w:val="22"/>
                      <w:szCs w:val="22"/>
                      <w:highlight w:val="none"/>
                      <w:lang w:val="en-US" w:eastAsia="zh-CN"/>
                    </w:rPr>
                  </w:pPr>
                  <w:r>
                    <w:rPr>
                      <w:rFonts w:hint="eastAsia"/>
                      <w:color w:val="auto"/>
                      <w:sz w:val="22"/>
                      <w:szCs w:val="22"/>
                      <w:highlight w:val="none"/>
                      <w:vertAlign w:val="baseline"/>
                      <w:lang w:val="en-US" w:eastAsia="zh-CN"/>
                    </w:rPr>
                    <w:t>展示</w:t>
                  </w:r>
                  <w:r>
                    <w:rPr>
                      <w:rFonts w:hint="eastAsia"/>
                      <w:highlight w:val="none"/>
                      <w:lang w:val="en-US" w:eastAsia="zh-CN"/>
                    </w:rPr>
                    <w:t>新增配置所填风险等级</w:t>
                  </w:r>
                </w:p>
              </w:tc>
            </w:tr>
            <w:tr w14:paraId="7FB38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610C2569">
                  <w:pPr>
                    <w:pStyle w:val="16"/>
                    <w:rPr>
                      <w:rFonts w:hint="default"/>
                      <w:color w:val="auto"/>
                      <w:sz w:val="22"/>
                      <w:szCs w:val="22"/>
                      <w:highlight w:val="none"/>
                      <w:lang w:val="en-US" w:eastAsia="zh-CN"/>
                    </w:rPr>
                  </w:pPr>
                  <w:r>
                    <w:rPr>
                      <w:rFonts w:hint="eastAsia"/>
                      <w:color w:val="auto"/>
                      <w:sz w:val="22"/>
                      <w:szCs w:val="22"/>
                      <w:highlight w:val="none"/>
                      <w:lang w:val="en-US" w:eastAsia="zh-CN"/>
                    </w:rPr>
                    <w:t>是否生效</w:t>
                  </w:r>
                </w:p>
              </w:tc>
              <w:tc>
                <w:tcPr>
                  <w:tcW w:w="4630" w:type="dxa"/>
                </w:tcPr>
                <w:p w14:paraId="274BA70B">
                  <w:pPr>
                    <w:pStyle w:val="16"/>
                    <w:numPr>
                      <w:ilvl w:val="0"/>
                      <w:numId w:val="50"/>
                    </w:numPr>
                    <w:rPr>
                      <w:rFonts w:hint="eastAsia"/>
                      <w:color w:val="auto"/>
                      <w:sz w:val="22"/>
                      <w:szCs w:val="22"/>
                      <w:highlight w:val="none"/>
                      <w:lang w:val="en-US" w:eastAsia="zh-CN"/>
                    </w:rPr>
                  </w:pPr>
                  <w:r>
                    <w:rPr>
                      <w:rFonts w:hint="eastAsia"/>
                      <w:color w:val="auto"/>
                      <w:sz w:val="22"/>
                      <w:szCs w:val="22"/>
                      <w:highlight w:val="none"/>
                      <w:lang w:val="en-US" w:eastAsia="zh-CN"/>
                    </w:rPr>
                    <w:t>可进行选择，配置生效，点击按钮呈蓝色，页面弹框提示“已生效”，则配置生效；</w:t>
                  </w:r>
                </w:p>
                <w:p w14:paraId="338096F2">
                  <w:pPr>
                    <w:pStyle w:val="16"/>
                    <w:numPr>
                      <w:ilvl w:val="0"/>
                      <w:numId w:val="50"/>
                    </w:numPr>
                    <w:rPr>
                      <w:rFonts w:hint="default"/>
                      <w:color w:val="auto"/>
                      <w:sz w:val="22"/>
                      <w:szCs w:val="22"/>
                      <w:highlight w:val="none"/>
                      <w:lang w:val="en-US" w:eastAsia="zh-CN"/>
                    </w:rPr>
                  </w:pPr>
                  <w:r>
                    <w:rPr>
                      <w:rFonts w:hint="eastAsia"/>
                      <w:color w:val="auto"/>
                      <w:sz w:val="22"/>
                      <w:szCs w:val="22"/>
                      <w:highlight w:val="none"/>
                      <w:lang w:val="en-US" w:eastAsia="zh-CN"/>
                    </w:rPr>
                    <w:t>点击按钮呈灰色，则配置未生效；</w:t>
                  </w:r>
                </w:p>
                <w:p w14:paraId="10B6AA26">
                  <w:pPr>
                    <w:pStyle w:val="16"/>
                    <w:numPr>
                      <w:ilvl w:val="-1"/>
                      <w:numId w:val="0"/>
                    </w:numPr>
                    <w:rPr>
                      <w:rFonts w:hint="default"/>
                      <w:color w:val="auto"/>
                      <w:sz w:val="22"/>
                      <w:szCs w:val="22"/>
                      <w:highlight w:val="none"/>
                      <w:lang w:val="en-US" w:eastAsia="zh-CN"/>
                    </w:rPr>
                  </w:pPr>
                  <w:r>
                    <w:rPr>
                      <w:rFonts w:hint="eastAsia"/>
                      <w:color w:val="auto"/>
                      <w:sz w:val="22"/>
                      <w:szCs w:val="22"/>
                      <w:highlight w:val="none"/>
                      <w:lang w:val="en-US" w:eastAsia="zh-CN"/>
                    </w:rPr>
                    <w:t>3.生效状态下的告警风险等级，不可删除和编辑，若要进行删除和编辑需对已生效的告警风险等级更改为未生效</w:t>
                  </w:r>
                </w:p>
              </w:tc>
            </w:tr>
            <w:tr w14:paraId="7DEC5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498E2EBE">
                  <w:pPr>
                    <w:pStyle w:val="16"/>
                    <w:rPr>
                      <w:rFonts w:hint="default"/>
                      <w:color w:val="auto"/>
                      <w:sz w:val="22"/>
                      <w:szCs w:val="22"/>
                      <w:highlight w:val="none"/>
                      <w:lang w:val="en-US" w:eastAsia="zh-CN"/>
                    </w:rPr>
                  </w:pPr>
                  <w:r>
                    <w:rPr>
                      <w:rFonts w:hint="eastAsia"/>
                      <w:color w:val="auto"/>
                      <w:sz w:val="22"/>
                      <w:szCs w:val="22"/>
                      <w:highlight w:val="none"/>
                      <w:lang w:val="en-US" w:eastAsia="zh-CN"/>
                    </w:rPr>
                    <w:t>操作</w:t>
                  </w:r>
                </w:p>
              </w:tc>
              <w:tc>
                <w:tcPr>
                  <w:tcW w:w="4630" w:type="dxa"/>
                </w:tcPr>
                <w:p w14:paraId="2B9F506F">
                  <w:pPr>
                    <w:pStyle w:val="16"/>
                    <w:rPr>
                      <w:rFonts w:hint="eastAsia"/>
                      <w:color w:val="auto"/>
                      <w:sz w:val="22"/>
                      <w:szCs w:val="22"/>
                      <w:highlight w:val="none"/>
                      <w:lang w:val="en-US" w:eastAsia="zh-CN"/>
                    </w:rPr>
                  </w:pPr>
                  <w:r>
                    <w:rPr>
                      <w:rFonts w:hint="eastAsia"/>
                      <w:color w:val="auto"/>
                      <w:sz w:val="22"/>
                      <w:szCs w:val="22"/>
                      <w:highlight w:val="none"/>
                      <w:lang w:val="en-US" w:eastAsia="zh-CN"/>
                    </w:rPr>
                    <w:t>【编辑】</w:t>
                  </w:r>
                </w:p>
                <w:p w14:paraId="3E0B643E">
                  <w:pPr>
                    <w:numPr>
                      <w:ilvl w:val="-1"/>
                      <w:numId w:val="0"/>
                    </w:numPr>
                    <w:rPr>
                      <w:rFonts w:hint="default" w:ascii="Times New Roman" w:hAnsi="Times New Roman" w:eastAsia="宋体" w:cs="Times New Roman"/>
                      <w:i w:val="0"/>
                      <w:iCs w:val="0"/>
                      <w:caps w:val="0"/>
                      <w:color w:val="auto"/>
                      <w:spacing w:val="0"/>
                      <w:sz w:val="22"/>
                      <w:szCs w:val="22"/>
                      <w:highlight w:val="none"/>
                      <w:lang w:val="en-US" w:eastAsia="zh-CN"/>
                    </w:rPr>
                  </w:pPr>
                  <w:r>
                    <w:rPr>
                      <w:rFonts w:hint="eastAsia"/>
                      <w:color w:val="auto"/>
                      <w:sz w:val="22"/>
                      <w:szCs w:val="22"/>
                      <w:highlight w:val="none"/>
                      <w:lang w:val="en-US" w:eastAsia="zh-CN"/>
                    </w:rPr>
                    <w:t>1.仅对未生效状态下的告警风险等级进行编辑，点击编辑按钮，页面跳转至</w:t>
                  </w:r>
                  <w:r>
                    <w:rPr>
                      <w:rFonts w:hint="eastAsia" w:ascii="Times New Roman" w:hAnsi="Times New Roman" w:eastAsia="宋体" w:cs="Times New Roman"/>
                      <w:i w:val="0"/>
                      <w:iCs w:val="0"/>
                      <w:caps w:val="0"/>
                      <w:color w:val="auto"/>
                      <w:spacing w:val="0"/>
                      <w:sz w:val="22"/>
                      <w:szCs w:val="22"/>
                      <w:highlight w:val="none"/>
                    </w:rPr>
                    <w:t>编辑告警风险等级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ascii="Times New Roman" w:hAnsi="Times New Roman" w:cs="Times New Roman"/>
                      <w:i w:val="0"/>
                      <w:iCs w:val="0"/>
                      <w:caps w:val="0"/>
                      <w:color w:val="auto"/>
                      <w:spacing w:val="0"/>
                      <w:sz w:val="22"/>
                      <w:szCs w:val="22"/>
                      <w:highlight w:val="none"/>
                      <w:lang w:val="en-US" w:eastAsia="zh-CN"/>
                    </w:rPr>
                    <w:t>。</w:t>
                  </w:r>
                  <w:r>
                    <w:rPr>
                      <w:rFonts w:hint="eastAsia" w:cs="Times New Roman"/>
                      <w:i w:val="0"/>
                      <w:iCs w:val="0"/>
                      <w:caps w:val="0"/>
                      <w:color w:val="auto"/>
                      <w:spacing w:val="0"/>
                      <w:sz w:val="22"/>
                      <w:szCs w:val="22"/>
                      <w:highlight w:val="none"/>
                      <w:lang w:val="en-US" w:eastAsia="zh-CN"/>
                    </w:rPr>
                    <w:t>页面展示对应字段信息，可进行编辑，编辑后点击确认页面跳转至</w:t>
                  </w:r>
                  <w:r>
                    <w:rPr>
                      <w:rFonts w:hint="eastAsia"/>
                      <w:highlight w:val="none"/>
                      <w:lang w:val="en-US" w:eastAsia="zh-CN"/>
                    </w:rPr>
                    <w:t>告警风险等级配置页面；</w:t>
                  </w:r>
                  <w:r>
                    <w:rPr>
                      <w:rFonts w:hint="eastAsia" w:cs="Times New Roman"/>
                      <w:i w:val="0"/>
                      <w:iCs w:val="0"/>
                      <w:caps w:val="0"/>
                      <w:color w:val="auto"/>
                      <w:spacing w:val="0"/>
                      <w:sz w:val="22"/>
                      <w:szCs w:val="22"/>
                      <w:highlight w:val="none"/>
                      <w:lang w:val="en-US" w:eastAsia="zh-CN"/>
                    </w:rPr>
                    <w:t>编辑后点击取消页面返回</w:t>
                  </w:r>
                  <w:r>
                    <w:rPr>
                      <w:rFonts w:hint="eastAsia"/>
                      <w:highlight w:val="none"/>
                      <w:lang w:val="en-US" w:eastAsia="zh-CN"/>
                    </w:rPr>
                    <w:t>警风险等级配置页面</w:t>
                  </w:r>
                </w:p>
                <w:p w14:paraId="7B185D35">
                  <w:pPr>
                    <w:pStyle w:val="16"/>
                    <w:numPr>
                      <w:ilvl w:val="-1"/>
                      <w:numId w:val="0"/>
                    </w:numPr>
                    <w:rPr>
                      <w:rFonts w:hint="default"/>
                      <w:color w:val="auto"/>
                      <w:sz w:val="22"/>
                      <w:szCs w:val="22"/>
                      <w:highlight w:val="none"/>
                      <w:lang w:val="en-US" w:eastAsia="zh-CN"/>
                    </w:rPr>
                  </w:pPr>
                </w:p>
                <w:p w14:paraId="13444EAC">
                  <w:pPr>
                    <w:pStyle w:val="16"/>
                    <w:rPr>
                      <w:rFonts w:hint="default"/>
                      <w:color w:val="auto"/>
                      <w:sz w:val="22"/>
                      <w:szCs w:val="22"/>
                      <w:highlight w:val="none"/>
                      <w:lang w:val="en-US" w:eastAsia="zh-CN"/>
                    </w:rPr>
                  </w:pPr>
                  <w:r>
                    <w:rPr>
                      <w:rFonts w:hint="eastAsia"/>
                      <w:color w:val="auto"/>
                      <w:sz w:val="22"/>
                      <w:szCs w:val="22"/>
                      <w:highlight w:val="none"/>
                      <w:lang w:val="en-US" w:eastAsia="zh-CN"/>
                    </w:rPr>
                    <w:t>【复制】未生效和已生效状态下的告警风险等级均可复制。点击复制页面跳转至</w:t>
                  </w:r>
                  <w:r>
                    <w:rPr>
                      <w:rFonts w:hint="eastAsia" w:ascii="Times New Roman" w:hAnsi="Times New Roman" w:eastAsia="宋体" w:cs="Times New Roman"/>
                      <w:i w:val="0"/>
                      <w:iCs w:val="0"/>
                      <w:caps w:val="0"/>
                      <w:color w:val="auto"/>
                      <w:spacing w:val="0"/>
                      <w:sz w:val="22"/>
                      <w:szCs w:val="22"/>
                      <w:highlight w:val="none"/>
                    </w:rPr>
                    <w:t>编辑告警风险等级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cs="Times New Roman"/>
                      <w:i w:val="0"/>
                      <w:iCs w:val="0"/>
                      <w:caps w:val="0"/>
                      <w:color w:val="auto"/>
                      <w:spacing w:val="0"/>
                      <w:sz w:val="22"/>
                      <w:szCs w:val="22"/>
                      <w:highlight w:val="none"/>
                      <w:lang w:val="en-US" w:eastAsia="zh-CN"/>
                    </w:rPr>
                    <w:t>，页面展示对应字段信息，可进行编辑，编辑后点击确认页面跳转至</w:t>
                  </w:r>
                  <w:r>
                    <w:rPr>
                      <w:rFonts w:hint="eastAsia"/>
                      <w:highlight w:val="none"/>
                      <w:lang w:val="en-US" w:eastAsia="zh-CN"/>
                    </w:rPr>
                    <w:t>告警风险等级配置页面；</w:t>
                  </w:r>
                  <w:r>
                    <w:rPr>
                      <w:rFonts w:hint="eastAsia" w:cs="Times New Roman"/>
                      <w:i w:val="0"/>
                      <w:iCs w:val="0"/>
                      <w:caps w:val="0"/>
                      <w:color w:val="auto"/>
                      <w:spacing w:val="0"/>
                      <w:sz w:val="22"/>
                      <w:szCs w:val="22"/>
                      <w:highlight w:val="none"/>
                      <w:lang w:val="en-US" w:eastAsia="zh-CN"/>
                    </w:rPr>
                    <w:t>编辑后点击取消页面返回</w:t>
                  </w:r>
                  <w:r>
                    <w:rPr>
                      <w:rFonts w:hint="eastAsia"/>
                      <w:highlight w:val="none"/>
                      <w:lang w:val="en-US" w:eastAsia="zh-CN"/>
                    </w:rPr>
                    <w:t>警风险等级配置页面</w:t>
                  </w:r>
                </w:p>
                <w:p w14:paraId="71AF4481">
                  <w:pPr>
                    <w:pStyle w:val="16"/>
                    <w:rPr>
                      <w:rFonts w:hint="default"/>
                      <w:color w:val="auto"/>
                      <w:sz w:val="22"/>
                      <w:szCs w:val="22"/>
                      <w:highlight w:val="none"/>
                      <w:lang w:val="en-US" w:eastAsia="zh-CN"/>
                    </w:rPr>
                  </w:pPr>
                  <w:r>
                    <w:rPr>
                      <w:rFonts w:hint="eastAsia"/>
                      <w:color w:val="auto"/>
                      <w:sz w:val="22"/>
                      <w:szCs w:val="22"/>
                      <w:highlight w:val="none"/>
                      <w:lang w:val="en-US" w:eastAsia="zh-CN"/>
                    </w:rPr>
                    <w:t>【删除】仅对未生效状态下的告警风险等级配置进行删除，删除后页面不展示该条配置信息：生效中的风险等级配置删除按钮置灰不可选</w:t>
                  </w:r>
                </w:p>
              </w:tc>
            </w:tr>
          </w:tbl>
          <w:p w14:paraId="18451419">
            <w:pPr>
              <w:numPr>
                <w:ilvl w:val="-1"/>
                <w:numId w:val="0"/>
              </w:numPr>
              <w:rPr>
                <w:rFonts w:hint="eastAsia"/>
                <w:b/>
                <w:bCs/>
                <w:color w:val="auto"/>
                <w:highlight w:val="none"/>
                <w:lang w:val="en-US" w:eastAsia="zh-CN"/>
              </w:rPr>
            </w:pPr>
          </w:p>
          <w:p w14:paraId="7CC5832F">
            <w:pPr>
              <w:numPr>
                <w:ilvl w:val="-1"/>
                <w:numId w:val="0"/>
              </w:numPr>
              <w:rPr>
                <w:rFonts w:hint="eastAsia"/>
                <w:b/>
                <w:bCs/>
                <w:color w:val="auto"/>
                <w:highlight w:val="none"/>
                <w:lang w:val="en-US" w:eastAsia="zh-CN"/>
              </w:rPr>
            </w:pPr>
            <w:r>
              <w:rPr>
                <w:rFonts w:hint="eastAsia"/>
                <w:b/>
                <w:bCs/>
                <w:color w:val="auto"/>
                <w:highlight w:val="none"/>
                <w:lang w:val="en-US" w:eastAsia="zh-CN"/>
              </w:rPr>
              <w:t>维修风险等级配置</w:t>
            </w:r>
          </w:p>
          <w:p w14:paraId="445680E8">
            <w:pPr>
              <w:numPr>
                <w:ilvl w:val="-1"/>
                <w:numId w:val="0"/>
              </w:numPr>
              <w:rPr>
                <w:rFonts w:hint="eastAsia"/>
                <w:highlight w:val="none"/>
                <w:lang w:val="en-US" w:eastAsia="zh-CN"/>
              </w:rPr>
            </w:pPr>
            <w:r>
              <w:rPr>
                <w:rFonts w:hint="eastAsia"/>
                <w:highlight w:val="none"/>
                <w:lang w:val="en-US" w:eastAsia="zh-CN"/>
              </w:rPr>
              <w:t>1）页面展示：展示新增按钮、删除按钮和配置详情。</w:t>
            </w:r>
          </w:p>
          <w:p w14:paraId="37E56D48">
            <w:pPr>
              <w:numPr>
                <w:ilvl w:val="-1"/>
                <w:numId w:val="0"/>
              </w:numPr>
              <w:ind w:left="330"/>
              <w:rPr>
                <w:rFonts w:hint="eastAsia" w:cs="Times New Roman"/>
                <w:b w:val="0"/>
                <w:bCs w:val="0"/>
                <w:i w:val="0"/>
                <w:iCs w:val="0"/>
                <w:caps w:val="0"/>
                <w:spacing w:val="0"/>
                <w:sz w:val="22"/>
                <w:szCs w:val="22"/>
                <w:highlight w:val="none"/>
                <w:lang w:val="en-US" w:eastAsia="zh-CN"/>
              </w:rPr>
            </w:pPr>
            <w:r>
              <w:rPr>
                <w:rFonts w:hint="eastAsia"/>
                <w:highlight w:val="none"/>
                <w:lang w:val="en-US" w:eastAsia="zh-CN"/>
              </w:rPr>
              <w:t>a.新增按钮：</w:t>
            </w:r>
            <w:r>
              <w:rPr>
                <w:rFonts w:hint="eastAsia"/>
                <w:b w:val="0"/>
                <w:bCs w:val="0"/>
                <w:highlight w:val="none"/>
                <w:lang w:val="en-US" w:eastAsia="zh-CN"/>
              </w:rPr>
              <w:t>点击可进入到</w:t>
            </w:r>
            <w:r>
              <w:rPr>
                <w:rFonts w:hint="eastAsia" w:ascii="Calibri" w:hAnsi="Calibri" w:eastAsia="宋体" w:cs="Times New Roman"/>
                <w:b w:val="0"/>
                <w:bCs w:val="0"/>
                <w:i w:val="0"/>
                <w:iCs w:val="0"/>
                <w:caps w:val="0"/>
                <w:spacing w:val="0"/>
                <w:sz w:val="22"/>
                <w:szCs w:val="22"/>
                <w:highlight w:val="none"/>
              </w:rPr>
              <w:t>新增</w:t>
            </w:r>
            <w:r>
              <w:rPr>
                <w:rFonts w:hint="eastAsia"/>
                <w:b w:val="0"/>
                <w:bCs w:val="0"/>
                <w:color w:val="auto"/>
                <w:highlight w:val="none"/>
                <w:lang w:val="en-US" w:eastAsia="zh-CN"/>
              </w:rPr>
              <w:t>维修风险等级</w:t>
            </w:r>
            <w:r>
              <w:rPr>
                <w:rFonts w:hint="eastAsia" w:cs="Times New Roman"/>
                <w:b w:val="0"/>
                <w:bCs w:val="0"/>
                <w:i w:val="0"/>
                <w:iCs w:val="0"/>
                <w:caps w:val="0"/>
                <w:spacing w:val="0"/>
                <w:sz w:val="22"/>
                <w:szCs w:val="22"/>
                <w:highlight w:val="none"/>
                <w:lang w:val="en-US" w:eastAsia="zh-CN"/>
              </w:rPr>
              <w:t>页面。</w:t>
            </w:r>
          </w:p>
          <w:p w14:paraId="1D0BD1CD">
            <w:pPr>
              <w:numPr>
                <w:ilvl w:val="-1"/>
                <w:numId w:val="0"/>
              </w:numPr>
              <w:ind w:left="330"/>
              <w:rPr>
                <w:rFonts w:hint="default" w:cs="Times New Roman"/>
                <w:b w:val="0"/>
                <w:bCs w:val="0"/>
                <w:i w:val="0"/>
                <w:iCs w:val="0"/>
                <w:caps w:val="0"/>
                <w:spacing w:val="0"/>
                <w:sz w:val="22"/>
                <w:szCs w:val="22"/>
                <w:highlight w:val="none"/>
                <w:lang w:val="en-US" w:eastAsia="zh-CN"/>
              </w:rPr>
            </w:pPr>
            <w:r>
              <w:rPr>
                <w:rFonts w:hint="eastAsia" w:cs="Times New Roman"/>
                <w:b w:val="0"/>
                <w:bCs w:val="0"/>
                <w:i w:val="0"/>
                <w:iCs w:val="0"/>
                <w:caps w:val="0"/>
                <w:spacing w:val="0"/>
                <w:sz w:val="22"/>
                <w:szCs w:val="22"/>
                <w:highlight w:val="none"/>
                <w:lang w:val="en-US" w:eastAsia="zh-CN"/>
              </w:rPr>
              <w:t>b.删除按钮：可对已配置的</w:t>
            </w:r>
            <w:r>
              <w:rPr>
                <w:rFonts w:hint="eastAsia"/>
                <w:b w:val="0"/>
                <w:bCs w:val="0"/>
                <w:color w:val="auto"/>
                <w:highlight w:val="none"/>
                <w:lang w:val="en-US" w:eastAsia="zh-CN"/>
              </w:rPr>
              <w:t>维修风险等级</w:t>
            </w:r>
            <w:r>
              <w:rPr>
                <w:rFonts w:hint="eastAsia" w:cs="Times New Roman"/>
                <w:b w:val="0"/>
                <w:bCs w:val="0"/>
                <w:i w:val="0"/>
                <w:iCs w:val="0"/>
                <w:caps w:val="0"/>
                <w:spacing w:val="0"/>
                <w:sz w:val="22"/>
                <w:szCs w:val="22"/>
                <w:highlight w:val="none"/>
                <w:lang w:val="en-US" w:eastAsia="zh-CN"/>
              </w:rPr>
              <w:t>配置信息进行批量或单条删除；</w:t>
            </w:r>
            <w:r>
              <w:rPr>
                <w:rFonts w:hint="eastAsia"/>
                <w:b w:val="0"/>
                <w:bCs w:val="0"/>
                <w:highlight w:val="none"/>
                <w:lang w:val="en-US" w:eastAsia="zh-CN"/>
              </w:rPr>
              <w:t>删除成功后，页面不展示</w:t>
            </w:r>
            <w:r>
              <w:rPr>
                <w:rFonts w:hint="eastAsia"/>
                <w:b w:val="0"/>
                <w:bCs w:val="0"/>
                <w:color w:val="auto"/>
                <w:highlight w:val="none"/>
                <w:lang w:val="en-US" w:eastAsia="zh-CN"/>
              </w:rPr>
              <w:t>维修风险等级</w:t>
            </w:r>
            <w:r>
              <w:rPr>
                <w:rFonts w:hint="eastAsia"/>
                <w:b w:val="0"/>
                <w:bCs w:val="0"/>
                <w:highlight w:val="none"/>
                <w:lang w:val="en-US" w:eastAsia="zh-CN"/>
              </w:rPr>
              <w:t>信息，取消删除，页面展示</w:t>
            </w:r>
            <w:r>
              <w:rPr>
                <w:rFonts w:hint="eastAsia"/>
                <w:b w:val="0"/>
                <w:bCs w:val="0"/>
                <w:color w:val="auto"/>
                <w:highlight w:val="none"/>
                <w:lang w:val="en-US" w:eastAsia="zh-CN"/>
              </w:rPr>
              <w:t>维修风险等级</w:t>
            </w:r>
            <w:r>
              <w:rPr>
                <w:rFonts w:hint="eastAsia"/>
                <w:b w:val="0"/>
                <w:bCs w:val="0"/>
                <w:highlight w:val="none"/>
                <w:lang w:val="en-US" w:eastAsia="zh-CN"/>
              </w:rPr>
              <w:t>信息；</w:t>
            </w:r>
            <w:r>
              <w:rPr>
                <w:rFonts w:hint="eastAsia" w:cs="Times New Roman"/>
                <w:b w:val="0"/>
                <w:bCs w:val="0"/>
                <w:i w:val="0"/>
                <w:iCs w:val="0"/>
                <w:caps w:val="0"/>
                <w:spacing w:val="0"/>
                <w:sz w:val="22"/>
                <w:szCs w:val="22"/>
                <w:highlight w:val="none"/>
                <w:lang w:val="en-US" w:eastAsia="zh-CN"/>
              </w:rPr>
              <w:t>批量删除时，</w:t>
            </w:r>
            <w:r>
              <w:rPr>
                <w:rFonts w:hint="eastAsia"/>
                <w:b w:val="0"/>
                <w:bCs w:val="0"/>
                <w:color w:val="auto"/>
                <w:highlight w:val="none"/>
                <w:lang w:val="en-US" w:eastAsia="zh-CN"/>
              </w:rPr>
              <w:t>维修风险等级</w:t>
            </w:r>
            <w:r>
              <w:rPr>
                <w:rFonts w:hint="eastAsia" w:cs="Times New Roman"/>
                <w:b w:val="0"/>
                <w:bCs w:val="0"/>
                <w:i w:val="0"/>
                <w:iCs w:val="0"/>
                <w:caps w:val="0"/>
                <w:spacing w:val="0"/>
                <w:sz w:val="22"/>
                <w:szCs w:val="22"/>
                <w:highlight w:val="none"/>
                <w:lang w:val="en-US" w:eastAsia="zh-CN"/>
              </w:rPr>
              <w:t>配置信息</w:t>
            </w:r>
            <w:r>
              <w:rPr>
                <w:rFonts w:hint="eastAsia"/>
                <w:b w:val="0"/>
                <w:bCs w:val="0"/>
                <w:color w:val="auto"/>
                <w:sz w:val="22"/>
                <w:szCs w:val="22"/>
                <w:highlight w:val="none"/>
                <w:lang w:val="en-US" w:eastAsia="zh-CN"/>
              </w:rPr>
              <w:t>处于生效状态下复选框置灰不可选。</w:t>
            </w:r>
          </w:p>
          <w:p w14:paraId="36DEFA9C">
            <w:pPr>
              <w:numPr>
                <w:ilvl w:val="-1"/>
                <w:numId w:val="0"/>
              </w:numPr>
              <w:ind w:left="330"/>
              <w:rPr>
                <w:rFonts w:hint="eastAsia"/>
                <w:b w:val="0"/>
                <w:bCs w:val="0"/>
                <w:highlight w:val="none"/>
                <w:lang w:val="en-US" w:eastAsia="zh-CN"/>
              </w:rPr>
            </w:pPr>
            <w:r>
              <w:rPr>
                <w:rFonts w:hint="eastAsia"/>
                <w:b w:val="0"/>
                <w:bCs w:val="0"/>
                <w:color w:val="auto"/>
                <w:sz w:val="22"/>
                <w:szCs w:val="22"/>
                <w:highlight w:val="none"/>
                <w:lang w:val="en-US" w:eastAsia="zh-CN"/>
              </w:rPr>
              <w:t>c.配置详情：</w:t>
            </w:r>
            <w:r>
              <w:rPr>
                <w:rFonts w:hint="eastAsia"/>
                <w:b w:val="0"/>
                <w:bCs w:val="0"/>
                <w:highlight w:val="none"/>
                <w:lang w:val="en-US" w:eastAsia="zh-CN"/>
              </w:rPr>
              <w:t>配置页面若无配置信息，页面提示“</w:t>
            </w:r>
            <w:r>
              <w:rPr>
                <w:rFonts w:hint="eastAsia" w:ascii="Calibri" w:hAnsi="Calibri" w:eastAsia="宋体" w:cs="Times New Roman"/>
                <w:b w:val="0"/>
                <w:bCs w:val="0"/>
                <w:i w:val="0"/>
                <w:iCs w:val="0"/>
                <w:caps w:val="0"/>
                <w:color w:val="auto"/>
                <w:spacing w:val="0"/>
                <w:sz w:val="22"/>
                <w:szCs w:val="22"/>
                <w:highlight w:val="none"/>
              </w:rPr>
              <w:t>暂未配置</w:t>
            </w:r>
            <w:r>
              <w:rPr>
                <w:rFonts w:hint="eastAsia"/>
                <w:b w:val="0"/>
                <w:bCs w:val="0"/>
                <w:color w:val="auto"/>
                <w:highlight w:val="none"/>
                <w:lang w:val="en-US" w:eastAsia="zh-CN"/>
              </w:rPr>
              <w:t>维修风险等级</w:t>
            </w:r>
            <w:r>
              <w:rPr>
                <w:rFonts w:hint="eastAsia" w:ascii="Calibri" w:hAnsi="Calibri" w:eastAsia="宋体" w:cs="Times New Roman"/>
                <w:b w:val="0"/>
                <w:bCs w:val="0"/>
                <w:i w:val="0"/>
                <w:iCs w:val="0"/>
                <w:caps w:val="0"/>
                <w:color w:val="auto"/>
                <w:spacing w:val="0"/>
                <w:sz w:val="22"/>
                <w:szCs w:val="22"/>
                <w:highlight w:val="none"/>
              </w:rPr>
              <w:t>，请</w:t>
            </w:r>
            <w:r>
              <w:rPr>
                <w:rFonts w:hint="eastAsia" w:ascii="Calibri" w:hAnsi="Calibri" w:eastAsia="宋体" w:cs="Times New Roman"/>
                <w:b w:val="0"/>
                <w:bCs w:val="0"/>
                <w:i w:val="0"/>
                <w:iCs w:val="0"/>
                <w:caps w:val="0"/>
                <w:color w:val="0000FF"/>
                <w:spacing w:val="0"/>
                <w:sz w:val="22"/>
                <w:szCs w:val="22"/>
                <w:highlight w:val="none"/>
              </w:rPr>
              <w:t>新增</w:t>
            </w:r>
            <w:r>
              <w:rPr>
                <w:rFonts w:hint="eastAsia"/>
                <w:b w:val="0"/>
                <w:bCs w:val="0"/>
                <w:highlight w:val="none"/>
                <w:lang w:val="en-US" w:eastAsia="zh-CN"/>
              </w:rPr>
              <w:t>”，新增为蓝色字体展示，点击可进入</w:t>
            </w:r>
            <w:r>
              <w:rPr>
                <w:rFonts w:hint="eastAsia" w:ascii="Calibri" w:hAnsi="Calibri" w:eastAsia="宋体" w:cs="Times New Roman"/>
                <w:b w:val="0"/>
                <w:bCs w:val="0"/>
                <w:i w:val="0"/>
                <w:iCs w:val="0"/>
                <w:caps w:val="0"/>
                <w:spacing w:val="0"/>
                <w:sz w:val="22"/>
                <w:szCs w:val="22"/>
                <w:highlight w:val="none"/>
              </w:rPr>
              <w:t>新增</w:t>
            </w:r>
            <w:r>
              <w:rPr>
                <w:rFonts w:hint="eastAsia"/>
                <w:b w:val="0"/>
                <w:bCs w:val="0"/>
                <w:color w:val="auto"/>
                <w:highlight w:val="none"/>
                <w:lang w:val="en-US" w:eastAsia="zh-CN"/>
              </w:rPr>
              <w:t>维修风险等级</w:t>
            </w:r>
            <w:r>
              <w:rPr>
                <w:rFonts w:hint="eastAsia" w:cs="Times New Roman"/>
                <w:b w:val="0"/>
                <w:bCs w:val="0"/>
                <w:i w:val="0"/>
                <w:iCs w:val="0"/>
                <w:caps w:val="0"/>
                <w:spacing w:val="0"/>
                <w:sz w:val="22"/>
                <w:szCs w:val="22"/>
                <w:highlight w:val="none"/>
                <w:lang w:val="en-US" w:eastAsia="zh-CN"/>
              </w:rPr>
              <w:t>配置页面；</w:t>
            </w:r>
            <w:r>
              <w:rPr>
                <w:rFonts w:hint="eastAsia"/>
                <w:b w:val="0"/>
                <w:bCs w:val="0"/>
                <w:highlight w:val="none"/>
                <w:lang w:val="en-US" w:eastAsia="zh-CN"/>
              </w:rPr>
              <w:t>若有配置信息，则按配置时间正序排序。</w:t>
            </w:r>
          </w:p>
          <w:p w14:paraId="697C7E20">
            <w:pPr>
              <w:numPr>
                <w:ilvl w:val="-1"/>
                <w:numId w:val="0"/>
              </w:numPr>
              <w:rPr>
                <w:rFonts w:hint="default"/>
                <w:color w:val="auto"/>
                <w:highlight w:val="none"/>
                <w:lang w:val="en-US" w:eastAsia="zh-CN"/>
              </w:rPr>
            </w:pPr>
          </w:p>
          <w:p w14:paraId="0329E6BD">
            <w:pPr>
              <w:numPr>
                <w:ilvl w:val="0"/>
                <w:numId w:val="45"/>
              </w:numPr>
              <w:ind w:firstLine="0" w:firstLineChars="0"/>
              <w:rPr>
                <w:rFonts w:hint="eastAsia"/>
                <w:highlight w:val="none"/>
                <w:lang w:val="en-US" w:eastAsia="zh-CN"/>
              </w:rPr>
            </w:pPr>
            <w:r>
              <w:rPr>
                <w:rFonts w:hint="eastAsia"/>
                <w:highlight w:val="none"/>
                <w:lang w:val="en-US" w:eastAsia="zh-CN"/>
              </w:rPr>
              <w:t>配置规则：</w:t>
            </w:r>
          </w:p>
          <w:p w14:paraId="646BE8FC">
            <w:pPr>
              <w:numPr>
                <w:ilvl w:val="-1"/>
                <w:numId w:val="0"/>
              </w:numPr>
              <w:ind w:firstLine="440" w:firstLineChars="200"/>
              <w:rPr>
                <w:ins w:id="1756" w:author="lee" w:date="2024-07-04T17:59:44Z"/>
                <w:rFonts w:hint="eastAsia" w:cs="Times New Roman"/>
                <w:i w:val="0"/>
                <w:iCs w:val="0"/>
                <w:caps w:val="0"/>
                <w:spacing w:val="0"/>
                <w:sz w:val="22"/>
                <w:szCs w:val="22"/>
                <w:highlight w:val="none"/>
                <w:lang w:val="en-US" w:eastAsia="zh-CN"/>
              </w:rPr>
            </w:pPr>
            <w:r>
              <w:rPr>
                <w:rFonts w:hint="eastAsia"/>
                <w:color w:val="auto"/>
                <w:highlight w:val="none"/>
                <w:lang w:val="en-US" w:eastAsia="zh-CN"/>
              </w:rPr>
              <w:t>一个设备类型可以配置</w:t>
            </w:r>
            <w:ins w:id="1757" w:author="lee" w:date="2024-07-05T10:20:48Z">
              <w:r>
                <w:rPr>
                  <w:rFonts w:hint="eastAsia"/>
                  <w:color w:val="auto"/>
                  <w:highlight w:val="none"/>
                  <w:lang w:val="en-US" w:eastAsia="zh-CN"/>
                </w:rPr>
                <w:t>多</w:t>
              </w:r>
            </w:ins>
            <w:r>
              <w:rPr>
                <w:rFonts w:hint="eastAsia"/>
                <w:color w:val="auto"/>
                <w:highlight w:val="none"/>
                <w:lang w:val="en-US" w:eastAsia="zh-CN"/>
              </w:rPr>
              <w:t>条维修风险等级</w:t>
            </w:r>
            <w:ins w:id="1758" w:author="lee" w:date="2024-07-05T10:20:52Z">
              <w:r>
                <w:rPr>
                  <w:rFonts w:hint="eastAsia"/>
                  <w:color w:val="auto"/>
                  <w:highlight w:val="none"/>
                  <w:lang w:val="en-US" w:eastAsia="zh-CN"/>
                </w:rPr>
                <w:t>，</w:t>
              </w:r>
            </w:ins>
            <w:ins w:id="1759" w:author="lee" w:date="2024-07-05T10:20:55Z">
              <w:r>
                <w:rPr>
                  <w:rFonts w:hint="eastAsia"/>
                  <w:color w:val="auto"/>
                  <w:highlight w:val="none"/>
                  <w:lang w:val="en-US" w:eastAsia="zh-CN"/>
                </w:rPr>
                <w:t>但</w:t>
              </w:r>
            </w:ins>
            <w:ins w:id="1760" w:author="lee" w:date="2024-07-05T10:20:57Z">
              <w:r>
                <w:rPr>
                  <w:rFonts w:hint="eastAsia"/>
                  <w:color w:val="auto"/>
                  <w:highlight w:val="none"/>
                  <w:lang w:val="en-US" w:eastAsia="zh-CN"/>
                </w:rPr>
                <w:t>只能</w:t>
              </w:r>
            </w:ins>
            <w:ins w:id="1761" w:author="lee" w:date="2024-07-05T10:21:01Z">
              <w:r>
                <w:rPr>
                  <w:rFonts w:hint="eastAsia"/>
                  <w:color w:val="auto"/>
                  <w:highlight w:val="none"/>
                  <w:lang w:val="en-US" w:eastAsia="zh-CN"/>
                </w:rPr>
                <w:t>生效</w:t>
              </w:r>
            </w:ins>
            <w:ins w:id="1762" w:author="lee" w:date="2024-07-05T10:21:08Z">
              <w:r>
                <w:rPr>
                  <w:rFonts w:hint="eastAsia"/>
                  <w:color w:val="auto"/>
                  <w:highlight w:val="none"/>
                  <w:lang w:val="en-US" w:eastAsia="zh-CN"/>
                </w:rPr>
                <w:t>一条</w:t>
              </w:r>
            </w:ins>
            <w:r>
              <w:rPr>
                <w:rFonts w:hint="eastAsia"/>
                <w:color w:val="auto"/>
                <w:highlight w:val="none"/>
                <w:lang w:val="en-US" w:eastAsia="zh-CN"/>
              </w:rPr>
              <w:t>，维</w:t>
            </w:r>
            <w:r>
              <w:rPr>
                <w:rFonts w:hint="eastAsia"/>
                <w:highlight w:val="none"/>
                <w:lang w:val="en-US" w:eastAsia="zh-CN"/>
              </w:rPr>
              <w:t>修风险等级判定由某个设备类型维修次数之和或者维修费用之和所决定</w:t>
            </w:r>
            <w:r>
              <w:rPr>
                <w:rFonts w:hint="eastAsia" w:cs="Times New Roman"/>
                <w:i w:val="0"/>
                <w:iCs w:val="0"/>
                <w:caps w:val="0"/>
                <w:spacing w:val="0"/>
                <w:sz w:val="22"/>
                <w:szCs w:val="22"/>
                <w:highlight w:val="none"/>
                <w:lang w:val="en-US" w:eastAsia="zh-CN"/>
              </w:rPr>
              <w:t>。</w:t>
            </w:r>
          </w:p>
          <w:p w14:paraId="709AAC05">
            <w:pPr>
              <w:numPr>
                <w:ilvl w:val="-1"/>
                <w:numId w:val="0"/>
              </w:numPr>
              <w:ind w:firstLine="440" w:firstLineChars="200"/>
              <w:rPr>
                <w:rFonts w:hint="default" w:cs="Times New Roman"/>
                <w:i w:val="0"/>
                <w:iCs w:val="0"/>
                <w:caps w:val="0"/>
                <w:spacing w:val="0"/>
                <w:sz w:val="22"/>
                <w:szCs w:val="22"/>
                <w:highlight w:val="none"/>
                <w:lang w:val="en-US" w:eastAsia="zh-CN"/>
              </w:rPr>
            </w:pPr>
            <w:ins w:id="1763" w:author="lee" w:date="2024-07-04T18:00:03Z">
              <w:r>
                <w:rPr>
                  <w:rFonts w:hint="eastAsia" w:cs="Times New Roman"/>
                  <w:i w:val="0"/>
                  <w:iCs w:val="0"/>
                  <w:caps w:val="0"/>
                  <w:spacing w:val="0"/>
                  <w:sz w:val="22"/>
                  <w:szCs w:val="22"/>
                  <w:highlight w:val="none"/>
                  <w:lang w:val="en-US" w:eastAsia="zh-CN"/>
                </w:rPr>
                <w:t>维修</w:t>
              </w:r>
            </w:ins>
            <w:ins w:id="1764" w:author="lee" w:date="2024-07-04T18:00:08Z">
              <w:r>
                <w:rPr>
                  <w:rFonts w:hint="eastAsia" w:cs="Times New Roman"/>
                  <w:i w:val="0"/>
                  <w:iCs w:val="0"/>
                  <w:caps w:val="0"/>
                  <w:spacing w:val="0"/>
                  <w:sz w:val="22"/>
                  <w:szCs w:val="22"/>
                  <w:highlight w:val="none"/>
                  <w:lang w:val="en-US" w:eastAsia="zh-CN"/>
                </w:rPr>
                <w:t>风险</w:t>
              </w:r>
            </w:ins>
            <w:ins w:id="1765" w:author="lee" w:date="2024-07-04T18:00:10Z">
              <w:r>
                <w:rPr>
                  <w:rFonts w:hint="eastAsia" w:cs="Times New Roman"/>
                  <w:i w:val="0"/>
                  <w:iCs w:val="0"/>
                  <w:caps w:val="0"/>
                  <w:spacing w:val="0"/>
                  <w:sz w:val="22"/>
                  <w:szCs w:val="22"/>
                  <w:highlight w:val="none"/>
                  <w:lang w:val="en-US" w:eastAsia="zh-CN"/>
                </w:rPr>
                <w:t>等级</w:t>
              </w:r>
            </w:ins>
            <w:ins w:id="1766" w:author="lee" w:date="2024-07-04T17:59:50Z">
              <w:r>
                <w:rPr>
                  <w:rFonts w:hint="eastAsia" w:cs="Times New Roman"/>
                  <w:i w:val="0"/>
                  <w:iCs w:val="0"/>
                  <w:caps w:val="0"/>
                  <w:spacing w:val="0"/>
                  <w:sz w:val="22"/>
                  <w:szCs w:val="22"/>
                  <w:highlight w:val="none"/>
                  <w:lang w:val="en-US" w:eastAsia="zh-CN"/>
                </w:rPr>
                <w:t>判定</w:t>
              </w:r>
            </w:ins>
            <w:ins w:id="1767" w:author="lee" w:date="2024-07-04T17:59:52Z">
              <w:r>
                <w:rPr>
                  <w:rFonts w:hint="eastAsia" w:cs="Times New Roman"/>
                  <w:i w:val="0"/>
                  <w:iCs w:val="0"/>
                  <w:caps w:val="0"/>
                  <w:spacing w:val="0"/>
                  <w:sz w:val="22"/>
                  <w:szCs w:val="22"/>
                  <w:highlight w:val="none"/>
                  <w:lang w:val="en-US" w:eastAsia="zh-CN"/>
                </w:rPr>
                <w:t>规则</w:t>
              </w:r>
            </w:ins>
            <w:ins w:id="1768" w:author="lee" w:date="2024-07-04T17:59:53Z">
              <w:r>
                <w:rPr>
                  <w:rFonts w:hint="eastAsia" w:cs="Times New Roman"/>
                  <w:i w:val="0"/>
                  <w:iCs w:val="0"/>
                  <w:caps w:val="0"/>
                  <w:spacing w:val="0"/>
                  <w:sz w:val="22"/>
                  <w:szCs w:val="22"/>
                  <w:highlight w:val="none"/>
                  <w:lang w:val="en-US" w:eastAsia="zh-CN"/>
                </w:rPr>
                <w:t>：</w:t>
              </w:r>
            </w:ins>
          </w:p>
          <w:p w14:paraId="1FC948C4">
            <w:pPr>
              <w:numPr>
                <w:ilvl w:val="-1"/>
                <w:numId w:val="0"/>
              </w:numPr>
              <w:ind w:firstLine="440" w:firstLineChars="200"/>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维修累计次数或者维修费用之和所决定，两者可同时进行判定，也可单独进行判定。同时判定时，两个维度取风险等级高的进行展示：</w:t>
            </w:r>
          </w:p>
          <w:p w14:paraId="2CC4460D">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若维修次数之和风险等级为高，维修费用之和风险等级为低，则风险等级为高；</w:t>
            </w:r>
          </w:p>
          <w:p w14:paraId="698A6D4E">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若维修次数之和风险等级为中，维修费用之和风险等级为高，则风险等级为高。</w:t>
            </w:r>
          </w:p>
          <w:p w14:paraId="32D7FD9F">
            <w:pPr>
              <w:numPr>
                <w:ilvl w:val="-1"/>
                <w:numId w:val="0"/>
              </w:numPr>
              <w:ind w:firstLine="440" w:firstLineChars="200"/>
              <w:rPr>
                <w:rFonts w:hint="eastAsia"/>
                <w:highlight w:val="none"/>
                <w:lang w:val="en-US" w:eastAsia="zh-CN"/>
              </w:rPr>
            </w:pPr>
            <w:r>
              <w:rPr>
                <w:rFonts w:hint="eastAsia"/>
                <w:highlight w:val="none"/>
                <w:lang w:val="en-US" w:eastAsia="zh-CN"/>
              </w:rPr>
              <w:t>若风险等级为无，则维修等级展示为“</w:t>
            </w:r>
            <w:ins w:id="1769" w:author="lee" w:date="2024-07-05T10:21:32Z">
              <w:r>
                <w:rPr>
                  <w:rFonts w:hint="eastAsia"/>
                  <w:highlight w:val="none"/>
                  <w:lang w:val="en-US" w:eastAsia="zh-CN"/>
                </w:rPr>
                <w:t>无</w:t>
              </w:r>
            </w:ins>
            <w:r>
              <w:rPr>
                <w:rFonts w:hint="eastAsia"/>
                <w:highlight w:val="none"/>
                <w:lang w:val="en-US" w:eastAsia="zh-CN"/>
              </w:rPr>
              <w:t>”</w:t>
            </w:r>
          </w:p>
          <w:p w14:paraId="527A8BD2">
            <w:pPr>
              <w:numPr>
                <w:ilvl w:val="-1"/>
                <w:numId w:val="0"/>
              </w:numPr>
              <w:ind w:left="0" w:firstLine="0" w:firstLineChars="0"/>
              <w:rPr>
                <w:rFonts w:hint="default"/>
                <w:highlight w:val="none"/>
                <w:lang w:val="en-US" w:eastAsia="zh-CN"/>
              </w:rPr>
            </w:pPr>
          </w:p>
          <w:p w14:paraId="0FC2C45B">
            <w:pPr>
              <w:numPr>
                <w:ilvl w:val="-1"/>
                <w:numId w:val="0"/>
              </w:numPr>
              <w:ind w:left="330" w:firstLine="0" w:firstLineChars="0"/>
              <w:rPr>
                <w:rFonts w:hint="eastAsia"/>
                <w:highlight w:val="none"/>
                <w:lang w:val="en-US" w:eastAsia="zh-CN"/>
              </w:rPr>
            </w:pPr>
          </w:p>
          <w:p w14:paraId="5BA52BFA">
            <w:pPr>
              <w:numPr>
                <w:ilvl w:val="0"/>
                <w:numId w:val="51"/>
              </w:numPr>
              <w:ind w:left="330" w:firstLine="0" w:firstLineChars="0"/>
              <w:rPr>
                <w:rFonts w:hint="eastAsia"/>
                <w:highlight w:val="none"/>
                <w:lang w:val="en-US" w:eastAsia="zh-CN"/>
              </w:rPr>
            </w:pPr>
            <w:r>
              <w:rPr>
                <w:rFonts w:hint="eastAsia"/>
                <w:highlight w:val="none"/>
                <w:lang w:val="en-US" w:eastAsia="zh-CN"/>
              </w:rPr>
              <w:t>在维修风险等级配置页面，点击新增配置，进入</w:t>
            </w:r>
            <w:r>
              <w:rPr>
                <w:rFonts w:hint="eastAsia" w:ascii="Calibri" w:hAnsi="Calibri" w:eastAsia="宋体" w:cs="Times New Roman"/>
                <w:i w:val="0"/>
                <w:iCs w:val="0"/>
                <w:caps w:val="0"/>
                <w:spacing w:val="0"/>
                <w:sz w:val="22"/>
                <w:szCs w:val="22"/>
                <w:highlight w:val="none"/>
              </w:rPr>
              <w:t>新增</w:t>
            </w:r>
            <w:r>
              <w:rPr>
                <w:rFonts w:hint="eastAsia"/>
                <w:highlight w:val="none"/>
                <w:lang w:val="en-US" w:eastAsia="zh-CN"/>
              </w:rPr>
              <w:t>维修风险等级页面，页面展示：</w:t>
            </w:r>
          </w:p>
          <w:p w14:paraId="2E76A921">
            <w:pPr>
              <w:numPr>
                <w:ilvl w:val="-1"/>
                <w:numId w:val="0"/>
              </w:numPr>
              <w:ind w:firstLine="440" w:firstLineChars="200"/>
              <w:rPr>
                <w:rFonts w:hint="eastAsia" w:ascii="Calibri" w:hAnsi="Calibri" w:eastAsia="宋体" w:cs="Times New Roman"/>
                <w:b/>
                <w:bCs/>
                <w:i w:val="0"/>
                <w:iCs w:val="0"/>
                <w:caps w:val="0"/>
                <w:spacing w:val="0"/>
                <w:sz w:val="22"/>
                <w:szCs w:val="22"/>
                <w:highlight w:val="none"/>
              </w:rPr>
            </w:pPr>
            <w:r>
              <w:rPr>
                <w:rFonts w:hint="eastAsia"/>
                <w:highlight w:val="none"/>
                <w:lang w:val="en-US" w:eastAsia="zh-CN"/>
              </w:rPr>
              <w:t>【页面标题】</w:t>
            </w:r>
            <w:r>
              <w:rPr>
                <w:rFonts w:hint="eastAsia" w:ascii="Calibri" w:hAnsi="Calibri" w:eastAsia="宋体" w:cs="Times New Roman"/>
                <w:b/>
                <w:bCs/>
                <w:i w:val="0"/>
                <w:iCs w:val="0"/>
                <w:caps w:val="0"/>
                <w:spacing w:val="0"/>
                <w:sz w:val="22"/>
                <w:szCs w:val="22"/>
                <w:highlight w:val="none"/>
              </w:rPr>
              <w:t>新增</w:t>
            </w:r>
            <w:r>
              <w:rPr>
                <w:rFonts w:hint="eastAsia"/>
                <w:b/>
                <w:bCs/>
                <w:highlight w:val="none"/>
                <w:lang w:val="en-US" w:eastAsia="zh-CN"/>
              </w:rPr>
              <w:t>维修风险</w:t>
            </w:r>
            <w:r>
              <w:rPr>
                <w:rFonts w:hint="eastAsia" w:ascii="Calibri" w:hAnsi="Calibri" w:eastAsia="宋体" w:cs="Times New Roman"/>
                <w:b/>
                <w:bCs/>
                <w:i w:val="0"/>
                <w:iCs w:val="0"/>
                <w:caps w:val="0"/>
                <w:spacing w:val="0"/>
                <w:sz w:val="22"/>
                <w:szCs w:val="22"/>
                <w:highlight w:val="none"/>
              </w:rPr>
              <w:t>等级</w:t>
            </w:r>
          </w:p>
          <w:p w14:paraId="225EE934">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w:t>
            </w:r>
            <w:r>
              <w:rPr>
                <w:rFonts w:hint="eastAsia"/>
                <w:color w:val="auto"/>
                <w:sz w:val="22"/>
                <w:szCs w:val="22"/>
                <w:highlight w:val="none"/>
                <w:lang w:val="en-US" w:eastAsia="zh-CN"/>
              </w:rPr>
              <w:t>必填，下拉展示所有设备类型，仅支持单选；支持模糊查询</w:t>
            </w:r>
            <w:ins w:id="1770" w:author="zhoujiansheng" w:date="2025-08-19T10:32:19Z">
              <w:r>
                <w:rPr>
                  <w:rFonts w:hint="eastAsia"/>
                  <w:color w:val="auto"/>
                  <w:sz w:val="22"/>
                  <w:szCs w:val="22"/>
                  <w:highlight w:val="none"/>
                  <w:lang w:val="en-US" w:eastAsia="zh-CN"/>
                </w:rPr>
                <w:t>。设备类型取综资设备类型。综资设备类型与动环设备类型对应关系表参考</w:t>
              </w:r>
            </w:ins>
            <w:ins w:id="1771" w:author="zhoujiansheng" w:date="2025-08-19T10:32:19Z">
              <w:r>
                <w:rPr>
                  <w:rFonts w:hint="eastAsia"/>
                  <w:b/>
                  <w:bCs/>
                  <w:color w:val="auto"/>
                  <w:sz w:val="22"/>
                  <w:szCs w:val="22"/>
                  <w:highlight w:val="none"/>
                  <w:lang w:val="en-US" w:eastAsia="zh-CN"/>
                </w:rPr>
                <w:t>附录1。</w:t>
              </w:r>
            </w:ins>
          </w:p>
          <w:p w14:paraId="04BD238F">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风险</w:t>
            </w:r>
            <w:r>
              <w:rPr>
                <w:rFonts w:hint="eastAsia" w:cs="Times New Roman"/>
                <w:i w:val="0"/>
                <w:iCs w:val="0"/>
                <w:caps w:val="0"/>
                <w:spacing w:val="0"/>
                <w:sz w:val="22"/>
                <w:szCs w:val="22"/>
                <w:highlight w:val="none"/>
                <w:lang w:val="en-US" w:eastAsia="zh-CN"/>
              </w:rPr>
              <w:t>等级配置】</w:t>
            </w:r>
          </w:p>
          <w:p w14:paraId="0339CA49">
            <w:pPr>
              <w:pStyle w:val="30"/>
              <w:keepNext w:val="0"/>
              <w:keepLines w:val="0"/>
              <w:widowControl/>
              <w:suppressLineNumbers w:val="0"/>
              <w:spacing w:before="0" w:beforeAutospacing="0" w:after="0" w:afterAutospacing="0" w:line="240" w:lineRule="auto"/>
              <w:ind w:left="0" w:right="0" w:firstLine="660" w:firstLineChars="300"/>
              <w:jc w:val="left"/>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配置信息：页面展示序号、维修次数、维修费用、维修风险等级。</w:t>
            </w:r>
          </w:p>
          <w:p w14:paraId="52E481D4">
            <w:pPr>
              <w:pStyle w:val="30"/>
              <w:keepNext w:val="0"/>
              <w:keepLines w:val="0"/>
              <w:widowControl/>
              <w:numPr>
                <w:ilvl w:val="0"/>
                <w:numId w:val="52"/>
              </w:numPr>
              <w:suppressLineNumbers w:val="0"/>
              <w:spacing w:before="0" w:beforeAutospacing="0" w:after="0" w:afterAutospacing="0" w:line="240" w:lineRule="auto"/>
              <w:ind w:left="0" w:right="0" w:firstLine="660" w:firstLineChars="30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序号：按新增时间进行正序展示。</w:t>
            </w:r>
          </w:p>
          <w:p w14:paraId="669AC683">
            <w:pPr>
              <w:pStyle w:val="30"/>
              <w:keepNext w:val="0"/>
              <w:keepLines w:val="0"/>
              <w:widowControl/>
              <w:numPr>
                <w:ilvl w:val="0"/>
                <w:numId w:val="52"/>
              </w:numPr>
              <w:suppressLineNumbers w:val="0"/>
              <w:spacing w:before="0" w:beforeAutospacing="0" w:after="0" w:afterAutospacing="0" w:line="240" w:lineRule="auto"/>
              <w:ind w:left="0" w:right="0" w:firstLine="660" w:firstLineChars="300"/>
              <w:jc w:val="left"/>
              <w:rPr>
                <w:rFonts w:hint="default" w:cs="Times New Roman"/>
                <w:color w:val="auto"/>
                <w:sz w:val="22"/>
                <w:szCs w:val="22"/>
                <w:highlight w:val="none"/>
              </w:rPr>
            </w:pPr>
            <w:r>
              <w:rPr>
                <w:rFonts w:hint="eastAsia" w:cs="Times New Roman"/>
                <w:sz w:val="22"/>
                <w:szCs w:val="22"/>
                <w:highlight w:val="none"/>
                <w:lang w:val="en-US" w:eastAsia="zh-CN"/>
              </w:rPr>
              <w:t>维修次数：</w:t>
            </w:r>
            <w:r>
              <w:rPr>
                <w:rFonts w:hint="eastAsia"/>
                <w:color w:val="auto"/>
                <w:sz w:val="22"/>
                <w:szCs w:val="22"/>
                <w:highlight w:val="none"/>
                <w:lang w:val="en-US" w:eastAsia="zh-CN"/>
              </w:rPr>
              <w:t>必填，手动编辑，大于等于0的整数，填写上限值，高风险为开区间，中低无为闭区间；固定填写4行，由低到高进行填写；若存在上限值相交或相同，则进行红色字体提示“数据重复，请重新输入”。</w:t>
            </w:r>
          </w:p>
          <w:p w14:paraId="0C9A40FD">
            <w:pPr>
              <w:pStyle w:val="16"/>
              <w:ind w:firstLine="660" w:firstLineChars="300"/>
              <w:rPr>
                <w:rFonts w:hint="default" w:cs="Times New Roman"/>
                <w:color w:val="auto"/>
                <w:sz w:val="22"/>
                <w:szCs w:val="22"/>
                <w:highlight w:val="none"/>
              </w:rPr>
            </w:pPr>
            <w:ins w:id="1772" w:author="lee" w:date="2024-07-05T11:18:05Z">
              <w:r>
                <w:rPr>
                  <w:rFonts w:hint="eastAsia" w:cs="Times New Roman"/>
                  <w:i w:val="0"/>
                  <w:iCs w:val="0"/>
                  <w:caps w:val="0"/>
                  <w:color w:val="auto"/>
                  <w:spacing w:val="0"/>
                  <w:sz w:val="22"/>
                  <w:szCs w:val="22"/>
                  <w:highlight w:val="none"/>
                  <w:lang w:val="en-US" w:eastAsia="zh-CN"/>
                </w:rPr>
                <w:t>3</w:t>
              </w:r>
            </w:ins>
            <w:ins w:id="1773" w:author="lee" w:date="2024-07-05T11:18:06Z">
              <w:r>
                <w:rPr>
                  <w:rFonts w:hint="eastAsia" w:cs="Times New Roman"/>
                  <w:i w:val="0"/>
                  <w:iCs w:val="0"/>
                  <w:caps w:val="0"/>
                  <w:color w:val="auto"/>
                  <w:spacing w:val="0"/>
                  <w:sz w:val="22"/>
                  <w:szCs w:val="22"/>
                  <w:highlight w:val="none"/>
                  <w:lang w:val="en-US" w:eastAsia="zh-CN"/>
                </w:rPr>
                <w:t>）</w:t>
              </w:r>
            </w:ins>
            <w:r>
              <w:rPr>
                <w:rFonts w:hint="eastAsia" w:cs="Times New Roman"/>
                <w:i w:val="0"/>
                <w:iCs w:val="0"/>
                <w:caps w:val="0"/>
                <w:color w:val="auto"/>
                <w:spacing w:val="0"/>
                <w:sz w:val="22"/>
                <w:szCs w:val="22"/>
                <w:highlight w:val="none"/>
                <w:lang w:val="en-US" w:eastAsia="zh-CN"/>
              </w:rPr>
              <w:t>维修费用：必填，手动编辑，</w:t>
            </w:r>
            <w:ins w:id="1774" w:author="lee" w:date="2024-07-05T11:25:03Z">
              <w:r>
                <w:rPr>
                  <w:rFonts w:hint="eastAsia" w:cs="Times New Roman"/>
                  <w:i w:val="0"/>
                  <w:iCs w:val="0"/>
                  <w:caps w:val="0"/>
                  <w:color w:val="auto"/>
                  <w:spacing w:val="0"/>
                  <w:sz w:val="22"/>
                  <w:szCs w:val="22"/>
                  <w:highlight w:val="none"/>
                  <w:lang w:val="en-US" w:eastAsia="zh-CN"/>
                </w:rPr>
                <w:t>正数</w:t>
              </w:r>
            </w:ins>
            <w:ins w:id="1775" w:author="lee" w:date="2024-07-05T11:17:46Z">
              <w:r>
                <w:rPr>
                  <w:rFonts w:hint="eastAsia"/>
                  <w:color w:val="auto"/>
                  <w:lang w:val="en-US" w:eastAsia="zh-CN"/>
                </w:rPr>
                <w:t>保留两位小数</w:t>
              </w:r>
            </w:ins>
            <w:ins w:id="1776" w:author="lee" w:date="2024-07-05T11:17:54Z">
              <w:r>
                <w:rPr>
                  <w:rFonts w:hint="eastAsia"/>
                  <w:color w:val="auto"/>
                  <w:lang w:val="en-US" w:eastAsia="zh-CN"/>
                </w:rPr>
                <w:t>，</w:t>
              </w:r>
            </w:ins>
            <w:r>
              <w:rPr>
                <w:rFonts w:hint="eastAsia"/>
                <w:color w:val="auto"/>
                <w:sz w:val="22"/>
                <w:szCs w:val="22"/>
                <w:highlight w:val="none"/>
                <w:lang w:val="en-US" w:eastAsia="zh-CN"/>
              </w:rPr>
              <w:t>填写上限值，高风险为开区间，中低无为闭区间；固定填写4行，由低到高进行填写；若存在上限值相交或相同，则进行红色字体提示“数据重复，请重新输入”。</w:t>
            </w:r>
          </w:p>
          <w:p w14:paraId="68C2FC70">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color w:val="auto"/>
                <w:sz w:val="22"/>
                <w:szCs w:val="22"/>
                <w:highlight w:val="none"/>
              </w:rPr>
            </w:pPr>
            <w:ins w:id="1777" w:author="lee" w:date="2024-07-05T11:18:14Z">
              <w:r>
                <w:rPr>
                  <w:rFonts w:hint="eastAsia"/>
                  <w:color w:val="auto"/>
                  <w:sz w:val="22"/>
                  <w:szCs w:val="22"/>
                  <w:highlight w:val="none"/>
                  <w:lang w:val="en-US" w:eastAsia="zh-CN"/>
                </w:rPr>
                <w:t>4</w:t>
              </w:r>
            </w:ins>
            <w:ins w:id="1778" w:author="lee" w:date="2024-07-05T11:18:15Z">
              <w:r>
                <w:rPr>
                  <w:rFonts w:hint="eastAsia"/>
                  <w:color w:val="auto"/>
                  <w:sz w:val="22"/>
                  <w:szCs w:val="22"/>
                  <w:highlight w:val="none"/>
                  <w:lang w:val="en-US" w:eastAsia="zh-CN"/>
                </w:rPr>
                <w:t>）</w:t>
              </w:r>
            </w:ins>
            <w:r>
              <w:rPr>
                <w:rFonts w:hint="eastAsia"/>
                <w:color w:val="auto"/>
                <w:sz w:val="22"/>
                <w:szCs w:val="22"/>
                <w:highlight w:val="none"/>
                <w:lang w:val="en-US" w:eastAsia="zh-CN"/>
              </w:rPr>
              <w:t>维修风险等级：</w:t>
            </w:r>
            <w:r>
              <w:rPr>
                <w:rFonts w:hint="eastAsia" w:cs="Times New Roman"/>
                <w:i w:val="0"/>
                <w:iCs w:val="0"/>
                <w:caps w:val="0"/>
                <w:color w:val="auto"/>
                <w:spacing w:val="0"/>
                <w:sz w:val="22"/>
                <w:szCs w:val="22"/>
                <w:highlight w:val="none"/>
                <w:lang w:val="en-US" w:eastAsia="zh-CN"/>
              </w:rPr>
              <w:t>固定由无低中高进行展示，不可编辑。</w:t>
            </w:r>
          </w:p>
          <w:p w14:paraId="128E491B">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】点击取消按钮，则新增失败，页面返回</w:t>
            </w:r>
            <w:r>
              <w:rPr>
                <w:rFonts w:hint="eastAsia"/>
                <w:highlight w:val="none"/>
                <w:lang w:val="en-US" w:eastAsia="zh-CN"/>
              </w:rPr>
              <w:t>维修风险等级配置页面</w:t>
            </w:r>
          </w:p>
          <w:p w14:paraId="1A04ED64">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w:t>
            </w:r>
            <w:r>
              <w:rPr>
                <w:rFonts w:hint="eastAsia"/>
                <w:highlight w:val="none"/>
                <w:lang w:val="en-US" w:eastAsia="zh-CN"/>
              </w:rPr>
              <w:t>选择维修时段、设备类型，填写维修次数、维修费用和风险等级等信息后，点击确认，维修风险等级配置成功，</w:t>
            </w:r>
            <w:r>
              <w:rPr>
                <w:rFonts w:hint="eastAsia" w:cs="Times New Roman"/>
                <w:i w:val="0"/>
                <w:iCs w:val="0"/>
                <w:caps w:val="0"/>
                <w:spacing w:val="0"/>
                <w:sz w:val="22"/>
                <w:szCs w:val="22"/>
                <w:highlight w:val="none"/>
                <w:lang w:val="en-US" w:eastAsia="zh-CN"/>
              </w:rPr>
              <w:t>返回</w:t>
            </w:r>
            <w:r>
              <w:rPr>
                <w:rFonts w:hint="eastAsia"/>
                <w:highlight w:val="none"/>
                <w:lang w:val="en-US" w:eastAsia="zh-CN"/>
              </w:rPr>
              <w:t>维修风险等级配置页面页面展示该条新增配置信息</w:t>
            </w:r>
          </w:p>
          <w:p w14:paraId="01505B2D">
            <w:pPr>
              <w:numPr>
                <w:ilvl w:val="-1"/>
                <w:numId w:val="0"/>
              </w:numPr>
              <w:ind w:firstLine="440" w:firstLineChars="200"/>
              <w:rPr>
                <w:rFonts w:hint="eastAsia"/>
                <w:highlight w:val="none"/>
                <w:lang w:val="en-US" w:eastAsia="zh-CN"/>
              </w:rPr>
            </w:pPr>
          </w:p>
          <w:p w14:paraId="41E1A81B">
            <w:pPr>
              <w:numPr>
                <w:ilvl w:val="0"/>
                <w:numId w:val="51"/>
              </w:numPr>
              <w:ind w:left="330" w:firstLine="0" w:firstLineChars="0"/>
              <w:rPr>
                <w:rFonts w:hint="eastAsia"/>
                <w:highlight w:val="none"/>
                <w:lang w:val="en-US" w:eastAsia="zh-CN"/>
              </w:rPr>
            </w:pPr>
            <w:r>
              <w:rPr>
                <w:rFonts w:hint="eastAsia"/>
                <w:highlight w:val="none"/>
                <w:lang w:val="en-US" w:eastAsia="zh-CN"/>
              </w:rPr>
              <w:t>在维修风险等级配置页面，点击复制和编辑按钮，进入编辑维修</w:t>
            </w:r>
            <w:r>
              <w:rPr>
                <w:rFonts w:hint="eastAsia" w:ascii="Calibri" w:hAnsi="Calibri" w:eastAsia="宋体" w:cs="Times New Roman"/>
                <w:i w:val="0"/>
                <w:iCs w:val="0"/>
                <w:caps w:val="0"/>
                <w:spacing w:val="0"/>
                <w:sz w:val="22"/>
                <w:szCs w:val="22"/>
                <w:highlight w:val="none"/>
              </w:rPr>
              <w:t>风险等级</w:t>
            </w:r>
            <w:r>
              <w:rPr>
                <w:rFonts w:hint="eastAsia"/>
                <w:highlight w:val="none"/>
                <w:lang w:val="en-US" w:eastAsia="zh-CN"/>
              </w:rPr>
              <w:t>配置页面，页面展示：</w:t>
            </w:r>
          </w:p>
          <w:p w14:paraId="3B90EF2A">
            <w:pPr>
              <w:numPr>
                <w:ilvl w:val="-1"/>
                <w:numId w:val="0"/>
              </w:numPr>
              <w:ind w:firstLine="440" w:firstLineChars="200"/>
              <w:rPr>
                <w:rFonts w:hint="eastAsia" w:ascii="Calibri" w:hAnsi="Calibri" w:eastAsia="宋体" w:cs="Times New Roman"/>
                <w:b/>
                <w:bCs/>
                <w:i w:val="0"/>
                <w:iCs w:val="0"/>
                <w:caps w:val="0"/>
                <w:spacing w:val="0"/>
                <w:sz w:val="22"/>
                <w:szCs w:val="22"/>
                <w:highlight w:val="none"/>
              </w:rPr>
            </w:pPr>
            <w:r>
              <w:rPr>
                <w:rFonts w:hint="eastAsia"/>
                <w:highlight w:val="none"/>
                <w:lang w:val="en-US" w:eastAsia="zh-CN"/>
              </w:rPr>
              <w:t>【页面标题】</w:t>
            </w:r>
            <w:r>
              <w:rPr>
                <w:rFonts w:hint="eastAsia"/>
                <w:b/>
                <w:bCs/>
                <w:highlight w:val="none"/>
                <w:lang w:val="en-US" w:eastAsia="zh-CN"/>
              </w:rPr>
              <w:t>编辑</w:t>
            </w:r>
            <w:r>
              <w:rPr>
                <w:rFonts w:hint="eastAsia" w:cs="Times New Roman"/>
                <w:b/>
                <w:bCs/>
                <w:i w:val="0"/>
                <w:iCs w:val="0"/>
                <w:caps w:val="0"/>
                <w:spacing w:val="0"/>
                <w:sz w:val="22"/>
                <w:szCs w:val="22"/>
                <w:highlight w:val="none"/>
                <w:lang w:val="en-US" w:eastAsia="zh-CN"/>
              </w:rPr>
              <w:t>维修</w:t>
            </w:r>
            <w:r>
              <w:rPr>
                <w:rFonts w:hint="eastAsia" w:ascii="Calibri" w:hAnsi="Calibri" w:eastAsia="宋体" w:cs="Times New Roman"/>
                <w:b/>
                <w:bCs/>
                <w:i w:val="0"/>
                <w:iCs w:val="0"/>
                <w:caps w:val="0"/>
                <w:spacing w:val="0"/>
                <w:sz w:val="22"/>
                <w:szCs w:val="22"/>
                <w:highlight w:val="none"/>
              </w:rPr>
              <w:t>风险等级</w:t>
            </w:r>
          </w:p>
          <w:p w14:paraId="65625E2C">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】默认展示新增时的</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，不可选</w:t>
            </w:r>
          </w:p>
          <w:p w14:paraId="68CF355F">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风险</w:t>
            </w:r>
            <w:r>
              <w:rPr>
                <w:rFonts w:hint="eastAsia" w:cs="Times New Roman"/>
                <w:i w:val="0"/>
                <w:iCs w:val="0"/>
                <w:caps w:val="0"/>
                <w:spacing w:val="0"/>
                <w:sz w:val="22"/>
                <w:szCs w:val="22"/>
                <w:highlight w:val="none"/>
                <w:lang w:val="en-US" w:eastAsia="zh-CN"/>
              </w:rPr>
              <w:t>等级配置】</w:t>
            </w:r>
          </w:p>
          <w:p w14:paraId="59D36530">
            <w:pPr>
              <w:numPr>
                <w:ilvl w:val="-1"/>
                <w:numId w:val="0"/>
              </w:numPr>
              <w:ind w:firstLine="660" w:firstLineChars="3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配置信息：页面展示序号、维修次数、维修费用、维修风险等级。</w:t>
            </w:r>
          </w:p>
          <w:p w14:paraId="7A08BA6B">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1）序号：与新增维修风险等级页面规则一致</w:t>
            </w:r>
          </w:p>
          <w:p w14:paraId="3793FBA8">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sz w:val="22"/>
                <w:szCs w:val="22"/>
                <w:highlight w:val="none"/>
              </w:rPr>
            </w:pPr>
            <w:r>
              <w:rPr>
                <w:rFonts w:hint="eastAsia" w:cs="Times New Roman"/>
                <w:sz w:val="22"/>
                <w:szCs w:val="22"/>
                <w:highlight w:val="none"/>
                <w:lang w:val="en-US" w:eastAsia="zh-CN"/>
              </w:rPr>
              <w:t>2）维修次数：</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默认展示新增时的维修次数，可编辑，规则与新增保持一致</w:t>
            </w:r>
          </w:p>
          <w:p w14:paraId="3D48BEE1">
            <w:pPr>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Times New Roman"/>
                <w:i w:val="0"/>
                <w:iCs w:val="0"/>
                <w:caps w:val="0"/>
                <w:spacing w:val="0"/>
                <w:sz w:val="22"/>
                <w:szCs w:val="22"/>
                <w:highlight w:val="none"/>
                <w:lang w:val="en-US" w:eastAsia="zh-CN"/>
              </w:rPr>
            </w:pPr>
            <w:r>
              <w:rPr>
                <w:rFonts w:hint="eastAsia"/>
                <w:color w:val="auto"/>
                <w:sz w:val="22"/>
                <w:szCs w:val="22"/>
                <w:highlight w:val="none"/>
                <w:lang w:val="en-US" w:eastAsia="zh-CN"/>
              </w:rPr>
              <w:t>4）</w:t>
            </w:r>
            <w:r>
              <w:rPr>
                <w:rFonts w:hint="eastAsia" w:cs="Times New Roman"/>
                <w:sz w:val="22"/>
                <w:szCs w:val="22"/>
                <w:highlight w:val="none"/>
                <w:lang w:val="en-US" w:eastAsia="zh-CN"/>
              </w:rPr>
              <w:t>维修费用</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默认展示新增时的维修费用，可编辑，规则与新增保持一致</w:t>
            </w:r>
          </w:p>
          <w:p w14:paraId="75AEA812">
            <w:pPr>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i w:val="0"/>
                <w:iCs w:val="0"/>
                <w:caps w:val="0"/>
                <w:spacing w:val="0"/>
                <w:sz w:val="22"/>
                <w:szCs w:val="22"/>
                <w:highlight w:val="none"/>
                <w:lang w:val="en-US" w:eastAsia="zh-CN"/>
              </w:rPr>
            </w:pPr>
            <w:r>
              <w:rPr>
                <w:rFonts w:hint="eastAsia"/>
                <w:color w:val="auto"/>
                <w:sz w:val="22"/>
                <w:szCs w:val="22"/>
                <w:highlight w:val="none"/>
                <w:lang w:val="en-US" w:eastAsia="zh-CN"/>
              </w:rPr>
              <w:t>5）</w:t>
            </w:r>
            <w:r>
              <w:rPr>
                <w:rFonts w:hint="eastAsia" w:cs="Times New Roman"/>
                <w:sz w:val="22"/>
                <w:szCs w:val="22"/>
                <w:highlight w:val="none"/>
                <w:lang w:val="en-US" w:eastAsia="zh-CN"/>
              </w:rPr>
              <w:t>维修</w:t>
            </w:r>
            <w:r>
              <w:rPr>
                <w:rFonts w:hint="eastAsia"/>
                <w:color w:val="auto"/>
                <w:sz w:val="22"/>
                <w:szCs w:val="22"/>
                <w:highlight w:val="none"/>
                <w:lang w:val="en-US" w:eastAsia="zh-CN"/>
              </w:rPr>
              <w:t>风险等级：</w:t>
            </w:r>
            <w:r>
              <w:rPr>
                <w:rFonts w:hint="eastAsia" w:cs="Times New Roman"/>
                <w:i w:val="0"/>
                <w:iCs w:val="0"/>
                <w:caps w:val="0"/>
                <w:spacing w:val="0"/>
                <w:sz w:val="22"/>
                <w:szCs w:val="22"/>
                <w:highlight w:val="none"/>
                <w:lang w:val="en-US" w:eastAsia="zh-CN"/>
              </w:rPr>
              <w:t>固定由无低中高进行展示，不可编辑。</w:t>
            </w:r>
          </w:p>
          <w:p w14:paraId="25014082">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】规则与新增保持一致</w:t>
            </w:r>
          </w:p>
          <w:p w14:paraId="0C4416CE">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】规则与新增保持一致</w:t>
            </w:r>
          </w:p>
          <w:p w14:paraId="4FAE4F95">
            <w:pPr>
              <w:numPr>
                <w:ilvl w:val="-1"/>
                <w:numId w:val="0"/>
              </w:numPr>
              <w:rPr>
                <w:rFonts w:hint="eastAsia"/>
                <w:highlight w:val="none"/>
                <w:lang w:val="en-US" w:eastAsia="zh-CN"/>
              </w:rPr>
            </w:pPr>
          </w:p>
          <w:p w14:paraId="36C6252D">
            <w:pPr>
              <w:numPr>
                <w:ilvl w:val="-1"/>
                <w:numId w:val="0"/>
              </w:numPr>
              <w:rPr>
                <w:rFonts w:hint="eastAsia"/>
                <w:highlight w:val="none"/>
                <w:lang w:val="en-US" w:eastAsia="zh-CN"/>
              </w:rPr>
            </w:pPr>
          </w:p>
          <w:p w14:paraId="6CE70B17">
            <w:pPr>
              <w:numPr>
                <w:ilvl w:val="-1"/>
                <w:numId w:val="0"/>
              </w:numPr>
              <w:rPr>
                <w:rFonts w:hint="default"/>
                <w:highlight w:val="none"/>
                <w:lang w:val="en-US" w:eastAsia="zh-CN"/>
              </w:rPr>
            </w:pPr>
            <w:r>
              <w:rPr>
                <w:rFonts w:hint="eastAsia"/>
                <w:color w:val="auto"/>
                <w:highlight w:val="none"/>
                <w:lang w:val="en-US" w:eastAsia="zh-CN"/>
              </w:rPr>
              <w:t>维修风险等级配置详情</w:t>
            </w:r>
            <w:r>
              <w:rPr>
                <w:rFonts w:hint="eastAsia"/>
                <w:highlight w:val="none"/>
                <w:lang w:val="en-US" w:eastAsia="zh-CN"/>
              </w:rPr>
              <w:t>字段说明：</w:t>
            </w: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7"/>
              <w:gridCol w:w="4630"/>
            </w:tblGrid>
            <w:tr w14:paraId="7E59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BEBEBE" w:themeFill="background1" w:themeFillShade="BF"/>
                </w:tcPr>
                <w:p w14:paraId="194A511F">
                  <w:pPr>
                    <w:pStyle w:val="16"/>
                    <w:rPr>
                      <w:rFonts w:hint="eastAsia"/>
                      <w:sz w:val="22"/>
                      <w:szCs w:val="22"/>
                      <w:highlight w:val="none"/>
                      <w:vertAlign w:val="baseline"/>
                    </w:rPr>
                  </w:pPr>
                  <w:r>
                    <w:rPr>
                      <w:rFonts w:hint="eastAsia"/>
                      <w:sz w:val="22"/>
                      <w:szCs w:val="22"/>
                      <w:highlight w:val="none"/>
                      <w:lang w:val="en-US" w:eastAsia="zh-CN"/>
                    </w:rPr>
                    <w:t>字段</w:t>
                  </w:r>
                </w:p>
              </w:tc>
              <w:tc>
                <w:tcPr>
                  <w:tcW w:w="4630" w:type="dxa"/>
                  <w:shd w:val="clear" w:color="auto" w:fill="BEBEBE" w:themeFill="background1" w:themeFillShade="BF"/>
                </w:tcPr>
                <w:p w14:paraId="664C6618">
                  <w:pPr>
                    <w:pStyle w:val="16"/>
                    <w:rPr>
                      <w:rFonts w:hint="eastAsia" w:eastAsia="宋体"/>
                      <w:sz w:val="22"/>
                      <w:szCs w:val="22"/>
                      <w:highlight w:val="none"/>
                      <w:vertAlign w:val="baseline"/>
                      <w:lang w:val="en-US" w:eastAsia="zh-CN"/>
                    </w:rPr>
                  </w:pPr>
                  <w:r>
                    <w:rPr>
                      <w:rFonts w:hint="eastAsia"/>
                      <w:sz w:val="22"/>
                      <w:szCs w:val="22"/>
                      <w:highlight w:val="none"/>
                      <w:vertAlign w:val="baseline"/>
                      <w:lang w:val="en-US" w:eastAsia="zh-CN"/>
                    </w:rPr>
                    <w:t>说明</w:t>
                  </w:r>
                </w:p>
              </w:tc>
            </w:tr>
            <w:tr w14:paraId="321B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14:paraId="4CC2755C">
                  <w:pPr>
                    <w:keepNext w:val="0"/>
                    <w:keepLines w:val="0"/>
                    <w:widowControl/>
                    <w:suppressLineNumbers w:val="0"/>
                    <w:ind w:firstLine="0" w:firstLineChars="0"/>
                    <w:jc w:val="left"/>
                    <w:textAlignment w:val="center"/>
                    <w:rPr>
                      <w:rFonts w:hint="default" w:ascii="Times New Roman" w:hAnsi="Times New Roman" w:eastAsia="宋体" w:cs="Times New Roman"/>
                      <w:color w:val="auto"/>
                      <w:kern w:val="2"/>
                      <w:sz w:val="22"/>
                      <w:szCs w:val="22"/>
                      <w:highlight w:val="none"/>
                      <w:lang w:val="en-US" w:eastAsia="zh-CN" w:bidi="ar-SA"/>
                    </w:rPr>
                  </w:pPr>
                  <w:r>
                    <w:rPr>
                      <w:rFonts w:hint="eastAsia" w:ascii="Times New Roman" w:hAnsi="Times New Roman" w:eastAsia="宋体" w:cs="Times New Roman"/>
                      <w:color w:val="auto"/>
                      <w:kern w:val="2"/>
                      <w:sz w:val="22"/>
                      <w:szCs w:val="22"/>
                      <w:highlight w:val="none"/>
                      <w:lang w:val="en-US" w:eastAsia="zh-CN" w:bidi="ar-SA"/>
                    </w:rPr>
                    <w:t>序号</w:t>
                  </w:r>
                </w:p>
              </w:tc>
              <w:tc>
                <w:tcPr>
                  <w:tcW w:w="4630" w:type="dxa"/>
                  <w:shd w:val="clear" w:color="auto" w:fill="auto"/>
                  <w:vAlign w:val="top"/>
                </w:tcPr>
                <w:p w14:paraId="080004B3">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lang w:val="en-US" w:eastAsia="zh-CN"/>
                    </w:rPr>
                    <w:t>系统自动生成</w:t>
                  </w:r>
                </w:p>
              </w:tc>
            </w:tr>
            <w:tr w14:paraId="16CE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center"/>
                </w:tcPr>
                <w:p w14:paraId="52B70E58">
                  <w:pPr>
                    <w:keepNext w:val="0"/>
                    <w:keepLines w:val="0"/>
                    <w:widowControl/>
                    <w:suppressLineNumbers w:val="0"/>
                    <w:ind w:firstLine="0" w:firstLineChars="0"/>
                    <w:jc w:val="left"/>
                    <w:textAlignment w:val="center"/>
                    <w:rPr>
                      <w:rFonts w:hint="default"/>
                      <w:color w:val="auto"/>
                      <w:sz w:val="22"/>
                      <w:szCs w:val="22"/>
                      <w:highlight w:val="none"/>
                      <w:lang w:val="en-US" w:eastAsia="zh-CN"/>
                    </w:rPr>
                  </w:pPr>
                  <w:r>
                    <w:rPr>
                      <w:rFonts w:hint="eastAsia"/>
                      <w:highlight w:val="none"/>
                      <w:lang w:val="en-US" w:eastAsia="zh-CN"/>
                    </w:rPr>
                    <w:t>设备类型</w:t>
                  </w:r>
                </w:p>
              </w:tc>
              <w:tc>
                <w:tcPr>
                  <w:tcW w:w="4630" w:type="dxa"/>
                </w:tcPr>
                <w:p w14:paraId="4494754C">
                  <w:pPr>
                    <w:pStyle w:val="16"/>
                    <w:rPr>
                      <w:rFonts w:hint="default"/>
                      <w:color w:val="auto"/>
                      <w:sz w:val="22"/>
                      <w:szCs w:val="22"/>
                      <w:highlight w:val="none"/>
                      <w:vertAlign w:val="baseline"/>
                      <w:lang w:val="en-US" w:eastAsia="zh-CN"/>
                    </w:rPr>
                  </w:pPr>
                  <w:r>
                    <w:rPr>
                      <w:rFonts w:hint="eastAsia"/>
                      <w:color w:val="auto"/>
                      <w:sz w:val="22"/>
                      <w:szCs w:val="22"/>
                      <w:highlight w:val="none"/>
                      <w:vertAlign w:val="baseline"/>
                      <w:lang w:val="en-US" w:eastAsia="zh-CN"/>
                    </w:rPr>
                    <w:t>展示</w:t>
                  </w:r>
                  <w:r>
                    <w:rPr>
                      <w:rFonts w:hint="eastAsia"/>
                      <w:highlight w:val="none"/>
                      <w:lang w:val="en-US" w:eastAsia="zh-CN"/>
                    </w:rPr>
                    <w:t>新增配置所选设备类型</w:t>
                  </w:r>
                </w:p>
              </w:tc>
            </w:tr>
            <w:tr w14:paraId="2DBA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14:paraId="1D04E317">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eastAsia="宋体" w:cs="Times New Roman"/>
                      <w:color w:val="auto"/>
                      <w:kern w:val="2"/>
                      <w:sz w:val="22"/>
                      <w:szCs w:val="22"/>
                      <w:highlight w:val="none"/>
                      <w:lang w:val="en-US" w:eastAsia="zh-CN" w:bidi="ar-SA"/>
                    </w:rPr>
                    <w:t>维修次数</w:t>
                  </w:r>
                </w:p>
              </w:tc>
              <w:tc>
                <w:tcPr>
                  <w:tcW w:w="4630" w:type="dxa"/>
                  <w:vAlign w:val="top"/>
                </w:tcPr>
                <w:p w14:paraId="1C2C34A7">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新增配置所填维修次数</w:t>
                  </w:r>
                </w:p>
              </w:tc>
            </w:tr>
            <w:tr w14:paraId="0805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14:paraId="62BD4575">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s="Times New Roman"/>
                      <w:color w:val="auto"/>
                      <w:kern w:val="2"/>
                      <w:sz w:val="22"/>
                      <w:szCs w:val="22"/>
                      <w:highlight w:val="none"/>
                      <w:lang w:val="en-US" w:eastAsia="zh-CN" w:bidi="ar-SA"/>
                    </w:rPr>
                    <w:t>维修费用</w:t>
                  </w:r>
                </w:p>
              </w:tc>
              <w:tc>
                <w:tcPr>
                  <w:tcW w:w="4630" w:type="dxa"/>
                  <w:vAlign w:val="top"/>
                </w:tcPr>
                <w:p w14:paraId="3BCF0F62">
                  <w:pPr>
                    <w:pStyle w:val="16"/>
                    <w:ind w:firstLine="0" w:firstLineChars="0"/>
                    <w:rPr>
                      <w:rFonts w:hint="default" w:ascii="Times New Roman" w:hAnsi="Times New Roman" w:eastAsia="宋体" w:cs="Times New Roman"/>
                      <w:color w:val="auto"/>
                      <w:kern w:val="2"/>
                      <w:sz w:val="22"/>
                      <w:szCs w:val="22"/>
                      <w:highlight w:val="none"/>
                      <w:vertAlign w:val="baseli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新增配置所填维修费用</w:t>
                  </w:r>
                </w:p>
              </w:tc>
            </w:tr>
            <w:tr w14:paraId="4AD1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02B64ADC">
                  <w:pPr>
                    <w:pStyle w:val="16"/>
                    <w:rPr>
                      <w:rFonts w:hint="default"/>
                      <w:color w:val="auto"/>
                      <w:sz w:val="22"/>
                      <w:szCs w:val="22"/>
                      <w:highlight w:val="none"/>
                      <w:lang w:val="en-US" w:eastAsia="zh-CN"/>
                    </w:rPr>
                  </w:pPr>
                  <w:r>
                    <w:rPr>
                      <w:rFonts w:hint="eastAsia"/>
                      <w:color w:val="auto"/>
                      <w:sz w:val="22"/>
                      <w:szCs w:val="22"/>
                      <w:highlight w:val="none"/>
                      <w:lang w:val="en-US" w:eastAsia="zh-CN"/>
                    </w:rPr>
                    <w:t>维修风险等级</w:t>
                  </w:r>
                </w:p>
              </w:tc>
              <w:tc>
                <w:tcPr>
                  <w:tcW w:w="4630" w:type="dxa"/>
                  <w:vAlign w:val="top"/>
                </w:tcPr>
                <w:p w14:paraId="0A6A0575">
                  <w:pPr>
                    <w:pStyle w:val="16"/>
                    <w:ind w:firstLine="0" w:firstLineChars="0"/>
                    <w:rPr>
                      <w:rFonts w:hint="default"/>
                      <w:color w:val="auto"/>
                      <w:sz w:val="22"/>
                      <w:szCs w:val="22"/>
                      <w:highlight w:val="none"/>
                      <w:lang w:val="en-US" w:eastAsia="zh-CN"/>
                    </w:rPr>
                  </w:pPr>
                  <w:r>
                    <w:rPr>
                      <w:rFonts w:hint="eastAsia"/>
                      <w:color w:val="auto"/>
                      <w:sz w:val="22"/>
                      <w:szCs w:val="22"/>
                      <w:highlight w:val="none"/>
                      <w:vertAlign w:val="baseline"/>
                      <w:lang w:val="en-US" w:eastAsia="zh-CN"/>
                    </w:rPr>
                    <w:t>展示</w:t>
                  </w:r>
                  <w:r>
                    <w:rPr>
                      <w:rFonts w:hint="eastAsia"/>
                      <w:color w:val="auto"/>
                      <w:highlight w:val="none"/>
                      <w:lang w:val="en-US" w:eastAsia="zh-CN"/>
                    </w:rPr>
                    <w:t>新增配置所填</w:t>
                  </w:r>
                  <w:r>
                    <w:rPr>
                      <w:rFonts w:hint="eastAsia" w:eastAsia="宋体" w:cs="Times New Roman"/>
                      <w:color w:val="auto"/>
                      <w:kern w:val="2"/>
                      <w:sz w:val="22"/>
                      <w:szCs w:val="22"/>
                      <w:highlight w:val="none"/>
                      <w:lang w:val="en-US" w:eastAsia="zh-CN" w:bidi="ar-SA"/>
                    </w:rPr>
                    <w:t>维修</w:t>
                  </w:r>
                  <w:r>
                    <w:rPr>
                      <w:rFonts w:hint="eastAsia" w:cs="Times New Roman"/>
                      <w:color w:val="auto"/>
                      <w:kern w:val="2"/>
                      <w:sz w:val="22"/>
                      <w:szCs w:val="22"/>
                      <w:highlight w:val="none"/>
                      <w:lang w:val="en-US" w:eastAsia="zh-CN" w:bidi="ar-SA"/>
                    </w:rPr>
                    <w:t>风险等级</w:t>
                  </w:r>
                </w:p>
              </w:tc>
            </w:tr>
            <w:tr w14:paraId="142A5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6ADA61C5">
                  <w:pPr>
                    <w:pStyle w:val="16"/>
                    <w:rPr>
                      <w:rFonts w:hint="default"/>
                      <w:color w:val="auto"/>
                      <w:sz w:val="22"/>
                      <w:szCs w:val="22"/>
                      <w:highlight w:val="none"/>
                      <w:lang w:val="en-US" w:eastAsia="zh-CN"/>
                    </w:rPr>
                  </w:pPr>
                  <w:r>
                    <w:rPr>
                      <w:rFonts w:hint="eastAsia"/>
                      <w:color w:val="auto"/>
                      <w:sz w:val="22"/>
                      <w:szCs w:val="22"/>
                      <w:highlight w:val="none"/>
                      <w:lang w:val="en-US" w:eastAsia="zh-CN"/>
                    </w:rPr>
                    <w:t>是否生效</w:t>
                  </w:r>
                </w:p>
              </w:tc>
              <w:tc>
                <w:tcPr>
                  <w:tcW w:w="4630" w:type="dxa"/>
                </w:tcPr>
                <w:p w14:paraId="301AC182">
                  <w:pPr>
                    <w:pStyle w:val="16"/>
                    <w:numPr>
                      <w:ilvl w:val="-1"/>
                      <w:numId w:val="0"/>
                    </w:numPr>
                    <w:rPr>
                      <w:rFonts w:hint="eastAsia"/>
                      <w:color w:val="auto"/>
                      <w:sz w:val="22"/>
                      <w:szCs w:val="22"/>
                      <w:highlight w:val="none"/>
                      <w:lang w:val="en-US" w:eastAsia="zh-CN"/>
                    </w:rPr>
                  </w:pPr>
                  <w:r>
                    <w:rPr>
                      <w:rFonts w:hint="eastAsia"/>
                      <w:color w:val="auto"/>
                      <w:sz w:val="22"/>
                      <w:szCs w:val="22"/>
                      <w:highlight w:val="none"/>
                      <w:lang w:val="en-US" w:eastAsia="zh-CN"/>
                    </w:rPr>
                    <w:t>1.可进行选择，配置生效，点击按钮呈蓝色，页面弹框提示“已生效”，则配置生效；</w:t>
                  </w:r>
                </w:p>
                <w:p w14:paraId="7E4C9624">
                  <w:pPr>
                    <w:pStyle w:val="16"/>
                    <w:rPr>
                      <w:ins w:id="1779" w:author="lee" w:date="2024-07-05T10:30:26Z"/>
                      <w:rFonts w:hint="eastAsia"/>
                      <w:color w:val="auto"/>
                      <w:sz w:val="22"/>
                      <w:szCs w:val="22"/>
                      <w:highlight w:val="none"/>
                      <w:lang w:val="en-US" w:eastAsia="zh-CN"/>
                    </w:rPr>
                  </w:pPr>
                  <w:r>
                    <w:rPr>
                      <w:rFonts w:hint="eastAsia"/>
                      <w:color w:val="auto"/>
                      <w:sz w:val="22"/>
                      <w:szCs w:val="22"/>
                      <w:highlight w:val="none"/>
                      <w:lang w:val="en-US" w:eastAsia="zh-CN"/>
                    </w:rPr>
                    <w:t>点击按钮呈灰色，则配置未生效；</w:t>
                  </w:r>
                </w:p>
                <w:p w14:paraId="392F326C">
                  <w:pPr>
                    <w:pStyle w:val="16"/>
                    <w:rPr>
                      <w:rFonts w:hint="default"/>
                      <w:color w:val="auto"/>
                      <w:sz w:val="22"/>
                      <w:szCs w:val="22"/>
                      <w:highlight w:val="none"/>
                      <w:lang w:val="en-US" w:eastAsia="zh-CN"/>
                    </w:rPr>
                  </w:pPr>
                  <w:r>
                    <w:rPr>
                      <w:rFonts w:hint="eastAsia"/>
                      <w:color w:val="auto"/>
                      <w:sz w:val="22"/>
                      <w:szCs w:val="22"/>
                      <w:highlight w:val="none"/>
                      <w:lang w:val="en-US" w:eastAsia="zh-CN"/>
                    </w:rPr>
                    <w:t>2.生效状态下的维修风险等级，不可删除和编辑，若要进行删除和编辑需对已生效的维修风险等级更改为未生效</w:t>
                  </w:r>
                </w:p>
              </w:tc>
            </w:tr>
            <w:tr w14:paraId="704C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1312EAD4">
                  <w:pPr>
                    <w:pStyle w:val="16"/>
                    <w:rPr>
                      <w:rFonts w:hint="default"/>
                      <w:color w:val="auto"/>
                      <w:sz w:val="22"/>
                      <w:szCs w:val="22"/>
                      <w:highlight w:val="none"/>
                      <w:lang w:val="en-US" w:eastAsia="zh-CN"/>
                    </w:rPr>
                  </w:pPr>
                  <w:r>
                    <w:rPr>
                      <w:rFonts w:hint="eastAsia"/>
                      <w:color w:val="auto"/>
                      <w:sz w:val="22"/>
                      <w:szCs w:val="22"/>
                      <w:highlight w:val="none"/>
                      <w:lang w:val="en-US" w:eastAsia="zh-CN"/>
                    </w:rPr>
                    <w:t>操作</w:t>
                  </w:r>
                </w:p>
              </w:tc>
              <w:tc>
                <w:tcPr>
                  <w:tcW w:w="4630" w:type="dxa"/>
                </w:tcPr>
                <w:p w14:paraId="123201CD">
                  <w:pPr>
                    <w:pStyle w:val="16"/>
                    <w:rPr>
                      <w:rFonts w:hint="eastAsia"/>
                      <w:color w:val="auto"/>
                      <w:sz w:val="22"/>
                      <w:szCs w:val="22"/>
                      <w:highlight w:val="none"/>
                      <w:lang w:val="en-US" w:eastAsia="zh-CN"/>
                    </w:rPr>
                  </w:pPr>
                  <w:r>
                    <w:rPr>
                      <w:rFonts w:hint="eastAsia"/>
                      <w:color w:val="auto"/>
                      <w:sz w:val="22"/>
                      <w:szCs w:val="22"/>
                      <w:highlight w:val="none"/>
                      <w:lang w:val="en-US" w:eastAsia="zh-CN"/>
                    </w:rPr>
                    <w:t>【编辑】</w:t>
                  </w:r>
                </w:p>
                <w:p w14:paraId="69840FF9">
                  <w:pPr>
                    <w:numPr>
                      <w:ilvl w:val="-1"/>
                      <w:numId w:val="0"/>
                    </w:numPr>
                    <w:rPr>
                      <w:rFonts w:hint="default" w:ascii="Times New Roman" w:hAnsi="Times New Roman" w:eastAsia="宋体" w:cs="Times New Roman"/>
                      <w:i w:val="0"/>
                      <w:iCs w:val="0"/>
                      <w:caps w:val="0"/>
                      <w:color w:val="auto"/>
                      <w:spacing w:val="0"/>
                      <w:sz w:val="22"/>
                      <w:szCs w:val="22"/>
                      <w:highlight w:val="none"/>
                      <w:lang w:val="en-US" w:eastAsia="zh-CN"/>
                    </w:rPr>
                  </w:pPr>
                  <w:r>
                    <w:rPr>
                      <w:rFonts w:hint="eastAsia"/>
                      <w:color w:val="auto"/>
                      <w:sz w:val="22"/>
                      <w:szCs w:val="22"/>
                      <w:highlight w:val="none"/>
                      <w:lang w:val="en-US" w:eastAsia="zh-CN"/>
                    </w:rPr>
                    <w:t>1.仅对未生效状态下的维修风险等级进行编辑，点击编辑按钮，页面跳转至</w:t>
                  </w:r>
                  <w:r>
                    <w:rPr>
                      <w:rFonts w:hint="eastAsia" w:ascii="Times New Roman" w:hAnsi="Times New Roman" w:eastAsia="宋体" w:cs="Times New Roman"/>
                      <w:i w:val="0"/>
                      <w:iCs w:val="0"/>
                      <w:caps w:val="0"/>
                      <w:color w:val="auto"/>
                      <w:spacing w:val="0"/>
                      <w:sz w:val="22"/>
                      <w:szCs w:val="22"/>
                      <w:highlight w:val="none"/>
                    </w:rPr>
                    <w:t>编辑</w:t>
                  </w:r>
                  <w:r>
                    <w:rPr>
                      <w:rFonts w:hint="eastAsia" w:ascii="Times New Roman" w:hAnsi="Times New Roman" w:cs="Times New Roman"/>
                      <w:i w:val="0"/>
                      <w:iCs w:val="0"/>
                      <w:caps w:val="0"/>
                      <w:color w:val="auto"/>
                      <w:spacing w:val="0"/>
                      <w:sz w:val="22"/>
                      <w:szCs w:val="22"/>
                      <w:highlight w:val="none"/>
                      <w:lang w:val="en-US" w:eastAsia="zh-CN"/>
                    </w:rPr>
                    <w:t>维修</w:t>
                  </w:r>
                  <w:r>
                    <w:rPr>
                      <w:rFonts w:hint="eastAsia" w:ascii="Times New Roman" w:hAnsi="Times New Roman" w:eastAsia="宋体" w:cs="Times New Roman"/>
                      <w:i w:val="0"/>
                      <w:iCs w:val="0"/>
                      <w:caps w:val="0"/>
                      <w:color w:val="auto"/>
                      <w:spacing w:val="0"/>
                      <w:sz w:val="22"/>
                      <w:szCs w:val="22"/>
                      <w:highlight w:val="none"/>
                    </w:rPr>
                    <w:t>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ascii="Times New Roman" w:hAnsi="Times New Roman" w:cs="Times New Roman"/>
                      <w:i w:val="0"/>
                      <w:iCs w:val="0"/>
                      <w:caps w:val="0"/>
                      <w:color w:val="auto"/>
                      <w:spacing w:val="0"/>
                      <w:sz w:val="22"/>
                      <w:szCs w:val="22"/>
                      <w:highlight w:val="none"/>
                      <w:lang w:val="en-US" w:eastAsia="zh-CN"/>
                    </w:rPr>
                    <w:t>。</w:t>
                  </w:r>
                  <w:r>
                    <w:rPr>
                      <w:rFonts w:hint="eastAsia" w:cs="Times New Roman"/>
                      <w:i w:val="0"/>
                      <w:iCs w:val="0"/>
                      <w:caps w:val="0"/>
                      <w:color w:val="auto"/>
                      <w:spacing w:val="0"/>
                      <w:sz w:val="22"/>
                      <w:szCs w:val="22"/>
                      <w:highlight w:val="none"/>
                      <w:lang w:val="en-US" w:eastAsia="zh-CN"/>
                    </w:rPr>
                    <w:t>页面展示对应字段信息，可进行编辑，编辑后点击确认页面跳转至维修</w:t>
                  </w:r>
                  <w:r>
                    <w:rPr>
                      <w:rFonts w:hint="eastAsia"/>
                      <w:highlight w:val="none"/>
                      <w:lang w:val="en-US" w:eastAsia="zh-CN"/>
                    </w:rPr>
                    <w:t>风险等级配置页面；</w:t>
                  </w:r>
                  <w:r>
                    <w:rPr>
                      <w:rFonts w:hint="eastAsia" w:cs="Times New Roman"/>
                      <w:i w:val="0"/>
                      <w:iCs w:val="0"/>
                      <w:caps w:val="0"/>
                      <w:color w:val="auto"/>
                      <w:spacing w:val="0"/>
                      <w:sz w:val="22"/>
                      <w:szCs w:val="22"/>
                      <w:highlight w:val="none"/>
                      <w:lang w:val="en-US" w:eastAsia="zh-CN"/>
                    </w:rPr>
                    <w:t>编辑后点击取消页面返回维修</w:t>
                  </w:r>
                  <w:r>
                    <w:rPr>
                      <w:rFonts w:hint="eastAsia"/>
                      <w:highlight w:val="none"/>
                      <w:lang w:val="en-US" w:eastAsia="zh-CN"/>
                    </w:rPr>
                    <w:t>风险等级配置页面</w:t>
                  </w:r>
                </w:p>
                <w:p w14:paraId="0B07F0EF">
                  <w:pPr>
                    <w:pStyle w:val="16"/>
                    <w:rPr>
                      <w:rFonts w:hint="default"/>
                      <w:color w:val="auto"/>
                      <w:sz w:val="22"/>
                      <w:szCs w:val="22"/>
                      <w:highlight w:val="none"/>
                      <w:lang w:val="en-US" w:eastAsia="zh-CN"/>
                    </w:rPr>
                  </w:pPr>
                  <w:r>
                    <w:rPr>
                      <w:rFonts w:hint="eastAsia"/>
                      <w:color w:val="auto"/>
                      <w:sz w:val="22"/>
                      <w:szCs w:val="22"/>
                      <w:highlight w:val="none"/>
                      <w:lang w:val="en-US" w:eastAsia="zh-CN"/>
                    </w:rPr>
                    <w:t>【复制】未生效和已生效状态下的告警风险等级均可复制。点击复制页面跳转至</w:t>
                  </w:r>
                  <w:r>
                    <w:rPr>
                      <w:rFonts w:hint="eastAsia" w:ascii="Times New Roman" w:hAnsi="Times New Roman" w:eastAsia="宋体" w:cs="Times New Roman"/>
                      <w:i w:val="0"/>
                      <w:iCs w:val="0"/>
                      <w:caps w:val="0"/>
                      <w:color w:val="auto"/>
                      <w:spacing w:val="0"/>
                      <w:sz w:val="22"/>
                      <w:szCs w:val="22"/>
                      <w:highlight w:val="none"/>
                    </w:rPr>
                    <w:t>编辑</w:t>
                  </w:r>
                  <w:r>
                    <w:rPr>
                      <w:rFonts w:hint="eastAsia" w:cs="Times New Roman"/>
                      <w:i w:val="0"/>
                      <w:iCs w:val="0"/>
                      <w:caps w:val="0"/>
                      <w:color w:val="auto"/>
                      <w:spacing w:val="0"/>
                      <w:sz w:val="22"/>
                      <w:szCs w:val="22"/>
                      <w:highlight w:val="none"/>
                      <w:lang w:val="en-US" w:eastAsia="zh-CN"/>
                    </w:rPr>
                    <w:t>维修</w:t>
                  </w:r>
                  <w:r>
                    <w:rPr>
                      <w:rFonts w:hint="eastAsia" w:ascii="Times New Roman" w:hAnsi="Times New Roman" w:eastAsia="宋体" w:cs="Times New Roman"/>
                      <w:i w:val="0"/>
                      <w:iCs w:val="0"/>
                      <w:caps w:val="0"/>
                      <w:color w:val="auto"/>
                      <w:spacing w:val="0"/>
                      <w:sz w:val="22"/>
                      <w:szCs w:val="22"/>
                      <w:highlight w:val="none"/>
                    </w:rPr>
                    <w:t>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cs="Times New Roman"/>
                      <w:i w:val="0"/>
                      <w:iCs w:val="0"/>
                      <w:caps w:val="0"/>
                      <w:color w:val="auto"/>
                      <w:spacing w:val="0"/>
                      <w:sz w:val="22"/>
                      <w:szCs w:val="22"/>
                      <w:highlight w:val="none"/>
                      <w:lang w:val="en-US" w:eastAsia="zh-CN"/>
                    </w:rPr>
                    <w:t>，页面展示对应字段信息，可进行编辑，编辑后点击确认页面跳转至</w:t>
                  </w:r>
                  <w:r>
                    <w:rPr>
                      <w:rFonts w:hint="eastAsia"/>
                      <w:highlight w:val="none"/>
                      <w:lang w:val="en-US" w:eastAsia="zh-CN"/>
                    </w:rPr>
                    <w:t>维修风险等级配置页面；</w:t>
                  </w:r>
                  <w:r>
                    <w:rPr>
                      <w:rFonts w:hint="eastAsia" w:cs="Times New Roman"/>
                      <w:i w:val="0"/>
                      <w:iCs w:val="0"/>
                      <w:caps w:val="0"/>
                      <w:color w:val="auto"/>
                      <w:spacing w:val="0"/>
                      <w:sz w:val="22"/>
                      <w:szCs w:val="22"/>
                      <w:highlight w:val="none"/>
                      <w:lang w:val="en-US" w:eastAsia="zh-CN"/>
                    </w:rPr>
                    <w:t>编辑后点击取消页面返回维修</w:t>
                  </w:r>
                  <w:r>
                    <w:rPr>
                      <w:rFonts w:hint="eastAsia"/>
                      <w:highlight w:val="none"/>
                      <w:lang w:val="en-US" w:eastAsia="zh-CN"/>
                    </w:rPr>
                    <w:t>风险等级配置页面</w:t>
                  </w:r>
                </w:p>
                <w:p w14:paraId="79B4B459">
                  <w:pPr>
                    <w:pStyle w:val="16"/>
                    <w:rPr>
                      <w:rFonts w:hint="default"/>
                      <w:color w:val="auto"/>
                      <w:sz w:val="22"/>
                      <w:szCs w:val="22"/>
                      <w:highlight w:val="none"/>
                      <w:lang w:val="en-US" w:eastAsia="zh-CN"/>
                    </w:rPr>
                  </w:pPr>
                  <w:r>
                    <w:rPr>
                      <w:rFonts w:hint="eastAsia"/>
                      <w:color w:val="auto"/>
                      <w:sz w:val="22"/>
                      <w:szCs w:val="22"/>
                      <w:highlight w:val="none"/>
                      <w:lang w:val="en-US" w:eastAsia="zh-CN"/>
                    </w:rPr>
                    <w:t>【删除】仅对未生效状态下的维修风险等级配置进行删除，删除后页面不展示该条配置信息：生效中的风险等级配置删除按钮置灰不可选</w:t>
                  </w:r>
                </w:p>
              </w:tc>
            </w:tr>
          </w:tbl>
          <w:p w14:paraId="71F7DD93">
            <w:pPr>
              <w:numPr>
                <w:ilvl w:val="-1"/>
                <w:numId w:val="0"/>
              </w:numPr>
              <w:rPr>
                <w:rFonts w:hint="eastAsia"/>
                <w:highlight w:val="none"/>
                <w:lang w:val="en-US" w:eastAsia="zh-CN"/>
              </w:rPr>
            </w:pPr>
          </w:p>
          <w:p w14:paraId="202C1D2C">
            <w:pPr>
              <w:numPr>
                <w:ilvl w:val="-1"/>
                <w:numId w:val="0"/>
              </w:numPr>
              <w:rPr>
                <w:rFonts w:hint="eastAsia"/>
                <w:highlight w:val="none"/>
                <w:lang w:val="en-US" w:eastAsia="zh-CN"/>
              </w:rPr>
            </w:pPr>
          </w:p>
          <w:p w14:paraId="44031840">
            <w:pPr>
              <w:numPr>
                <w:ilvl w:val="-1"/>
                <w:numId w:val="0"/>
              </w:numPr>
              <w:rPr>
                <w:rFonts w:hint="eastAsia"/>
                <w:b/>
                <w:bCs/>
                <w:color w:val="auto"/>
                <w:highlight w:val="none"/>
                <w:lang w:val="en-US" w:eastAsia="zh-CN"/>
              </w:rPr>
            </w:pPr>
            <w:r>
              <w:rPr>
                <w:rFonts w:hint="eastAsia"/>
                <w:b/>
                <w:bCs/>
                <w:color w:val="auto"/>
                <w:highlight w:val="none"/>
                <w:lang w:val="en-US" w:eastAsia="zh-CN"/>
              </w:rPr>
              <w:t>超期服役风险等级配置</w:t>
            </w:r>
          </w:p>
          <w:p w14:paraId="43EFA3EE">
            <w:pPr>
              <w:numPr>
                <w:ilvl w:val="-1"/>
                <w:numId w:val="0"/>
              </w:numPr>
              <w:rPr>
                <w:rFonts w:hint="eastAsia"/>
                <w:highlight w:val="none"/>
                <w:lang w:val="en-US" w:eastAsia="zh-CN"/>
              </w:rPr>
            </w:pPr>
            <w:r>
              <w:rPr>
                <w:rFonts w:hint="eastAsia"/>
                <w:highlight w:val="none"/>
                <w:lang w:val="en-US" w:eastAsia="zh-CN"/>
              </w:rPr>
              <w:t>1）页面展示：展示新增按钮、删除按钮和配置详情。</w:t>
            </w:r>
          </w:p>
          <w:p w14:paraId="6380B360">
            <w:pPr>
              <w:numPr>
                <w:ilvl w:val="-1"/>
                <w:numId w:val="0"/>
              </w:numPr>
              <w:ind w:left="330"/>
              <w:rPr>
                <w:rFonts w:hint="eastAsia" w:cs="Times New Roman"/>
                <w:b w:val="0"/>
                <w:bCs w:val="0"/>
                <w:i w:val="0"/>
                <w:iCs w:val="0"/>
                <w:caps w:val="0"/>
                <w:spacing w:val="0"/>
                <w:sz w:val="22"/>
                <w:szCs w:val="22"/>
                <w:highlight w:val="none"/>
                <w:lang w:val="en-US" w:eastAsia="zh-CN"/>
              </w:rPr>
            </w:pPr>
            <w:r>
              <w:rPr>
                <w:rFonts w:hint="eastAsia"/>
                <w:highlight w:val="none"/>
                <w:lang w:val="en-US" w:eastAsia="zh-CN"/>
              </w:rPr>
              <w:t>a.新增按钮：</w:t>
            </w:r>
            <w:r>
              <w:rPr>
                <w:rFonts w:hint="eastAsia"/>
                <w:b w:val="0"/>
                <w:bCs w:val="0"/>
                <w:highlight w:val="none"/>
                <w:lang w:val="en-US" w:eastAsia="zh-CN"/>
              </w:rPr>
              <w:t>点击可进入到</w:t>
            </w:r>
            <w:r>
              <w:rPr>
                <w:rFonts w:hint="eastAsia" w:ascii="Calibri" w:hAnsi="Calibri" w:eastAsia="宋体" w:cs="Times New Roman"/>
                <w:b w:val="0"/>
                <w:bCs w:val="0"/>
                <w:i w:val="0"/>
                <w:iCs w:val="0"/>
                <w:caps w:val="0"/>
                <w:spacing w:val="0"/>
                <w:sz w:val="22"/>
                <w:szCs w:val="22"/>
                <w:highlight w:val="none"/>
              </w:rPr>
              <w:t>新增</w:t>
            </w:r>
            <w:r>
              <w:rPr>
                <w:rFonts w:hint="eastAsia"/>
                <w:b w:val="0"/>
                <w:bCs w:val="0"/>
                <w:color w:val="auto"/>
                <w:highlight w:val="none"/>
                <w:lang w:val="en-US" w:eastAsia="zh-CN"/>
              </w:rPr>
              <w:t>超期服役风险等级</w:t>
            </w:r>
            <w:r>
              <w:rPr>
                <w:rFonts w:hint="eastAsia" w:cs="Times New Roman"/>
                <w:b w:val="0"/>
                <w:bCs w:val="0"/>
                <w:i w:val="0"/>
                <w:iCs w:val="0"/>
                <w:caps w:val="0"/>
                <w:spacing w:val="0"/>
                <w:sz w:val="22"/>
                <w:szCs w:val="22"/>
                <w:highlight w:val="none"/>
                <w:lang w:val="en-US" w:eastAsia="zh-CN"/>
              </w:rPr>
              <w:t>页面。</w:t>
            </w:r>
          </w:p>
          <w:p w14:paraId="7E2B4292">
            <w:pPr>
              <w:numPr>
                <w:ilvl w:val="-1"/>
                <w:numId w:val="0"/>
              </w:numPr>
              <w:ind w:left="330"/>
              <w:rPr>
                <w:rFonts w:hint="default" w:cs="Times New Roman"/>
                <w:b w:val="0"/>
                <w:bCs w:val="0"/>
                <w:i w:val="0"/>
                <w:iCs w:val="0"/>
                <w:caps w:val="0"/>
                <w:spacing w:val="0"/>
                <w:sz w:val="22"/>
                <w:szCs w:val="22"/>
                <w:highlight w:val="none"/>
                <w:lang w:val="en-US" w:eastAsia="zh-CN"/>
              </w:rPr>
            </w:pPr>
            <w:r>
              <w:rPr>
                <w:rFonts w:hint="eastAsia" w:cs="Times New Roman"/>
                <w:b w:val="0"/>
                <w:bCs w:val="0"/>
                <w:i w:val="0"/>
                <w:iCs w:val="0"/>
                <w:caps w:val="0"/>
                <w:spacing w:val="0"/>
                <w:sz w:val="22"/>
                <w:szCs w:val="22"/>
                <w:highlight w:val="none"/>
                <w:lang w:val="en-US" w:eastAsia="zh-CN"/>
              </w:rPr>
              <w:t>b.删除按钮：可对已配置的</w:t>
            </w:r>
            <w:r>
              <w:rPr>
                <w:rFonts w:hint="eastAsia"/>
                <w:b w:val="0"/>
                <w:bCs w:val="0"/>
                <w:color w:val="auto"/>
                <w:highlight w:val="none"/>
                <w:lang w:val="en-US" w:eastAsia="zh-CN"/>
              </w:rPr>
              <w:t>超期服役风险等级</w:t>
            </w:r>
            <w:r>
              <w:rPr>
                <w:rFonts w:hint="eastAsia" w:cs="Times New Roman"/>
                <w:b w:val="0"/>
                <w:bCs w:val="0"/>
                <w:i w:val="0"/>
                <w:iCs w:val="0"/>
                <w:caps w:val="0"/>
                <w:spacing w:val="0"/>
                <w:sz w:val="22"/>
                <w:szCs w:val="22"/>
                <w:highlight w:val="none"/>
                <w:lang w:val="en-US" w:eastAsia="zh-CN"/>
              </w:rPr>
              <w:t>配置信息进行批量或单条删除；</w:t>
            </w:r>
            <w:r>
              <w:rPr>
                <w:rFonts w:hint="eastAsia"/>
                <w:b w:val="0"/>
                <w:bCs w:val="0"/>
                <w:highlight w:val="none"/>
                <w:lang w:val="en-US" w:eastAsia="zh-CN"/>
              </w:rPr>
              <w:t>删除成功后，页面不展示</w:t>
            </w:r>
            <w:r>
              <w:rPr>
                <w:rFonts w:hint="eastAsia"/>
                <w:b w:val="0"/>
                <w:bCs w:val="0"/>
                <w:color w:val="auto"/>
                <w:highlight w:val="none"/>
                <w:lang w:val="en-US" w:eastAsia="zh-CN"/>
              </w:rPr>
              <w:t>超期服役风险等级</w:t>
            </w:r>
            <w:r>
              <w:rPr>
                <w:rFonts w:hint="eastAsia"/>
                <w:b w:val="0"/>
                <w:bCs w:val="0"/>
                <w:highlight w:val="none"/>
                <w:lang w:val="en-US" w:eastAsia="zh-CN"/>
              </w:rPr>
              <w:t>信息，取消删除，页面展示</w:t>
            </w:r>
            <w:r>
              <w:rPr>
                <w:rFonts w:hint="eastAsia"/>
                <w:b w:val="0"/>
                <w:bCs w:val="0"/>
                <w:color w:val="auto"/>
                <w:highlight w:val="none"/>
                <w:lang w:val="en-US" w:eastAsia="zh-CN"/>
              </w:rPr>
              <w:t>超期服役风险等级</w:t>
            </w:r>
            <w:r>
              <w:rPr>
                <w:rFonts w:hint="eastAsia"/>
                <w:b w:val="0"/>
                <w:bCs w:val="0"/>
                <w:highlight w:val="none"/>
                <w:lang w:val="en-US" w:eastAsia="zh-CN"/>
              </w:rPr>
              <w:t>信息；</w:t>
            </w:r>
            <w:r>
              <w:rPr>
                <w:rFonts w:hint="eastAsia" w:cs="Times New Roman"/>
                <w:b w:val="0"/>
                <w:bCs w:val="0"/>
                <w:i w:val="0"/>
                <w:iCs w:val="0"/>
                <w:caps w:val="0"/>
                <w:spacing w:val="0"/>
                <w:sz w:val="22"/>
                <w:szCs w:val="22"/>
                <w:highlight w:val="none"/>
                <w:lang w:val="en-US" w:eastAsia="zh-CN"/>
              </w:rPr>
              <w:t>批量删除时，</w:t>
            </w:r>
            <w:r>
              <w:rPr>
                <w:rFonts w:hint="eastAsia"/>
                <w:b w:val="0"/>
                <w:bCs w:val="0"/>
                <w:color w:val="auto"/>
                <w:highlight w:val="none"/>
                <w:lang w:val="en-US" w:eastAsia="zh-CN"/>
              </w:rPr>
              <w:t>超期服役风险等级</w:t>
            </w:r>
            <w:r>
              <w:rPr>
                <w:rFonts w:hint="eastAsia" w:cs="Times New Roman"/>
                <w:b w:val="0"/>
                <w:bCs w:val="0"/>
                <w:i w:val="0"/>
                <w:iCs w:val="0"/>
                <w:caps w:val="0"/>
                <w:spacing w:val="0"/>
                <w:sz w:val="22"/>
                <w:szCs w:val="22"/>
                <w:highlight w:val="none"/>
                <w:lang w:val="en-US" w:eastAsia="zh-CN"/>
              </w:rPr>
              <w:t>配置信息</w:t>
            </w:r>
            <w:r>
              <w:rPr>
                <w:rFonts w:hint="eastAsia"/>
                <w:b w:val="0"/>
                <w:bCs w:val="0"/>
                <w:color w:val="auto"/>
                <w:sz w:val="22"/>
                <w:szCs w:val="22"/>
                <w:highlight w:val="none"/>
                <w:lang w:val="en-US" w:eastAsia="zh-CN"/>
              </w:rPr>
              <w:t>处于生效状态下复选框置灰不可选。</w:t>
            </w:r>
          </w:p>
          <w:p w14:paraId="371B611C">
            <w:pPr>
              <w:numPr>
                <w:ilvl w:val="-1"/>
                <w:numId w:val="0"/>
              </w:numPr>
              <w:ind w:left="330"/>
              <w:rPr>
                <w:rFonts w:hint="eastAsia"/>
                <w:b w:val="0"/>
                <w:bCs w:val="0"/>
                <w:highlight w:val="none"/>
                <w:lang w:val="en-US" w:eastAsia="zh-CN"/>
              </w:rPr>
            </w:pPr>
            <w:r>
              <w:rPr>
                <w:rFonts w:hint="eastAsia"/>
                <w:b w:val="0"/>
                <w:bCs w:val="0"/>
                <w:color w:val="auto"/>
                <w:sz w:val="22"/>
                <w:szCs w:val="22"/>
                <w:highlight w:val="none"/>
                <w:lang w:val="en-US" w:eastAsia="zh-CN"/>
              </w:rPr>
              <w:t>c.配置详情：</w:t>
            </w:r>
            <w:r>
              <w:rPr>
                <w:rFonts w:hint="eastAsia"/>
                <w:b w:val="0"/>
                <w:bCs w:val="0"/>
                <w:highlight w:val="none"/>
                <w:lang w:val="en-US" w:eastAsia="zh-CN"/>
              </w:rPr>
              <w:t>配置页面若无配置信息，页面提示“</w:t>
            </w:r>
            <w:r>
              <w:rPr>
                <w:rFonts w:hint="eastAsia" w:ascii="Calibri" w:hAnsi="Calibri" w:eastAsia="宋体" w:cs="Times New Roman"/>
                <w:b w:val="0"/>
                <w:bCs w:val="0"/>
                <w:i w:val="0"/>
                <w:iCs w:val="0"/>
                <w:caps w:val="0"/>
                <w:color w:val="auto"/>
                <w:spacing w:val="0"/>
                <w:sz w:val="22"/>
                <w:szCs w:val="22"/>
                <w:highlight w:val="none"/>
              </w:rPr>
              <w:t>暂未配置</w:t>
            </w:r>
            <w:r>
              <w:rPr>
                <w:rFonts w:hint="eastAsia"/>
                <w:b w:val="0"/>
                <w:bCs w:val="0"/>
                <w:color w:val="auto"/>
                <w:highlight w:val="none"/>
                <w:lang w:val="en-US" w:eastAsia="zh-CN"/>
              </w:rPr>
              <w:t>超期服役风险等级</w:t>
            </w:r>
            <w:r>
              <w:rPr>
                <w:rFonts w:hint="eastAsia" w:ascii="Calibri" w:hAnsi="Calibri" w:eastAsia="宋体" w:cs="Times New Roman"/>
                <w:b w:val="0"/>
                <w:bCs w:val="0"/>
                <w:i w:val="0"/>
                <w:iCs w:val="0"/>
                <w:caps w:val="0"/>
                <w:color w:val="auto"/>
                <w:spacing w:val="0"/>
                <w:sz w:val="22"/>
                <w:szCs w:val="22"/>
                <w:highlight w:val="none"/>
              </w:rPr>
              <w:t>，请</w:t>
            </w:r>
            <w:r>
              <w:rPr>
                <w:rFonts w:hint="eastAsia" w:ascii="Calibri" w:hAnsi="Calibri" w:eastAsia="宋体" w:cs="Times New Roman"/>
                <w:b w:val="0"/>
                <w:bCs w:val="0"/>
                <w:i w:val="0"/>
                <w:iCs w:val="0"/>
                <w:caps w:val="0"/>
                <w:color w:val="0000FF"/>
                <w:spacing w:val="0"/>
                <w:sz w:val="22"/>
                <w:szCs w:val="22"/>
                <w:highlight w:val="none"/>
              </w:rPr>
              <w:t>新增</w:t>
            </w:r>
            <w:r>
              <w:rPr>
                <w:rFonts w:hint="eastAsia"/>
                <w:b w:val="0"/>
                <w:bCs w:val="0"/>
                <w:highlight w:val="none"/>
                <w:lang w:val="en-US" w:eastAsia="zh-CN"/>
              </w:rPr>
              <w:t>”，新增为蓝色字体展示，点击可进入</w:t>
            </w:r>
            <w:r>
              <w:rPr>
                <w:rFonts w:hint="eastAsia" w:ascii="Calibri" w:hAnsi="Calibri" w:eastAsia="宋体" w:cs="Times New Roman"/>
                <w:b w:val="0"/>
                <w:bCs w:val="0"/>
                <w:i w:val="0"/>
                <w:iCs w:val="0"/>
                <w:caps w:val="0"/>
                <w:spacing w:val="0"/>
                <w:sz w:val="22"/>
                <w:szCs w:val="22"/>
                <w:highlight w:val="none"/>
              </w:rPr>
              <w:t>新增</w:t>
            </w:r>
            <w:r>
              <w:rPr>
                <w:rFonts w:hint="eastAsia"/>
                <w:b w:val="0"/>
                <w:bCs w:val="0"/>
                <w:color w:val="auto"/>
                <w:highlight w:val="none"/>
                <w:lang w:val="en-US" w:eastAsia="zh-CN"/>
              </w:rPr>
              <w:t>超期服役风险等级</w:t>
            </w:r>
            <w:r>
              <w:rPr>
                <w:rFonts w:hint="eastAsia" w:cs="Times New Roman"/>
                <w:b w:val="0"/>
                <w:bCs w:val="0"/>
                <w:i w:val="0"/>
                <w:iCs w:val="0"/>
                <w:caps w:val="0"/>
                <w:spacing w:val="0"/>
                <w:sz w:val="22"/>
                <w:szCs w:val="22"/>
                <w:highlight w:val="none"/>
                <w:lang w:val="en-US" w:eastAsia="zh-CN"/>
              </w:rPr>
              <w:t>配置页面；</w:t>
            </w:r>
            <w:r>
              <w:rPr>
                <w:rFonts w:hint="eastAsia"/>
                <w:b w:val="0"/>
                <w:bCs w:val="0"/>
                <w:highlight w:val="none"/>
                <w:lang w:val="en-US" w:eastAsia="zh-CN"/>
              </w:rPr>
              <w:t>若有配置信息，则按配置时间</w:t>
            </w:r>
            <w:ins w:id="1780" w:author="lee" w:date="2024-07-05T10:32:07Z">
              <w:r>
                <w:rPr>
                  <w:rFonts w:hint="eastAsia"/>
                  <w:b w:val="0"/>
                  <w:bCs w:val="0"/>
                  <w:highlight w:val="none"/>
                  <w:lang w:val="en-US" w:eastAsia="zh-CN"/>
                </w:rPr>
                <w:t>倒</w:t>
              </w:r>
            </w:ins>
            <w:r>
              <w:rPr>
                <w:rFonts w:hint="eastAsia"/>
                <w:b w:val="0"/>
                <w:bCs w:val="0"/>
                <w:highlight w:val="none"/>
                <w:lang w:val="en-US" w:eastAsia="zh-CN"/>
              </w:rPr>
              <w:t>序。</w:t>
            </w:r>
          </w:p>
          <w:p w14:paraId="6A4C5D84">
            <w:pPr>
              <w:numPr>
                <w:ilvl w:val="0"/>
                <w:numId w:val="0"/>
              </w:numPr>
              <w:rPr>
                <w:rFonts w:hint="default"/>
                <w:highlight w:val="none"/>
                <w:lang w:val="en-US" w:eastAsia="zh-CN"/>
              </w:rPr>
            </w:pPr>
          </w:p>
          <w:p w14:paraId="70A11D1D">
            <w:pPr>
              <w:numPr>
                <w:ilvl w:val="-1"/>
                <w:numId w:val="0"/>
              </w:numPr>
              <w:rPr>
                <w:rFonts w:hint="default"/>
                <w:highlight w:val="none"/>
                <w:lang w:val="en-US" w:eastAsia="zh-CN"/>
              </w:rPr>
            </w:pPr>
          </w:p>
          <w:p w14:paraId="3F0B3129">
            <w:pPr>
              <w:numPr>
                <w:ilvl w:val="-1"/>
                <w:numId w:val="0"/>
              </w:numPr>
              <w:rPr>
                <w:rFonts w:hint="eastAsia"/>
                <w:highlight w:val="none"/>
                <w:lang w:val="en-US" w:eastAsia="zh-CN"/>
              </w:rPr>
            </w:pPr>
            <w:r>
              <w:rPr>
                <w:rFonts w:hint="eastAsia"/>
                <w:highlight w:val="none"/>
                <w:lang w:val="en-US" w:eastAsia="zh-CN"/>
              </w:rPr>
              <w:t>2）配置规则：</w:t>
            </w:r>
          </w:p>
          <w:p w14:paraId="4D33A32B">
            <w:pPr>
              <w:numPr>
                <w:ilvl w:val="-1"/>
                <w:numId w:val="0"/>
              </w:numPr>
              <w:ind w:firstLine="440" w:firstLineChars="200"/>
              <w:rPr>
                <w:rFonts w:hint="eastAsia"/>
                <w:highlight w:val="none"/>
                <w:lang w:val="en-US" w:eastAsia="zh-CN"/>
              </w:rPr>
            </w:pPr>
            <w:r>
              <w:rPr>
                <w:rFonts w:hint="eastAsia"/>
                <w:highlight w:val="none"/>
                <w:lang w:val="en-US" w:eastAsia="zh-CN"/>
              </w:rPr>
              <w:t>a.同一设备类型下同一设备子类只能配置一条超期服役风险等级，设备类型与设备子类具有唯一性；超期服役年限由某一设备类型的设备子类超期服役年限所决定，超期服役年限=当前时间-</w:t>
            </w:r>
            <w:ins w:id="1781" w:author="lee" w:date="2024-07-05T10:32:38Z">
              <w:r>
                <w:rPr>
                  <w:rFonts w:hint="eastAsia"/>
                  <w:highlight w:val="none"/>
                  <w:lang w:val="en-US" w:eastAsia="zh-CN"/>
                </w:rPr>
                <w:t>预计</w:t>
              </w:r>
            </w:ins>
            <w:r>
              <w:rPr>
                <w:rFonts w:hint="eastAsia"/>
                <w:highlight w:val="none"/>
                <w:lang w:val="en-US" w:eastAsia="zh-CN"/>
              </w:rPr>
              <w:t>报废时间。</w:t>
            </w:r>
          </w:p>
          <w:p w14:paraId="14E7E009">
            <w:pPr>
              <w:numPr>
                <w:ilvl w:val="-1"/>
                <w:numId w:val="0"/>
              </w:numPr>
              <w:ind w:firstLine="440" w:firstLineChars="200"/>
              <w:rPr>
                <w:rFonts w:hint="default"/>
                <w:highlight w:val="none"/>
                <w:lang w:val="en-US" w:eastAsia="zh-CN"/>
              </w:rPr>
            </w:pPr>
            <w:r>
              <w:rPr>
                <w:rFonts w:hint="eastAsia"/>
                <w:highlight w:val="none"/>
                <w:lang w:val="en-US" w:eastAsia="zh-CN"/>
              </w:rPr>
              <w:t>同一配置只能生效一条。</w:t>
            </w:r>
          </w:p>
          <w:p w14:paraId="11C8DB44">
            <w:pPr>
              <w:numPr>
                <w:ilvl w:val="-1"/>
                <w:numId w:val="0"/>
              </w:numPr>
              <w:ind w:firstLine="0" w:firstLineChars="0"/>
              <w:rPr>
                <w:rFonts w:hint="eastAsia"/>
                <w:highlight w:val="none"/>
                <w:lang w:val="en-US" w:eastAsia="zh-CN"/>
              </w:rPr>
            </w:pPr>
          </w:p>
          <w:p w14:paraId="4742AAA0">
            <w:pPr>
              <w:numPr>
                <w:ilvl w:val="-1"/>
                <w:numId w:val="0"/>
              </w:numPr>
              <w:ind w:firstLine="440" w:firstLineChars="200"/>
              <w:rPr>
                <w:rFonts w:hint="eastAsia"/>
                <w:highlight w:val="none"/>
                <w:lang w:val="en-US" w:eastAsia="zh-CN"/>
              </w:rPr>
            </w:pPr>
            <w:r>
              <w:rPr>
                <w:rFonts w:hint="eastAsia"/>
                <w:highlight w:val="none"/>
                <w:lang w:val="en-US" w:eastAsia="zh-CN"/>
              </w:rPr>
              <w:t>b.在超期服役风险等级配置页面，点击新增配置，进入</w:t>
            </w:r>
            <w:r>
              <w:rPr>
                <w:rFonts w:hint="eastAsia" w:ascii="Calibri" w:hAnsi="Calibri" w:eastAsia="宋体" w:cs="Times New Roman"/>
                <w:i w:val="0"/>
                <w:iCs w:val="0"/>
                <w:caps w:val="0"/>
                <w:spacing w:val="0"/>
                <w:sz w:val="22"/>
                <w:szCs w:val="22"/>
                <w:highlight w:val="none"/>
              </w:rPr>
              <w:t>新增</w:t>
            </w:r>
            <w:r>
              <w:rPr>
                <w:rFonts w:hint="eastAsia" w:cs="Times New Roman"/>
                <w:i w:val="0"/>
                <w:iCs w:val="0"/>
                <w:caps w:val="0"/>
                <w:spacing w:val="0"/>
                <w:sz w:val="22"/>
                <w:szCs w:val="22"/>
                <w:highlight w:val="none"/>
                <w:lang w:val="en-US" w:eastAsia="zh-CN"/>
              </w:rPr>
              <w:t>超期服役风险</w:t>
            </w:r>
            <w:r>
              <w:rPr>
                <w:rFonts w:hint="eastAsia" w:ascii="Calibri" w:hAnsi="Calibri" w:eastAsia="宋体" w:cs="Times New Roman"/>
                <w:i w:val="0"/>
                <w:iCs w:val="0"/>
                <w:caps w:val="0"/>
                <w:spacing w:val="0"/>
                <w:sz w:val="22"/>
                <w:szCs w:val="22"/>
                <w:highlight w:val="none"/>
              </w:rPr>
              <w:t>等级</w:t>
            </w:r>
            <w:r>
              <w:rPr>
                <w:rFonts w:hint="eastAsia"/>
                <w:highlight w:val="none"/>
                <w:lang w:val="en-US" w:eastAsia="zh-CN"/>
              </w:rPr>
              <w:t>页面，页面展示：</w:t>
            </w:r>
          </w:p>
          <w:p w14:paraId="36B52514">
            <w:pPr>
              <w:numPr>
                <w:ilvl w:val="-1"/>
                <w:numId w:val="0"/>
              </w:numPr>
              <w:ind w:firstLine="440" w:firstLineChars="200"/>
              <w:rPr>
                <w:rFonts w:hint="eastAsia" w:ascii="Calibri" w:hAnsi="Calibri" w:eastAsia="宋体" w:cs="Times New Roman"/>
                <w:b/>
                <w:bCs/>
                <w:i w:val="0"/>
                <w:iCs w:val="0"/>
                <w:caps w:val="0"/>
                <w:spacing w:val="0"/>
                <w:sz w:val="22"/>
                <w:szCs w:val="22"/>
                <w:highlight w:val="none"/>
              </w:rPr>
            </w:pPr>
            <w:r>
              <w:rPr>
                <w:rFonts w:hint="eastAsia"/>
                <w:highlight w:val="none"/>
                <w:lang w:val="en-US" w:eastAsia="zh-CN"/>
              </w:rPr>
              <w:t>【页面标题】</w:t>
            </w:r>
            <w:r>
              <w:rPr>
                <w:rFonts w:hint="eastAsia" w:ascii="Calibri" w:hAnsi="Calibri" w:eastAsia="宋体" w:cs="Times New Roman"/>
                <w:b/>
                <w:bCs/>
                <w:i w:val="0"/>
                <w:iCs w:val="0"/>
                <w:caps w:val="0"/>
                <w:spacing w:val="0"/>
                <w:sz w:val="22"/>
                <w:szCs w:val="22"/>
                <w:highlight w:val="none"/>
              </w:rPr>
              <w:t>新增</w:t>
            </w:r>
            <w:r>
              <w:rPr>
                <w:rFonts w:hint="eastAsia" w:cs="Times New Roman"/>
                <w:b/>
                <w:bCs/>
                <w:i w:val="0"/>
                <w:iCs w:val="0"/>
                <w:caps w:val="0"/>
                <w:spacing w:val="0"/>
                <w:sz w:val="22"/>
                <w:szCs w:val="22"/>
                <w:highlight w:val="none"/>
                <w:lang w:val="en-US" w:eastAsia="zh-CN"/>
              </w:rPr>
              <w:t>超期服役</w:t>
            </w:r>
            <w:r>
              <w:rPr>
                <w:rFonts w:hint="eastAsia" w:ascii="Calibri" w:hAnsi="Calibri" w:eastAsia="宋体" w:cs="Times New Roman"/>
                <w:b/>
                <w:bCs/>
                <w:i w:val="0"/>
                <w:iCs w:val="0"/>
                <w:caps w:val="0"/>
                <w:spacing w:val="0"/>
                <w:sz w:val="22"/>
                <w:szCs w:val="22"/>
                <w:highlight w:val="none"/>
              </w:rPr>
              <w:t>风险等级</w:t>
            </w:r>
          </w:p>
          <w:p w14:paraId="40B592F2">
            <w:pPr>
              <w:numPr>
                <w:ilvl w:val="-1"/>
                <w:numId w:val="0"/>
              </w:numPr>
              <w:ind w:firstLine="440" w:firstLineChars="200"/>
              <w:rPr>
                <w:rFonts w:hint="default" w:ascii="Calibri" w:hAnsi="Calibri" w:eastAsia="宋体" w:cs="Times New Roman"/>
                <w:i w:val="0"/>
                <w:iCs w:val="0"/>
                <w:caps w:val="0"/>
                <w:color w:val="auto"/>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w:t>
            </w:r>
            <w:r>
              <w:rPr>
                <w:rFonts w:hint="eastAsia"/>
                <w:color w:val="auto"/>
                <w:sz w:val="22"/>
                <w:szCs w:val="22"/>
                <w:highlight w:val="none"/>
                <w:lang w:val="en-US" w:eastAsia="zh-CN"/>
              </w:rPr>
              <w:t>必填，下拉展示所有设备类型，仅支持单选；支持模糊查询</w:t>
            </w:r>
            <w:ins w:id="1782" w:author="zhoujiansheng" w:date="2025-08-19T10:32:30Z">
              <w:r>
                <w:rPr>
                  <w:rFonts w:hint="eastAsia"/>
                  <w:color w:val="auto"/>
                  <w:sz w:val="22"/>
                  <w:szCs w:val="22"/>
                  <w:highlight w:val="none"/>
                  <w:lang w:val="en-US" w:eastAsia="zh-CN"/>
                </w:rPr>
                <w:t>。设备类型取综资设备类型。综资设备类型与动环设备类型对应关系表参考</w:t>
              </w:r>
            </w:ins>
            <w:ins w:id="1783" w:author="zhoujiansheng" w:date="2025-08-19T10:32:30Z">
              <w:r>
                <w:rPr>
                  <w:rFonts w:hint="eastAsia"/>
                  <w:b/>
                  <w:bCs/>
                  <w:color w:val="auto"/>
                  <w:sz w:val="22"/>
                  <w:szCs w:val="22"/>
                  <w:highlight w:val="none"/>
                  <w:lang w:val="en-US" w:eastAsia="zh-CN"/>
                </w:rPr>
                <w:t>附录1。</w:t>
              </w:r>
            </w:ins>
          </w:p>
          <w:p w14:paraId="5295FAFE">
            <w:pPr>
              <w:numPr>
                <w:ilvl w:val="-1"/>
                <w:numId w:val="0"/>
              </w:numPr>
              <w:ind w:firstLine="440" w:firstLineChars="200"/>
              <w:rPr>
                <w:rFonts w:hint="default" w:ascii="Calibri" w:hAnsi="Calibri" w:eastAsia="宋体" w:cs="Times New Roman"/>
                <w:i w:val="0"/>
                <w:iCs w:val="0"/>
                <w:caps w:val="0"/>
                <w:color w:val="auto"/>
                <w:spacing w:val="0"/>
                <w:sz w:val="22"/>
                <w:szCs w:val="22"/>
                <w:highlight w:val="none"/>
                <w:lang w:val="en-US" w:eastAsia="zh-CN"/>
              </w:rPr>
            </w:pPr>
            <w:r>
              <w:rPr>
                <w:rFonts w:hint="eastAsia" w:cs="Times New Roman"/>
                <w:i w:val="0"/>
                <w:iCs w:val="0"/>
                <w:caps w:val="0"/>
                <w:color w:val="auto"/>
                <w:spacing w:val="0"/>
                <w:sz w:val="22"/>
                <w:szCs w:val="22"/>
                <w:highlight w:val="none"/>
                <w:lang w:val="en-US" w:eastAsia="zh-CN"/>
              </w:rPr>
              <w:t>【设备子类】</w:t>
            </w:r>
            <w:r>
              <w:rPr>
                <w:rFonts w:hint="eastAsia"/>
                <w:color w:val="auto"/>
                <w:sz w:val="22"/>
                <w:szCs w:val="22"/>
                <w:highlight w:val="none"/>
                <w:lang w:val="en-US" w:eastAsia="zh-CN"/>
              </w:rPr>
              <w:t>必填，下拉展示设备子类，仅支持单选；支持模糊查询</w:t>
            </w:r>
          </w:p>
          <w:p w14:paraId="4BA47ABE">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风险</w:t>
            </w:r>
            <w:r>
              <w:rPr>
                <w:rFonts w:hint="eastAsia" w:cs="Times New Roman"/>
                <w:i w:val="0"/>
                <w:iCs w:val="0"/>
                <w:caps w:val="0"/>
                <w:spacing w:val="0"/>
                <w:sz w:val="22"/>
                <w:szCs w:val="22"/>
                <w:highlight w:val="none"/>
                <w:lang w:val="en-US" w:eastAsia="zh-CN"/>
              </w:rPr>
              <w:t>等级配置】</w:t>
            </w:r>
          </w:p>
          <w:p w14:paraId="49FD964C">
            <w:pPr>
              <w:pStyle w:val="30"/>
              <w:keepNext w:val="0"/>
              <w:keepLines w:val="0"/>
              <w:widowControl/>
              <w:suppressLineNumbers w:val="0"/>
              <w:spacing w:before="0" w:beforeAutospacing="0" w:after="0" w:afterAutospacing="0" w:line="240" w:lineRule="auto"/>
              <w:ind w:left="0" w:right="0" w:firstLine="660" w:firstLineChars="300"/>
              <w:jc w:val="left"/>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配置信息：页面展示序号、超期服役年限、超级服役风险等级。</w:t>
            </w:r>
          </w:p>
          <w:p w14:paraId="5B0CDE80">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1）序号：按新增时间进行正序展示。</w:t>
            </w:r>
          </w:p>
          <w:p w14:paraId="51586DF1">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宋体"/>
                <w:color w:val="auto"/>
                <w:sz w:val="22"/>
                <w:szCs w:val="22"/>
                <w:highlight w:val="none"/>
              </w:rPr>
            </w:pPr>
            <w:r>
              <w:rPr>
                <w:rFonts w:hint="eastAsia" w:cs="Times New Roman"/>
                <w:sz w:val="22"/>
                <w:szCs w:val="22"/>
                <w:highlight w:val="none"/>
                <w:lang w:val="en-US" w:eastAsia="zh-CN"/>
              </w:rPr>
              <w:t>2）超期服役年限：</w:t>
            </w:r>
            <w:r>
              <w:rPr>
                <w:rFonts w:hint="eastAsia"/>
                <w:color w:val="auto"/>
                <w:sz w:val="22"/>
                <w:szCs w:val="22"/>
                <w:highlight w:val="none"/>
                <w:lang w:val="en-US" w:eastAsia="zh-CN"/>
              </w:rPr>
              <w:t>必填，手动编辑，填写上限值，固定填写4行，由</w:t>
            </w:r>
            <w:ins w:id="1784" w:author="lee" w:date="2024-07-05T10:33:40Z">
              <w:r>
                <w:rPr>
                  <w:rFonts w:hint="eastAsia"/>
                  <w:color w:val="auto"/>
                  <w:sz w:val="22"/>
                  <w:szCs w:val="22"/>
                  <w:highlight w:val="none"/>
                  <w:lang w:val="en-US" w:eastAsia="zh-CN"/>
                </w:rPr>
                <w:t>无</w:t>
              </w:r>
            </w:ins>
            <w:r>
              <w:rPr>
                <w:rFonts w:hint="eastAsia"/>
                <w:color w:val="auto"/>
                <w:sz w:val="22"/>
                <w:szCs w:val="22"/>
                <w:highlight w:val="none"/>
                <w:lang w:val="en-US" w:eastAsia="zh-CN"/>
              </w:rPr>
              <w:t>到高进行填写；高风险为开区间，中低为闭区间，无则无下限；若存在上限值相交或相同，则进行红色字体提示“数据重复，请重新输入”。单位为年，精确到小数点后两位，与超期服役设备详情表保持一致。</w:t>
            </w:r>
          </w:p>
          <w:p w14:paraId="231B06CA">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sz w:val="22"/>
                <w:szCs w:val="22"/>
                <w:highlight w:val="none"/>
              </w:rPr>
            </w:pPr>
            <w:r>
              <w:rPr>
                <w:rFonts w:hint="eastAsia"/>
                <w:color w:val="auto"/>
                <w:sz w:val="22"/>
                <w:szCs w:val="22"/>
                <w:highlight w:val="none"/>
                <w:lang w:val="en-US" w:eastAsia="zh-CN"/>
              </w:rPr>
              <w:t>3）风险等级：</w:t>
            </w:r>
            <w:r>
              <w:rPr>
                <w:rFonts w:hint="eastAsia" w:cs="Times New Roman"/>
                <w:i w:val="0"/>
                <w:iCs w:val="0"/>
                <w:caps w:val="0"/>
                <w:spacing w:val="0"/>
                <w:sz w:val="22"/>
                <w:szCs w:val="22"/>
                <w:highlight w:val="none"/>
                <w:lang w:val="en-US" w:eastAsia="zh-CN"/>
              </w:rPr>
              <w:t>固定由无低中高进行展示，不可编辑。</w:t>
            </w:r>
          </w:p>
          <w:p w14:paraId="01CC2660">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】点击取消按钮，则新增失败，页面返回</w:t>
            </w:r>
            <w:r>
              <w:rPr>
                <w:rFonts w:hint="eastAsia"/>
                <w:highlight w:val="none"/>
                <w:lang w:val="en-US" w:eastAsia="zh-CN"/>
              </w:rPr>
              <w:t>超期服役风险等级配置页面</w:t>
            </w:r>
          </w:p>
          <w:p w14:paraId="74872722">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w:t>
            </w:r>
            <w:r>
              <w:rPr>
                <w:rFonts w:hint="eastAsia"/>
                <w:highlight w:val="none"/>
                <w:lang w:val="en-US" w:eastAsia="zh-CN"/>
              </w:rPr>
              <w:t>选择设备时段、设备子类，填写超期服役年限和风险等级等信息后，点击确认，超期服役年限风险等级配置成功，</w:t>
            </w:r>
            <w:r>
              <w:rPr>
                <w:rFonts w:hint="eastAsia" w:cs="Times New Roman"/>
                <w:i w:val="0"/>
                <w:iCs w:val="0"/>
                <w:caps w:val="0"/>
                <w:spacing w:val="0"/>
                <w:sz w:val="22"/>
                <w:szCs w:val="22"/>
                <w:highlight w:val="none"/>
                <w:lang w:val="en-US" w:eastAsia="zh-CN"/>
              </w:rPr>
              <w:t>返回</w:t>
            </w:r>
            <w:r>
              <w:rPr>
                <w:rFonts w:hint="eastAsia"/>
                <w:highlight w:val="none"/>
                <w:lang w:val="en-US" w:eastAsia="zh-CN"/>
              </w:rPr>
              <w:t>超期服役年限风险等级配置页面页面展示该条新增配置信息</w:t>
            </w:r>
          </w:p>
          <w:p w14:paraId="60757FB0">
            <w:pPr>
              <w:numPr>
                <w:ilvl w:val="-1"/>
                <w:numId w:val="0"/>
              </w:numPr>
              <w:ind w:firstLine="440" w:firstLineChars="200"/>
              <w:rPr>
                <w:rFonts w:hint="eastAsia"/>
                <w:highlight w:val="none"/>
                <w:lang w:val="en-US" w:eastAsia="zh-CN"/>
              </w:rPr>
            </w:pPr>
          </w:p>
          <w:p w14:paraId="7CB00510">
            <w:pPr>
              <w:numPr>
                <w:ilvl w:val="0"/>
                <w:numId w:val="47"/>
              </w:numPr>
              <w:ind w:firstLine="440" w:firstLineChars="200"/>
              <w:rPr>
                <w:rFonts w:hint="eastAsia"/>
                <w:highlight w:val="none"/>
                <w:lang w:val="en-US" w:eastAsia="zh-CN"/>
              </w:rPr>
            </w:pPr>
            <w:r>
              <w:rPr>
                <w:rFonts w:hint="eastAsia"/>
                <w:highlight w:val="none"/>
                <w:lang w:val="en-US" w:eastAsia="zh-CN"/>
              </w:rPr>
              <w:t>在超期服役年限风险等级配置页面，点击复制和编辑按钮，进入编辑超期服役年限风险</w:t>
            </w:r>
            <w:r>
              <w:rPr>
                <w:rFonts w:hint="eastAsia" w:ascii="Calibri" w:hAnsi="Calibri" w:eastAsia="宋体" w:cs="Times New Roman"/>
                <w:i w:val="0"/>
                <w:iCs w:val="0"/>
                <w:caps w:val="0"/>
                <w:spacing w:val="0"/>
                <w:sz w:val="22"/>
                <w:szCs w:val="22"/>
                <w:highlight w:val="none"/>
              </w:rPr>
              <w:t>等级</w:t>
            </w:r>
            <w:r>
              <w:rPr>
                <w:rFonts w:hint="eastAsia"/>
                <w:highlight w:val="none"/>
                <w:lang w:val="en-US" w:eastAsia="zh-CN"/>
              </w:rPr>
              <w:t>配置页面，页面展示：</w:t>
            </w:r>
          </w:p>
          <w:p w14:paraId="4557F65E">
            <w:pPr>
              <w:numPr>
                <w:ilvl w:val="-1"/>
                <w:numId w:val="0"/>
              </w:numPr>
              <w:ind w:firstLine="440" w:firstLineChars="200"/>
              <w:rPr>
                <w:rFonts w:hint="eastAsia" w:ascii="Calibri" w:hAnsi="Calibri" w:eastAsia="宋体" w:cs="Times New Roman"/>
                <w:b/>
                <w:bCs/>
                <w:i w:val="0"/>
                <w:iCs w:val="0"/>
                <w:caps w:val="0"/>
                <w:spacing w:val="0"/>
                <w:sz w:val="22"/>
                <w:szCs w:val="22"/>
                <w:highlight w:val="none"/>
              </w:rPr>
            </w:pPr>
            <w:r>
              <w:rPr>
                <w:rFonts w:hint="eastAsia"/>
                <w:highlight w:val="none"/>
                <w:lang w:val="en-US" w:eastAsia="zh-CN"/>
              </w:rPr>
              <w:t>【页面标题】</w:t>
            </w:r>
            <w:r>
              <w:rPr>
                <w:rFonts w:hint="eastAsia"/>
                <w:b/>
                <w:bCs/>
                <w:highlight w:val="none"/>
                <w:lang w:val="en-US" w:eastAsia="zh-CN"/>
              </w:rPr>
              <w:t>编辑超期服役</w:t>
            </w:r>
            <w:r>
              <w:rPr>
                <w:rFonts w:hint="eastAsia" w:ascii="Calibri" w:hAnsi="Calibri" w:eastAsia="宋体" w:cs="Times New Roman"/>
                <w:b/>
                <w:bCs/>
                <w:i w:val="0"/>
                <w:iCs w:val="0"/>
                <w:caps w:val="0"/>
                <w:spacing w:val="0"/>
                <w:sz w:val="22"/>
                <w:szCs w:val="22"/>
                <w:highlight w:val="none"/>
              </w:rPr>
              <w:t>风险等级</w:t>
            </w:r>
          </w:p>
          <w:p w14:paraId="589148C4">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】默认展示新增时的</w:t>
            </w:r>
            <w:r>
              <w:rPr>
                <w:rFonts w:hint="eastAsia" w:ascii="Calibri" w:hAnsi="Calibri" w:eastAsia="宋体" w:cs="Times New Roman"/>
                <w:i w:val="0"/>
                <w:iCs w:val="0"/>
                <w:caps w:val="0"/>
                <w:spacing w:val="0"/>
                <w:sz w:val="22"/>
                <w:szCs w:val="22"/>
                <w:highlight w:val="none"/>
                <w:lang w:val="en-US" w:eastAsia="zh-CN"/>
              </w:rPr>
              <w:t>设备类型</w:t>
            </w:r>
            <w:r>
              <w:rPr>
                <w:rFonts w:hint="eastAsia" w:cs="Times New Roman"/>
                <w:i w:val="0"/>
                <w:iCs w:val="0"/>
                <w:caps w:val="0"/>
                <w:spacing w:val="0"/>
                <w:sz w:val="22"/>
                <w:szCs w:val="22"/>
                <w:highlight w:val="none"/>
                <w:lang w:val="en-US" w:eastAsia="zh-CN"/>
              </w:rPr>
              <w:t>，不可选</w:t>
            </w:r>
          </w:p>
          <w:p w14:paraId="4038FFFD">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【设备子类】</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默认展示新增时的设备子类，可选，规则与新增保持一致</w:t>
            </w:r>
          </w:p>
          <w:p w14:paraId="58EF21D6">
            <w:pPr>
              <w:numPr>
                <w:ilvl w:val="-1"/>
                <w:numId w:val="0"/>
              </w:numPr>
              <w:ind w:firstLine="440" w:firstLineChars="2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风险</w:t>
            </w:r>
            <w:r>
              <w:rPr>
                <w:rFonts w:hint="eastAsia" w:cs="Times New Roman"/>
                <w:i w:val="0"/>
                <w:iCs w:val="0"/>
                <w:caps w:val="0"/>
                <w:spacing w:val="0"/>
                <w:sz w:val="22"/>
                <w:szCs w:val="22"/>
                <w:highlight w:val="none"/>
                <w:lang w:val="en-US" w:eastAsia="zh-CN"/>
              </w:rPr>
              <w:t>等级配置】</w:t>
            </w:r>
          </w:p>
          <w:p w14:paraId="4B3DEDAD">
            <w:pPr>
              <w:numPr>
                <w:ilvl w:val="-1"/>
                <w:numId w:val="0"/>
              </w:numPr>
              <w:ind w:firstLine="660" w:firstLineChars="300"/>
              <w:rPr>
                <w:rFonts w:hint="default"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新增按钮：与新增超期服役年限风险等级页面规则一致</w:t>
            </w:r>
          </w:p>
          <w:p w14:paraId="5DB372CF">
            <w:pPr>
              <w:numPr>
                <w:ilvl w:val="-1"/>
                <w:numId w:val="0"/>
              </w:numPr>
              <w:ind w:firstLine="660" w:firstLineChars="300"/>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配置信息：页面展示序号、超期服役年限、超期服役年限风险等级。</w:t>
            </w:r>
          </w:p>
          <w:p w14:paraId="1E220D2E">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eastAsia"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1）序号：与新增超期服役年限风险等级页面规则一致</w:t>
            </w:r>
          </w:p>
          <w:p w14:paraId="5858F166">
            <w:pPr>
              <w:pStyle w:val="30"/>
              <w:keepNext w:val="0"/>
              <w:keepLines w:val="0"/>
              <w:widowControl/>
              <w:numPr>
                <w:ilvl w:val="-1"/>
                <w:numId w:val="0"/>
              </w:numPr>
              <w:suppressLineNumbers w:val="0"/>
              <w:spacing w:before="0" w:beforeAutospacing="0" w:after="0" w:afterAutospacing="0" w:line="240" w:lineRule="auto"/>
              <w:ind w:left="660" w:leftChars="300" w:right="0" w:firstLine="0" w:firstLineChars="0"/>
              <w:jc w:val="left"/>
              <w:rPr>
                <w:rFonts w:hint="default" w:cs="Times New Roman"/>
                <w:sz w:val="22"/>
                <w:szCs w:val="22"/>
                <w:highlight w:val="none"/>
              </w:rPr>
            </w:pPr>
            <w:r>
              <w:rPr>
                <w:rFonts w:hint="eastAsia" w:cs="Times New Roman"/>
                <w:sz w:val="22"/>
                <w:szCs w:val="22"/>
                <w:highlight w:val="none"/>
                <w:lang w:val="en-US" w:eastAsia="zh-CN"/>
              </w:rPr>
              <w:t>2）超期服役年限：</w:t>
            </w:r>
            <w:r>
              <w:rPr>
                <w:rFonts w:hint="eastAsia"/>
                <w:color w:val="auto"/>
                <w:sz w:val="22"/>
                <w:szCs w:val="22"/>
                <w:highlight w:val="none"/>
                <w:lang w:val="en-US" w:eastAsia="zh-CN"/>
              </w:rPr>
              <w:t>必填，</w:t>
            </w:r>
            <w:r>
              <w:rPr>
                <w:rFonts w:hint="eastAsia" w:cs="Times New Roman"/>
                <w:i w:val="0"/>
                <w:iCs w:val="0"/>
                <w:caps w:val="0"/>
                <w:spacing w:val="0"/>
                <w:sz w:val="22"/>
                <w:szCs w:val="22"/>
                <w:highlight w:val="none"/>
                <w:lang w:val="en-US" w:eastAsia="zh-CN"/>
              </w:rPr>
              <w:t>默认展示新增时的超期服役年限，可编辑，规则与新增保持一致</w:t>
            </w:r>
          </w:p>
          <w:p w14:paraId="4124D867">
            <w:pPr>
              <w:keepNext w:val="0"/>
              <w:keepLines w:val="0"/>
              <w:widowControl/>
              <w:numPr>
                <w:ilvl w:val="-1"/>
                <w:numId w:val="0"/>
              </w:numPr>
              <w:suppressLineNumbers w:val="0"/>
              <w:spacing w:before="0" w:beforeAutospacing="0" w:after="0" w:afterAutospacing="0" w:line="240" w:lineRule="auto"/>
              <w:ind w:left="0" w:right="0" w:firstLine="660" w:firstLineChars="300"/>
              <w:jc w:val="left"/>
              <w:rPr>
                <w:rFonts w:hint="default" w:cs="Times New Roman"/>
                <w:sz w:val="22"/>
                <w:szCs w:val="22"/>
                <w:highlight w:val="none"/>
              </w:rPr>
            </w:pPr>
            <w:r>
              <w:rPr>
                <w:rFonts w:hint="eastAsia"/>
                <w:color w:val="auto"/>
                <w:sz w:val="22"/>
                <w:szCs w:val="22"/>
                <w:highlight w:val="none"/>
                <w:lang w:val="en-US" w:eastAsia="zh-CN"/>
              </w:rPr>
              <w:t>3）风险等级：</w:t>
            </w:r>
            <w:r>
              <w:rPr>
                <w:rFonts w:hint="eastAsia" w:cs="Times New Roman"/>
                <w:i w:val="0"/>
                <w:iCs w:val="0"/>
                <w:caps w:val="0"/>
                <w:spacing w:val="0"/>
                <w:sz w:val="22"/>
                <w:szCs w:val="22"/>
                <w:highlight w:val="none"/>
                <w:lang w:val="en-US" w:eastAsia="zh-CN"/>
              </w:rPr>
              <w:t>固定由无低中高进行展示，不可编辑。</w:t>
            </w:r>
          </w:p>
          <w:p w14:paraId="1BF7C9D3">
            <w:pPr>
              <w:numPr>
                <w:ilvl w:val="-1"/>
                <w:numId w:val="0"/>
              </w:numPr>
              <w:ind w:firstLine="440" w:firstLineChars="200"/>
              <w:rPr>
                <w:rFonts w:hint="default" w:ascii="Calibri" w:hAnsi="Calibri" w:eastAsia="宋体" w:cs="Times New Roman"/>
                <w:i w:val="0"/>
                <w:iCs w:val="0"/>
                <w:caps w:val="0"/>
                <w:spacing w:val="0"/>
                <w:sz w:val="22"/>
                <w:szCs w:val="22"/>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取消按钮</w:t>
            </w:r>
            <w:r>
              <w:rPr>
                <w:rFonts w:hint="eastAsia" w:cs="Times New Roman"/>
                <w:i w:val="0"/>
                <w:iCs w:val="0"/>
                <w:caps w:val="0"/>
                <w:spacing w:val="0"/>
                <w:sz w:val="22"/>
                <w:szCs w:val="22"/>
                <w:highlight w:val="none"/>
                <w:lang w:val="en-US" w:eastAsia="zh-CN"/>
              </w:rPr>
              <w:t>】规则与新增保持一致</w:t>
            </w:r>
          </w:p>
          <w:p w14:paraId="4A576E04">
            <w:pPr>
              <w:numPr>
                <w:ilvl w:val="-1"/>
                <w:numId w:val="0"/>
              </w:numPr>
              <w:ind w:firstLine="440" w:firstLineChars="200"/>
              <w:rPr>
                <w:rFonts w:hint="eastAsia"/>
                <w:highlight w:val="none"/>
                <w:lang w:val="en-US" w:eastAsia="zh-CN"/>
              </w:rPr>
            </w:pPr>
            <w:r>
              <w:rPr>
                <w:rFonts w:hint="eastAsia" w:cs="Times New Roman"/>
                <w:i w:val="0"/>
                <w:iCs w:val="0"/>
                <w:caps w:val="0"/>
                <w:spacing w:val="0"/>
                <w:sz w:val="22"/>
                <w:szCs w:val="22"/>
                <w:highlight w:val="none"/>
                <w:lang w:val="en-US" w:eastAsia="zh-CN"/>
              </w:rPr>
              <w:t>【</w:t>
            </w:r>
            <w:r>
              <w:rPr>
                <w:rFonts w:hint="eastAsia" w:ascii="Calibri" w:hAnsi="Calibri" w:eastAsia="宋体" w:cs="Times New Roman"/>
                <w:i w:val="0"/>
                <w:iCs w:val="0"/>
                <w:caps w:val="0"/>
                <w:spacing w:val="0"/>
                <w:sz w:val="22"/>
                <w:szCs w:val="22"/>
                <w:highlight w:val="none"/>
                <w:lang w:val="en-US" w:eastAsia="zh-CN"/>
              </w:rPr>
              <w:t>确认按钮</w:t>
            </w:r>
            <w:r>
              <w:rPr>
                <w:rFonts w:hint="eastAsia" w:cs="Times New Roman"/>
                <w:i w:val="0"/>
                <w:iCs w:val="0"/>
                <w:caps w:val="0"/>
                <w:spacing w:val="0"/>
                <w:sz w:val="22"/>
                <w:szCs w:val="22"/>
                <w:highlight w:val="none"/>
                <w:lang w:val="en-US" w:eastAsia="zh-CN"/>
              </w:rPr>
              <w:t>】规则与新增保持一致</w:t>
            </w:r>
          </w:p>
          <w:p w14:paraId="58D050D5">
            <w:pPr>
              <w:numPr>
                <w:ilvl w:val="-1"/>
                <w:numId w:val="0"/>
              </w:numPr>
              <w:rPr>
                <w:rFonts w:hint="eastAsia"/>
                <w:highlight w:val="none"/>
                <w:lang w:val="en-US" w:eastAsia="zh-CN"/>
              </w:rPr>
            </w:pPr>
          </w:p>
          <w:p w14:paraId="5592AA5F">
            <w:pPr>
              <w:numPr>
                <w:ilvl w:val="-1"/>
                <w:numId w:val="0"/>
              </w:numPr>
              <w:rPr>
                <w:rFonts w:hint="default"/>
                <w:highlight w:val="none"/>
                <w:lang w:val="en-US" w:eastAsia="zh-CN"/>
              </w:rPr>
            </w:pPr>
            <w:r>
              <w:rPr>
                <w:rFonts w:hint="eastAsia"/>
                <w:color w:val="auto"/>
                <w:highlight w:val="none"/>
                <w:lang w:val="en-US" w:eastAsia="zh-CN"/>
              </w:rPr>
              <w:t>超期服役年限风险等级配置详情</w:t>
            </w:r>
            <w:r>
              <w:rPr>
                <w:rFonts w:hint="eastAsia"/>
                <w:highlight w:val="none"/>
                <w:lang w:val="en-US" w:eastAsia="zh-CN"/>
              </w:rPr>
              <w:t>字段说明：</w:t>
            </w: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7"/>
              <w:gridCol w:w="4630"/>
            </w:tblGrid>
            <w:tr w14:paraId="6978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BEBEBE" w:themeFill="background1" w:themeFillShade="BF"/>
                </w:tcPr>
                <w:p w14:paraId="06383DC9">
                  <w:pPr>
                    <w:pStyle w:val="16"/>
                    <w:rPr>
                      <w:rFonts w:hint="eastAsia"/>
                      <w:color w:val="auto"/>
                      <w:sz w:val="22"/>
                      <w:szCs w:val="22"/>
                      <w:highlight w:val="none"/>
                      <w:vertAlign w:val="baseline"/>
                    </w:rPr>
                  </w:pPr>
                  <w:r>
                    <w:rPr>
                      <w:rFonts w:hint="eastAsia"/>
                      <w:color w:val="auto"/>
                      <w:sz w:val="22"/>
                      <w:szCs w:val="22"/>
                      <w:highlight w:val="none"/>
                      <w:lang w:val="en-US" w:eastAsia="zh-CN"/>
                    </w:rPr>
                    <w:t>字段</w:t>
                  </w:r>
                </w:p>
              </w:tc>
              <w:tc>
                <w:tcPr>
                  <w:tcW w:w="4630" w:type="dxa"/>
                  <w:shd w:val="clear" w:color="auto" w:fill="BEBEBE" w:themeFill="background1" w:themeFillShade="BF"/>
                </w:tcPr>
                <w:p w14:paraId="58B2D386">
                  <w:pPr>
                    <w:pStyle w:val="16"/>
                    <w:rPr>
                      <w:rFonts w:hint="eastAsia" w:eastAsia="宋体"/>
                      <w:color w:val="auto"/>
                      <w:sz w:val="22"/>
                      <w:szCs w:val="22"/>
                      <w:highlight w:val="none"/>
                      <w:vertAlign w:val="baseline"/>
                      <w:lang w:val="en-US" w:eastAsia="zh-CN"/>
                    </w:rPr>
                  </w:pPr>
                  <w:r>
                    <w:rPr>
                      <w:rFonts w:hint="eastAsia"/>
                      <w:color w:val="auto"/>
                      <w:sz w:val="22"/>
                      <w:szCs w:val="22"/>
                      <w:highlight w:val="none"/>
                      <w:vertAlign w:val="baseline"/>
                      <w:lang w:val="en-US" w:eastAsia="zh-CN"/>
                    </w:rPr>
                    <w:t>说明</w:t>
                  </w:r>
                </w:p>
              </w:tc>
            </w:tr>
            <w:tr w14:paraId="0B8B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14:paraId="2B9D30F8">
                  <w:pPr>
                    <w:keepNext w:val="0"/>
                    <w:keepLines w:val="0"/>
                    <w:widowControl/>
                    <w:suppressLineNumbers w:val="0"/>
                    <w:ind w:firstLine="0" w:firstLineChars="0"/>
                    <w:jc w:val="left"/>
                    <w:textAlignment w:val="center"/>
                    <w:rPr>
                      <w:rFonts w:hint="default" w:ascii="Times New Roman" w:hAnsi="Times New Roman" w:eastAsia="宋体" w:cs="Times New Roman"/>
                      <w:color w:val="auto"/>
                      <w:kern w:val="2"/>
                      <w:sz w:val="22"/>
                      <w:szCs w:val="22"/>
                      <w:highlight w:val="none"/>
                      <w:lang w:val="en-US" w:eastAsia="zh-CN" w:bidi="ar-SA"/>
                    </w:rPr>
                  </w:pPr>
                  <w:r>
                    <w:rPr>
                      <w:rFonts w:hint="eastAsia" w:ascii="Times New Roman" w:hAnsi="Times New Roman" w:eastAsia="宋体" w:cs="Times New Roman"/>
                      <w:color w:val="auto"/>
                      <w:kern w:val="2"/>
                      <w:sz w:val="22"/>
                      <w:szCs w:val="22"/>
                      <w:highlight w:val="none"/>
                      <w:lang w:val="en-US" w:eastAsia="zh-CN" w:bidi="ar-SA"/>
                    </w:rPr>
                    <w:t>序号</w:t>
                  </w:r>
                </w:p>
              </w:tc>
              <w:tc>
                <w:tcPr>
                  <w:tcW w:w="4630" w:type="dxa"/>
                  <w:shd w:val="clear" w:color="auto" w:fill="auto"/>
                  <w:vAlign w:val="top"/>
                </w:tcPr>
                <w:p w14:paraId="65B06A5F">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lang w:val="en-US" w:eastAsia="zh-CN"/>
                    </w:rPr>
                    <w:t>系统自动生成</w:t>
                  </w:r>
                </w:p>
              </w:tc>
            </w:tr>
            <w:tr w14:paraId="482D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14:paraId="10E8901F">
                  <w:pPr>
                    <w:keepNext w:val="0"/>
                    <w:keepLines w:val="0"/>
                    <w:widowControl/>
                    <w:suppressLineNumbers w:val="0"/>
                    <w:ind w:firstLine="0" w:firstLineChars="0"/>
                    <w:jc w:val="left"/>
                    <w:textAlignment w:val="center"/>
                    <w:rPr>
                      <w:rFonts w:hint="default"/>
                      <w:highlight w:val="none"/>
                      <w:lang w:val="en-US" w:eastAsia="zh-CN"/>
                    </w:rPr>
                  </w:pPr>
                  <w:r>
                    <w:rPr>
                      <w:rFonts w:hint="eastAsia"/>
                      <w:highlight w:val="none"/>
                      <w:lang w:val="en-US" w:eastAsia="zh-CN"/>
                    </w:rPr>
                    <w:t>设备类型</w:t>
                  </w:r>
                </w:p>
              </w:tc>
              <w:tc>
                <w:tcPr>
                  <w:tcW w:w="4630" w:type="dxa"/>
                  <w:shd w:val="clear" w:color="auto" w:fill="auto"/>
                  <w:vAlign w:val="top"/>
                </w:tcPr>
                <w:p w14:paraId="57A690A1">
                  <w:pPr>
                    <w:pStyle w:val="16"/>
                    <w:numPr>
                      <w:ilvl w:val="0"/>
                      <w:numId w:val="53"/>
                    </w:numPr>
                    <w:ind w:firstLine="0" w:firstLineChars="0"/>
                    <w:rPr>
                      <w:rFonts w:hint="eastAsia"/>
                      <w:highlight w:val="none"/>
                      <w:lang w:val="en-US" w:eastAsia="zh-CN"/>
                    </w:rPr>
                  </w:pPr>
                  <w:r>
                    <w:rPr>
                      <w:rFonts w:hint="eastAsia"/>
                      <w:color w:val="auto"/>
                      <w:sz w:val="22"/>
                      <w:szCs w:val="22"/>
                      <w:highlight w:val="none"/>
                      <w:vertAlign w:val="baseline"/>
                      <w:lang w:val="en-US" w:eastAsia="zh-CN"/>
                    </w:rPr>
                    <w:t>展示</w:t>
                  </w:r>
                  <w:r>
                    <w:rPr>
                      <w:rFonts w:hint="eastAsia"/>
                      <w:highlight w:val="none"/>
                      <w:lang w:val="en-US" w:eastAsia="zh-CN"/>
                    </w:rPr>
                    <w:t>新增配置所选设备类型，同一设备类型可配置多条风险等级，</w:t>
                  </w:r>
                </w:p>
                <w:p w14:paraId="07F2A436">
                  <w:pPr>
                    <w:pStyle w:val="16"/>
                    <w:numPr>
                      <w:ilvl w:val="0"/>
                      <w:numId w:val="53"/>
                    </w:numPr>
                    <w:ind w:firstLine="0" w:firstLineChars="0"/>
                    <w:rPr>
                      <w:rFonts w:hint="default"/>
                      <w:color w:val="auto"/>
                      <w:sz w:val="22"/>
                      <w:szCs w:val="22"/>
                      <w:highlight w:val="none"/>
                      <w:lang w:val="en-US" w:eastAsia="zh-CN"/>
                    </w:rPr>
                  </w:pPr>
                  <w:r>
                    <w:rPr>
                      <w:rFonts w:hint="eastAsia"/>
                      <w:highlight w:val="none"/>
                      <w:lang w:val="en-US" w:eastAsia="zh-CN"/>
                    </w:rPr>
                    <w:t>设备类型与设备子类具有唯一性，同一设备类型和同一设备子类仅能配置一条风险等级</w:t>
                  </w:r>
                </w:p>
              </w:tc>
            </w:tr>
            <w:tr w14:paraId="39DE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center"/>
                </w:tcPr>
                <w:p w14:paraId="0AA4BB47">
                  <w:pPr>
                    <w:keepNext w:val="0"/>
                    <w:keepLines w:val="0"/>
                    <w:widowControl/>
                    <w:suppressLineNumbers w:val="0"/>
                    <w:ind w:firstLine="0" w:firstLineChars="0"/>
                    <w:jc w:val="left"/>
                    <w:textAlignment w:val="center"/>
                    <w:rPr>
                      <w:rFonts w:hint="default"/>
                      <w:color w:val="auto"/>
                      <w:sz w:val="22"/>
                      <w:szCs w:val="22"/>
                      <w:highlight w:val="none"/>
                      <w:lang w:val="en-US" w:eastAsia="zh-CN"/>
                    </w:rPr>
                  </w:pPr>
                  <w:r>
                    <w:rPr>
                      <w:rFonts w:hint="eastAsia"/>
                      <w:color w:val="auto"/>
                      <w:sz w:val="22"/>
                      <w:szCs w:val="22"/>
                      <w:highlight w:val="none"/>
                      <w:lang w:val="en-US" w:eastAsia="zh-CN"/>
                    </w:rPr>
                    <w:t>设备子类</w:t>
                  </w:r>
                </w:p>
              </w:tc>
              <w:tc>
                <w:tcPr>
                  <w:tcW w:w="4630" w:type="dxa"/>
                </w:tcPr>
                <w:p w14:paraId="147DE8AE">
                  <w:pPr>
                    <w:pStyle w:val="16"/>
                    <w:rPr>
                      <w:rFonts w:hint="default"/>
                      <w:color w:val="auto"/>
                      <w:sz w:val="22"/>
                      <w:szCs w:val="22"/>
                      <w:highlight w:val="none"/>
                      <w:vertAlign w:val="baseline"/>
                      <w:lang w:val="en-US" w:eastAsia="zh-CN"/>
                    </w:rPr>
                  </w:pPr>
                  <w:r>
                    <w:rPr>
                      <w:rFonts w:hint="eastAsia"/>
                      <w:color w:val="auto"/>
                      <w:sz w:val="22"/>
                      <w:szCs w:val="22"/>
                      <w:highlight w:val="none"/>
                      <w:vertAlign w:val="baseline"/>
                      <w:lang w:val="en-US" w:eastAsia="zh-CN"/>
                    </w:rPr>
                    <w:t>展示</w:t>
                  </w:r>
                  <w:r>
                    <w:rPr>
                      <w:rFonts w:hint="eastAsia"/>
                      <w:highlight w:val="none"/>
                      <w:lang w:val="en-US" w:eastAsia="zh-CN"/>
                    </w:rPr>
                    <w:t>新增配置所选择设备子类</w:t>
                  </w:r>
                </w:p>
              </w:tc>
            </w:tr>
            <w:tr w14:paraId="6C506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14:paraId="39B2C7C8">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s="Times New Roman"/>
                      <w:color w:val="auto"/>
                      <w:kern w:val="2"/>
                      <w:sz w:val="22"/>
                      <w:szCs w:val="22"/>
                      <w:highlight w:val="none"/>
                      <w:lang w:val="en-US" w:eastAsia="zh-CN" w:bidi="ar-SA"/>
                    </w:rPr>
                    <w:t>超期服役年限</w:t>
                  </w:r>
                </w:p>
              </w:tc>
              <w:tc>
                <w:tcPr>
                  <w:tcW w:w="4630" w:type="dxa"/>
                  <w:vAlign w:val="top"/>
                </w:tcPr>
                <w:p w14:paraId="17E82E8F">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新增配置所填写超期服役年限</w:t>
                  </w:r>
                </w:p>
              </w:tc>
            </w:tr>
            <w:tr w14:paraId="1EFC7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14:paraId="67EE231F">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ins w:id="1785" w:author="lee" w:date="2024-07-05T10:35:43Z">
                    <w:r>
                      <w:rPr>
                        <w:rFonts w:hint="eastAsia" w:cs="Times New Roman"/>
                        <w:color w:val="auto"/>
                        <w:kern w:val="2"/>
                        <w:sz w:val="22"/>
                        <w:szCs w:val="22"/>
                        <w:highlight w:val="none"/>
                        <w:lang w:val="en-US" w:eastAsia="zh-CN" w:bidi="ar-SA"/>
                      </w:rPr>
                      <w:t>超期服役</w:t>
                    </w:r>
                  </w:ins>
                  <w:r>
                    <w:rPr>
                      <w:rFonts w:hint="eastAsia" w:eastAsia="宋体" w:cs="Times New Roman"/>
                      <w:color w:val="auto"/>
                      <w:kern w:val="2"/>
                      <w:sz w:val="22"/>
                      <w:szCs w:val="22"/>
                      <w:highlight w:val="none"/>
                      <w:lang w:val="en-US" w:eastAsia="zh-CN" w:bidi="ar-SA"/>
                    </w:rPr>
                    <w:t>风险等级</w:t>
                  </w:r>
                </w:p>
              </w:tc>
              <w:tc>
                <w:tcPr>
                  <w:tcW w:w="4630" w:type="dxa"/>
                  <w:vAlign w:val="top"/>
                </w:tcPr>
                <w:p w14:paraId="3F96ABA3">
                  <w:pPr>
                    <w:pStyle w:val="16"/>
                    <w:ind w:firstLine="0" w:firstLineChars="0"/>
                    <w:rPr>
                      <w:rFonts w:hint="default" w:ascii="Times New Roman" w:hAnsi="Times New Roman" w:eastAsia="宋体" w:cs="Times New Roman"/>
                      <w:color w:val="auto"/>
                      <w:kern w:val="2"/>
                      <w:sz w:val="22"/>
                      <w:szCs w:val="22"/>
                      <w:highlight w:val="none"/>
                      <w:vertAlign w:val="baseline"/>
                      <w:lang w:val="en-US" w:eastAsia="zh-CN" w:bidi="ar-SA"/>
                    </w:rPr>
                  </w:pPr>
                  <w:r>
                    <w:rPr>
                      <w:rFonts w:hint="eastAsia"/>
                      <w:color w:val="auto"/>
                      <w:sz w:val="22"/>
                      <w:szCs w:val="22"/>
                      <w:highlight w:val="none"/>
                      <w:vertAlign w:val="baseline"/>
                      <w:lang w:val="en-US" w:eastAsia="zh-CN"/>
                    </w:rPr>
                    <w:t>展示</w:t>
                  </w:r>
                  <w:r>
                    <w:rPr>
                      <w:rFonts w:hint="eastAsia"/>
                      <w:highlight w:val="none"/>
                      <w:lang w:val="en-US" w:eastAsia="zh-CN"/>
                    </w:rPr>
                    <w:t>新增配置所填写风险等级</w:t>
                  </w:r>
                </w:p>
              </w:tc>
            </w:tr>
            <w:tr w14:paraId="3BD5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504D9E46">
                  <w:pPr>
                    <w:pStyle w:val="16"/>
                    <w:rPr>
                      <w:rFonts w:hint="default"/>
                      <w:color w:val="auto"/>
                      <w:sz w:val="22"/>
                      <w:szCs w:val="22"/>
                      <w:highlight w:val="none"/>
                      <w:lang w:val="en-US" w:eastAsia="zh-CN"/>
                    </w:rPr>
                  </w:pPr>
                  <w:r>
                    <w:rPr>
                      <w:rFonts w:hint="eastAsia"/>
                      <w:color w:val="auto"/>
                      <w:sz w:val="22"/>
                      <w:szCs w:val="22"/>
                      <w:highlight w:val="none"/>
                      <w:lang w:val="en-US" w:eastAsia="zh-CN"/>
                    </w:rPr>
                    <w:t>是否生效</w:t>
                  </w:r>
                </w:p>
              </w:tc>
              <w:tc>
                <w:tcPr>
                  <w:tcW w:w="4630" w:type="dxa"/>
                </w:tcPr>
                <w:p w14:paraId="0843ACEE">
                  <w:pPr>
                    <w:pStyle w:val="16"/>
                    <w:numPr>
                      <w:ilvl w:val="-1"/>
                      <w:numId w:val="0"/>
                    </w:numPr>
                    <w:rPr>
                      <w:rFonts w:hint="eastAsia"/>
                      <w:color w:val="auto"/>
                      <w:sz w:val="22"/>
                      <w:szCs w:val="22"/>
                      <w:highlight w:val="none"/>
                      <w:lang w:val="en-US" w:eastAsia="zh-CN"/>
                    </w:rPr>
                  </w:pPr>
                  <w:r>
                    <w:rPr>
                      <w:rFonts w:hint="eastAsia"/>
                      <w:color w:val="auto"/>
                      <w:sz w:val="22"/>
                      <w:szCs w:val="22"/>
                      <w:highlight w:val="none"/>
                      <w:lang w:val="en-US" w:eastAsia="zh-CN"/>
                    </w:rPr>
                    <w:t>1.可进行选择，配置生效，点击按钮呈蓝色，页面弹框提示“已生效”，则配置生效；</w:t>
                  </w:r>
                </w:p>
                <w:p w14:paraId="4AF16E8D">
                  <w:pPr>
                    <w:pStyle w:val="16"/>
                    <w:rPr>
                      <w:rFonts w:hint="default"/>
                      <w:color w:val="auto"/>
                      <w:sz w:val="22"/>
                      <w:szCs w:val="22"/>
                      <w:highlight w:val="none"/>
                      <w:lang w:val="en-US" w:eastAsia="zh-CN"/>
                    </w:rPr>
                  </w:pPr>
                  <w:r>
                    <w:rPr>
                      <w:rFonts w:hint="eastAsia"/>
                      <w:color w:val="auto"/>
                      <w:sz w:val="22"/>
                      <w:szCs w:val="22"/>
                      <w:highlight w:val="none"/>
                      <w:lang w:val="en-US" w:eastAsia="zh-CN"/>
                    </w:rPr>
                    <w:t>点击按钮呈灰色，则配置未生效；2.生效状态下的超期服役年限风险等级，不可删除和编辑，若要进行删除和编辑需对已生效的超期服役年限风险等级更改为未生效</w:t>
                  </w:r>
                </w:p>
              </w:tc>
            </w:tr>
            <w:tr w14:paraId="6A753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6D9856E5">
                  <w:pPr>
                    <w:pStyle w:val="16"/>
                    <w:rPr>
                      <w:rFonts w:hint="default"/>
                      <w:color w:val="auto"/>
                      <w:sz w:val="22"/>
                      <w:szCs w:val="22"/>
                      <w:highlight w:val="none"/>
                      <w:lang w:val="en-US" w:eastAsia="zh-CN"/>
                    </w:rPr>
                  </w:pPr>
                  <w:r>
                    <w:rPr>
                      <w:rFonts w:hint="eastAsia"/>
                      <w:color w:val="auto"/>
                      <w:sz w:val="22"/>
                      <w:szCs w:val="22"/>
                      <w:highlight w:val="none"/>
                      <w:lang w:val="en-US" w:eastAsia="zh-CN"/>
                    </w:rPr>
                    <w:t>操作</w:t>
                  </w:r>
                </w:p>
              </w:tc>
              <w:tc>
                <w:tcPr>
                  <w:tcW w:w="4630" w:type="dxa"/>
                </w:tcPr>
                <w:p w14:paraId="5737E4C4">
                  <w:pPr>
                    <w:pStyle w:val="16"/>
                    <w:rPr>
                      <w:rFonts w:hint="eastAsia"/>
                      <w:color w:val="auto"/>
                      <w:sz w:val="22"/>
                      <w:szCs w:val="22"/>
                      <w:highlight w:val="none"/>
                      <w:lang w:val="en-US" w:eastAsia="zh-CN"/>
                    </w:rPr>
                  </w:pPr>
                  <w:r>
                    <w:rPr>
                      <w:rFonts w:hint="eastAsia"/>
                      <w:color w:val="auto"/>
                      <w:sz w:val="22"/>
                      <w:szCs w:val="22"/>
                      <w:highlight w:val="none"/>
                      <w:lang w:val="en-US" w:eastAsia="zh-CN"/>
                    </w:rPr>
                    <w:t>【编辑】</w:t>
                  </w:r>
                </w:p>
                <w:p w14:paraId="08C00AB6">
                  <w:pPr>
                    <w:numPr>
                      <w:ilvl w:val="-1"/>
                      <w:numId w:val="0"/>
                    </w:numPr>
                    <w:rPr>
                      <w:rFonts w:hint="default" w:ascii="Times New Roman" w:hAnsi="Times New Roman" w:eastAsia="宋体" w:cs="Times New Roman"/>
                      <w:i w:val="0"/>
                      <w:iCs w:val="0"/>
                      <w:caps w:val="0"/>
                      <w:color w:val="auto"/>
                      <w:spacing w:val="0"/>
                      <w:sz w:val="22"/>
                      <w:szCs w:val="22"/>
                      <w:highlight w:val="none"/>
                      <w:lang w:val="en-US" w:eastAsia="zh-CN"/>
                    </w:rPr>
                  </w:pPr>
                  <w:r>
                    <w:rPr>
                      <w:rFonts w:hint="eastAsia"/>
                      <w:color w:val="auto"/>
                      <w:sz w:val="22"/>
                      <w:szCs w:val="22"/>
                      <w:highlight w:val="none"/>
                      <w:lang w:val="en-US" w:eastAsia="zh-CN"/>
                    </w:rPr>
                    <w:t>1.仅对未生效状态下的超期服役年限风险等级进行编辑，点击编辑按钮，页面跳转至</w:t>
                  </w:r>
                  <w:r>
                    <w:rPr>
                      <w:rFonts w:hint="eastAsia" w:ascii="Times New Roman" w:hAnsi="Times New Roman" w:eastAsia="宋体" w:cs="Times New Roman"/>
                      <w:i w:val="0"/>
                      <w:iCs w:val="0"/>
                      <w:caps w:val="0"/>
                      <w:color w:val="auto"/>
                      <w:spacing w:val="0"/>
                      <w:sz w:val="22"/>
                      <w:szCs w:val="22"/>
                      <w:highlight w:val="none"/>
                    </w:rPr>
                    <w:t>编辑</w:t>
                  </w:r>
                  <w:r>
                    <w:rPr>
                      <w:rFonts w:hint="eastAsia" w:ascii="Times New Roman" w:hAnsi="Times New Roman" w:cs="Times New Roman"/>
                      <w:i w:val="0"/>
                      <w:iCs w:val="0"/>
                      <w:caps w:val="0"/>
                      <w:color w:val="auto"/>
                      <w:spacing w:val="0"/>
                      <w:sz w:val="22"/>
                      <w:szCs w:val="22"/>
                      <w:highlight w:val="none"/>
                      <w:lang w:val="en-US" w:eastAsia="zh-CN"/>
                    </w:rPr>
                    <w:t>超期服役年限</w:t>
                  </w:r>
                  <w:r>
                    <w:rPr>
                      <w:rFonts w:hint="eastAsia" w:ascii="Times New Roman" w:hAnsi="Times New Roman" w:eastAsia="宋体" w:cs="Times New Roman"/>
                      <w:i w:val="0"/>
                      <w:iCs w:val="0"/>
                      <w:caps w:val="0"/>
                      <w:color w:val="auto"/>
                      <w:spacing w:val="0"/>
                      <w:sz w:val="22"/>
                      <w:szCs w:val="22"/>
                      <w:highlight w:val="none"/>
                    </w:rPr>
                    <w:t>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ascii="Times New Roman" w:hAnsi="Times New Roman" w:cs="Times New Roman"/>
                      <w:i w:val="0"/>
                      <w:iCs w:val="0"/>
                      <w:caps w:val="0"/>
                      <w:color w:val="auto"/>
                      <w:spacing w:val="0"/>
                      <w:sz w:val="22"/>
                      <w:szCs w:val="22"/>
                      <w:highlight w:val="none"/>
                      <w:lang w:val="en-US" w:eastAsia="zh-CN"/>
                    </w:rPr>
                    <w:t>。</w:t>
                  </w:r>
                  <w:r>
                    <w:rPr>
                      <w:rFonts w:hint="eastAsia" w:cs="Times New Roman"/>
                      <w:i w:val="0"/>
                      <w:iCs w:val="0"/>
                      <w:caps w:val="0"/>
                      <w:color w:val="auto"/>
                      <w:spacing w:val="0"/>
                      <w:sz w:val="22"/>
                      <w:szCs w:val="22"/>
                      <w:highlight w:val="none"/>
                      <w:lang w:val="en-US" w:eastAsia="zh-CN"/>
                    </w:rPr>
                    <w:t>页面展示对应字段信息，可进行编辑，编辑后点击确认页面跳转至超期服役年限</w:t>
                  </w:r>
                  <w:r>
                    <w:rPr>
                      <w:rFonts w:hint="eastAsia"/>
                      <w:highlight w:val="none"/>
                      <w:lang w:val="en-US" w:eastAsia="zh-CN"/>
                    </w:rPr>
                    <w:t>风险等级配置页面；</w:t>
                  </w:r>
                  <w:r>
                    <w:rPr>
                      <w:rFonts w:hint="eastAsia" w:cs="Times New Roman"/>
                      <w:i w:val="0"/>
                      <w:iCs w:val="0"/>
                      <w:caps w:val="0"/>
                      <w:color w:val="auto"/>
                      <w:spacing w:val="0"/>
                      <w:sz w:val="22"/>
                      <w:szCs w:val="22"/>
                      <w:highlight w:val="none"/>
                      <w:lang w:val="en-US" w:eastAsia="zh-CN"/>
                    </w:rPr>
                    <w:t>编辑后点击取消页面返回超期服役年限</w:t>
                  </w:r>
                  <w:r>
                    <w:rPr>
                      <w:rFonts w:hint="eastAsia"/>
                      <w:highlight w:val="none"/>
                      <w:lang w:val="en-US" w:eastAsia="zh-CN"/>
                    </w:rPr>
                    <w:t>风险等级配置页面</w:t>
                  </w:r>
                </w:p>
                <w:p w14:paraId="799FE777">
                  <w:pPr>
                    <w:pStyle w:val="16"/>
                    <w:numPr>
                      <w:ilvl w:val="-1"/>
                      <w:numId w:val="0"/>
                    </w:numPr>
                    <w:rPr>
                      <w:rFonts w:hint="default"/>
                      <w:color w:val="auto"/>
                      <w:sz w:val="22"/>
                      <w:szCs w:val="22"/>
                      <w:highlight w:val="none"/>
                      <w:lang w:val="en-US" w:eastAsia="zh-CN"/>
                    </w:rPr>
                  </w:pPr>
                  <w:r>
                    <w:rPr>
                      <w:rFonts w:hint="eastAsia"/>
                      <w:color w:val="auto"/>
                      <w:sz w:val="22"/>
                      <w:szCs w:val="22"/>
                      <w:highlight w:val="none"/>
                      <w:lang w:val="en-US" w:eastAsia="zh-CN"/>
                    </w:rPr>
                    <w:t>2.已生效状态下的超期服役年限风险等级，编辑按钮置灰不可点击</w:t>
                  </w:r>
                </w:p>
                <w:p w14:paraId="19FE5F9A">
                  <w:pPr>
                    <w:pStyle w:val="16"/>
                    <w:rPr>
                      <w:rFonts w:hint="default"/>
                      <w:color w:val="auto"/>
                      <w:sz w:val="22"/>
                      <w:szCs w:val="22"/>
                      <w:highlight w:val="none"/>
                      <w:lang w:val="en-US" w:eastAsia="zh-CN"/>
                    </w:rPr>
                  </w:pPr>
                  <w:r>
                    <w:rPr>
                      <w:rFonts w:hint="eastAsia"/>
                      <w:color w:val="auto"/>
                      <w:sz w:val="22"/>
                      <w:szCs w:val="22"/>
                      <w:highlight w:val="none"/>
                      <w:lang w:val="en-US" w:eastAsia="zh-CN"/>
                    </w:rPr>
                    <w:t>【复制】未生效和已生效状态下的超期服役年限风险等级均可复制。点击复制页面跳转至超期服役年限</w:t>
                  </w:r>
                  <w:r>
                    <w:rPr>
                      <w:rFonts w:hint="eastAsia" w:ascii="Times New Roman" w:hAnsi="Times New Roman" w:eastAsia="宋体" w:cs="Times New Roman"/>
                      <w:i w:val="0"/>
                      <w:iCs w:val="0"/>
                      <w:caps w:val="0"/>
                      <w:color w:val="auto"/>
                      <w:spacing w:val="0"/>
                      <w:sz w:val="22"/>
                      <w:szCs w:val="22"/>
                      <w:highlight w:val="none"/>
                    </w:rPr>
                    <w:t>风险等级</w:t>
                  </w:r>
                  <w:r>
                    <w:rPr>
                      <w:rFonts w:hint="eastAsia" w:ascii="Times New Roman" w:hAnsi="Times New Roman" w:eastAsia="宋体" w:cs="Times New Roman"/>
                      <w:i w:val="0"/>
                      <w:iCs w:val="0"/>
                      <w:caps w:val="0"/>
                      <w:color w:val="auto"/>
                      <w:spacing w:val="0"/>
                      <w:sz w:val="22"/>
                      <w:szCs w:val="22"/>
                      <w:highlight w:val="none"/>
                      <w:lang w:val="en-US" w:eastAsia="zh-CN"/>
                    </w:rPr>
                    <w:t>页面</w:t>
                  </w:r>
                  <w:r>
                    <w:rPr>
                      <w:rFonts w:hint="eastAsia" w:cs="Times New Roman"/>
                      <w:i w:val="0"/>
                      <w:iCs w:val="0"/>
                      <w:caps w:val="0"/>
                      <w:color w:val="auto"/>
                      <w:spacing w:val="0"/>
                      <w:sz w:val="22"/>
                      <w:szCs w:val="22"/>
                      <w:highlight w:val="none"/>
                      <w:lang w:val="en-US" w:eastAsia="zh-CN"/>
                    </w:rPr>
                    <w:t>，页面展示对应字段信息，可进行编辑，编辑后点击确认页面跳转至</w:t>
                  </w:r>
                  <w:r>
                    <w:rPr>
                      <w:rFonts w:hint="eastAsia"/>
                      <w:color w:val="auto"/>
                      <w:sz w:val="22"/>
                      <w:szCs w:val="22"/>
                      <w:highlight w:val="none"/>
                      <w:lang w:val="en-US" w:eastAsia="zh-CN"/>
                    </w:rPr>
                    <w:t>超期服役年限</w:t>
                  </w:r>
                  <w:r>
                    <w:rPr>
                      <w:rFonts w:hint="eastAsia"/>
                      <w:highlight w:val="none"/>
                      <w:lang w:val="en-US" w:eastAsia="zh-CN"/>
                    </w:rPr>
                    <w:t>风险等级配置页面；</w:t>
                  </w:r>
                  <w:r>
                    <w:rPr>
                      <w:rFonts w:hint="eastAsia" w:cs="Times New Roman"/>
                      <w:i w:val="0"/>
                      <w:iCs w:val="0"/>
                      <w:caps w:val="0"/>
                      <w:color w:val="auto"/>
                      <w:spacing w:val="0"/>
                      <w:sz w:val="22"/>
                      <w:szCs w:val="22"/>
                      <w:highlight w:val="none"/>
                      <w:lang w:val="en-US" w:eastAsia="zh-CN"/>
                    </w:rPr>
                    <w:t>编辑后点击取消页面返回</w:t>
                  </w:r>
                  <w:r>
                    <w:rPr>
                      <w:rFonts w:hint="eastAsia"/>
                      <w:color w:val="auto"/>
                      <w:sz w:val="22"/>
                      <w:szCs w:val="22"/>
                      <w:highlight w:val="none"/>
                      <w:lang w:val="en-US" w:eastAsia="zh-CN"/>
                    </w:rPr>
                    <w:t>超期服役年限</w:t>
                  </w:r>
                  <w:r>
                    <w:rPr>
                      <w:rFonts w:hint="eastAsia"/>
                      <w:highlight w:val="none"/>
                      <w:lang w:val="en-US" w:eastAsia="zh-CN"/>
                    </w:rPr>
                    <w:t>风险等级配置页面</w:t>
                  </w:r>
                </w:p>
                <w:p w14:paraId="21621BA2">
                  <w:pPr>
                    <w:pStyle w:val="16"/>
                    <w:rPr>
                      <w:rFonts w:hint="default"/>
                      <w:color w:val="auto"/>
                      <w:sz w:val="22"/>
                      <w:szCs w:val="22"/>
                      <w:highlight w:val="none"/>
                      <w:lang w:val="en-US" w:eastAsia="zh-CN"/>
                    </w:rPr>
                  </w:pPr>
                  <w:r>
                    <w:rPr>
                      <w:rFonts w:hint="eastAsia"/>
                      <w:color w:val="auto"/>
                      <w:sz w:val="22"/>
                      <w:szCs w:val="22"/>
                      <w:highlight w:val="none"/>
                      <w:lang w:val="en-US" w:eastAsia="zh-CN"/>
                    </w:rPr>
                    <w:t>【删除】仅对未生效状态下的超期服役年限风险等级配置进行删除，删除后页面不展示该条配置信息：生效中的风险等级配置删除按钮置灰不可选</w:t>
                  </w:r>
                </w:p>
              </w:tc>
            </w:tr>
          </w:tbl>
          <w:p w14:paraId="2AF9821D">
            <w:pPr>
              <w:numPr>
                <w:ilvl w:val="-1"/>
                <w:numId w:val="0"/>
              </w:numPr>
              <w:rPr>
                <w:rFonts w:hint="default"/>
                <w:highlight w:val="none"/>
                <w:lang w:val="en-US" w:eastAsia="zh-CN"/>
              </w:rPr>
            </w:pPr>
          </w:p>
          <w:p w14:paraId="791EC577">
            <w:pPr>
              <w:numPr>
                <w:ilvl w:val="0"/>
                <w:numId w:val="54"/>
              </w:numPr>
              <w:rPr>
                <w:rFonts w:hint="eastAsia"/>
                <w:b/>
                <w:bCs/>
                <w:highlight w:val="none"/>
                <w:lang w:val="en-US" w:eastAsia="zh-CN"/>
              </w:rPr>
            </w:pPr>
            <w:r>
              <w:rPr>
                <w:rFonts w:hint="eastAsia"/>
                <w:b/>
                <w:bCs/>
                <w:highlight w:val="none"/>
                <w:lang w:val="en-US" w:eastAsia="zh-CN"/>
              </w:rPr>
              <w:t>更新策略配置功能页面</w:t>
            </w:r>
          </w:p>
          <w:p w14:paraId="527C7275">
            <w:pPr>
              <w:numPr>
                <w:ilvl w:val="-1"/>
                <w:numId w:val="0"/>
              </w:numPr>
              <w:rPr>
                <w:rFonts w:hint="default"/>
                <w:highlight w:val="none"/>
                <w:lang w:val="en-US" w:eastAsia="zh-CN"/>
              </w:rPr>
            </w:pPr>
            <w:r>
              <w:rPr>
                <w:rFonts w:hint="eastAsia"/>
                <w:highlight w:val="none"/>
                <w:lang w:val="en-US" w:eastAsia="zh-CN"/>
              </w:rPr>
              <w:t>1.菜单路径：设备→风险等级改造策略→改造策略分析</w:t>
            </w:r>
          </w:p>
          <w:p w14:paraId="47201810">
            <w:pPr>
              <w:rPr>
                <w:rFonts w:hint="default"/>
                <w:highlight w:val="none"/>
                <w:lang w:val="en-US" w:eastAsia="zh-CN"/>
              </w:rPr>
            </w:pPr>
          </w:p>
          <w:p w14:paraId="0DD5D285">
            <w:pPr>
              <w:numPr>
                <w:ilvl w:val="-1"/>
                <w:numId w:val="0"/>
              </w:numPr>
              <w:rPr>
                <w:rFonts w:hint="eastAsia"/>
                <w:highlight w:val="none"/>
                <w:lang w:val="en-US" w:eastAsia="zh-CN"/>
              </w:rPr>
            </w:pPr>
            <w:r>
              <w:rPr>
                <w:rFonts w:hint="eastAsia"/>
                <w:highlight w:val="none"/>
                <w:lang w:val="en-US" w:eastAsia="zh-CN"/>
              </w:rPr>
              <w:t>2.页面展示字段：筛选条件区域、查询按钮、重置按钮、导出按钮、查询列表详情。</w:t>
            </w:r>
          </w:p>
          <w:p w14:paraId="02760070">
            <w:pPr>
              <w:numPr>
                <w:ilvl w:val="-1"/>
                <w:numId w:val="0"/>
              </w:numPr>
              <w:rPr>
                <w:rFonts w:hint="default"/>
                <w:highlight w:val="none"/>
                <w:lang w:val="en-US" w:eastAsia="zh-CN"/>
              </w:rPr>
            </w:pPr>
            <w:r>
              <w:rPr>
                <w:rFonts w:hint="eastAsia"/>
                <w:highlight w:val="none"/>
                <w:lang w:val="en-US" w:eastAsia="zh-CN"/>
              </w:rPr>
              <w:t>a.筛选条件：</w:t>
            </w:r>
          </w:p>
          <w:p w14:paraId="12E7F58E">
            <w:pPr>
              <w:ind w:firstLine="220" w:firstLineChars="100"/>
              <w:rPr>
                <w:ins w:id="1786" w:author="lee" w:date="2024-07-05T10:42:28Z"/>
                <w:rFonts w:hint="default"/>
                <w:highlight w:val="none"/>
                <w:lang w:val="en-US" w:eastAsia="zh-CN"/>
              </w:rPr>
            </w:pPr>
            <w:r>
              <w:rPr>
                <w:rFonts w:hint="default"/>
                <w:highlight w:val="none"/>
                <w:lang w:val="en-US" w:eastAsia="zh-CN"/>
              </w:rPr>
              <w:t>地市：</w:t>
            </w:r>
            <w:r>
              <w:rPr>
                <w:rFonts w:hint="eastAsia"/>
                <w:highlight w:val="none"/>
                <w:lang w:val="en-US" w:eastAsia="zh-CN"/>
              </w:rPr>
              <w:t>广西壮族自治区</w:t>
            </w:r>
            <w:r>
              <w:rPr>
                <w:rFonts w:hint="default"/>
                <w:highlight w:val="none"/>
                <w:lang w:val="en-US" w:eastAsia="zh-CN"/>
              </w:rPr>
              <w:t>各地市，</w:t>
            </w:r>
            <w:r>
              <w:rPr>
                <w:rFonts w:hint="eastAsia"/>
                <w:highlight w:val="none"/>
                <w:lang w:val="en-US" w:eastAsia="zh-CN"/>
              </w:rPr>
              <w:t>支持</w:t>
            </w:r>
            <w:r>
              <w:rPr>
                <w:rFonts w:hint="default"/>
                <w:highlight w:val="none"/>
                <w:lang w:val="en-US" w:eastAsia="zh-CN"/>
              </w:rPr>
              <w:t>全选</w:t>
            </w:r>
          </w:p>
          <w:p w14:paraId="65B7B0C0">
            <w:pPr>
              <w:ind w:firstLine="220" w:firstLineChars="100"/>
              <w:rPr>
                <w:rFonts w:hint="default"/>
                <w:highlight w:val="none"/>
                <w:lang w:val="en-US" w:eastAsia="zh-CN"/>
              </w:rPr>
            </w:pPr>
            <w:ins w:id="1787" w:author="lee" w:date="2024-07-05T10:42:55Z">
              <w:r>
                <w:rPr>
                  <w:rFonts w:hint="eastAsia"/>
                  <w:highlight w:val="none"/>
                  <w:lang w:val="en-US" w:eastAsia="zh-CN"/>
                </w:rPr>
                <w:t>区</w:t>
              </w:r>
            </w:ins>
            <w:ins w:id="1788" w:author="lee" w:date="2024-07-05T10:42:36Z">
              <w:r>
                <w:rPr>
                  <w:rFonts w:hint="eastAsia"/>
                  <w:highlight w:val="none"/>
                  <w:lang w:val="en-US" w:eastAsia="zh-CN"/>
                </w:rPr>
                <w:t>县</w:t>
              </w:r>
            </w:ins>
            <w:ins w:id="1789" w:author="lee" w:date="2024-07-05T10:42:38Z">
              <w:r>
                <w:rPr>
                  <w:rFonts w:hint="eastAsia"/>
                  <w:highlight w:val="none"/>
                  <w:lang w:val="en-US" w:eastAsia="zh-CN"/>
                </w:rPr>
                <w:t>：</w:t>
              </w:r>
            </w:ins>
            <w:ins w:id="1790" w:author="lee" w:date="2024-07-05T11:22:58Z">
              <w:r>
                <w:rPr>
                  <w:rFonts w:hint="eastAsia"/>
                  <w:highlight w:val="none"/>
                  <w:lang w:val="en-US" w:eastAsia="zh-CN"/>
                </w:rPr>
                <w:t>展示</w:t>
              </w:r>
            </w:ins>
            <w:ins w:id="1791" w:author="lee" w:date="2024-07-05T11:23:02Z">
              <w:r>
                <w:rPr>
                  <w:rFonts w:hint="eastAsia"/>
                  <w:highlight w:val="none"/>
                  <w:lang w:val="en-US" w:eastAsia="zh-CN"/>
                </w:rPr>
                <w:t>所选</w:t>
              </w:r>
            </w:ins>
            <w:ins w:id="1792" w:author="lee" w:date="2024-07-05T11:23:12Z">
              <w:r>
                <w:rPr>
                  <w:rFonts w:hint="eastAsia"/>
                  <w:highlight w:val="none"/>
                  <w:lang w:val="en-US" w:eastAsia="zh-CN"/>
                </w:rPr>
                <w:t>地市</w:t>
              </w:r>
            </w:ins>
            <w:ins w:id="1793" w:author="lee" w:date="2024-07-05T11:23:13Z">
              <w:r>
                <w:rPr>
                  <w:rFonts w:hint="eastAsia"/>
                  <w:highlight w:val="none"/>
                  <w:lang w:val="en-US" w:eastAsia="zh-CN"/>
                </w:rPr>
                <w:t>的</w:t>
              </w:r>
            </w:ins>
            <w:ins w:id="1794" w:author="lee" w:date="2024-07-05T11:23:23Z">
              <w:r>
                <w:rPr>
                  <w:rFonts w:hint="eastAsia"/>
                  <w:highlight w:val="none"/>
                  <w:lang w:val="en-US" w:eastAsia="zh-CN"/>
                </w:rPr>
                <w:t>区县</w:t>
              </w:r>
            </w:ins>
            <w:ins w:id="1795" w:author="lee" w:date="2024-07-05T11:23:24Z">
              <w:r>
                <w:rPr>
                  <w:rFonts w:hint="eastAsia"/>
                  <w:highlight w:val="none"/>
                  <w:lang w:val="en-US" w:eastAsia="zh-CN"/>
                </w:rPr>
                <w:t>，</w:t>
              </w:r>
            </w:ins>
            <w:ins w:id="1796" w:author="lee" w:date="2024-07-05T11:23:30Z">
              <w:r>
                <w:rPr>
                  <w:rFonts w:hint="eastAsia"/>
                  <w:highlight w:val="none"/>
                  <w:lang w:val="en-US" w:eastAsia="zh-CN"/>
                </w:rPr>
                <w:t>支持</w:t>
              </w:r>
            </w:ins>
            <w:ins w:id="1797" w:author="lee" w:date="2024-07-05T11:23:30Z">
              <w:r>
                <w:rPr>
                  <w:rFonts w:hint="default"/>
                  <w:highlight w:val="none"/>
                  <w:lang w:val="en-US" w:eastAsia="zh-CN"/>
                </w:rPr>
                <w:t>全选</w:t>
              </w:r>
            </w:ins>
          </w:p>
          <w:p w14:paraId="53618E1F">
            <w:pPr>
              <w:ind w:firstLine="0" w:firstLineChars="0"/>
              <w:rPr>
                <w:rFonts w:hint="eastAsia"/>
                <w:highlight w:val="none"/>
                <w:lang w:val="en-US" w:eastAsia="zh-CN"/>
              </w:rPr>
            </w:pPr>
            <w:r>
              <w:rPr>
                <w:rFonts w:hint="default"/>
                <w:highlight w:val="none"/>
                <w:lang w:val="en-US" w:eastAsia="zh-CN"/>
              </w:rPr>
              <w:t>站点类型：通信机楼、数据中心、传输节点、通信基站，默认全选</w:t>
            </w:r>
          </w:p>
          <w:p w14:paraId="1EBC327B">
            <w:pPr>
              <w:ind w:firstLine="220" w:firstLineChars="100"/>
              <w:rPr>
                <w:rFonts w:hint="default"/>
                <w:highlight w:val="none"/>
                <w:lang w:val="en-US" w:eastAsia="zh-CN"/>
              </w:rPr>
            </w:pPr>
            <w:r>
              <w:rPr>
                <w:rFonts w:hint="eastAsia"/>
                <w:highlight w:val="none"/>
                <w:lang w:val="en-US" w:eastAsia="zh-CN"/>
              </w:rPr>
              <w:t>站点：</w:t>
            </w:r>
            <w:r>
              <w:rPr>
                <w:rFonts w:hint="default"/>
                <w:highlight w:val="none"/>
                <w:lang w:val="en-US" w:eastAsia="zh-CN"/>
              </w:rPr>
              <w:t>自动关联</w:t>
            </w:r>
            <w:r>
              <w:rPr>
                <w:rFonts w:hint="eastAsia"/>
                <w:highlight w:val="none"/>
                <w:lang w:val="en-US" w:eastAsia="zh-CN"/>
              </w:rPr>
              <w:t>，默认全选</w:t>
            </w:r>
          </w:p>
          <w:p w14:paraId="76C77889">
            <w:pPr>
              <w:rPr>
                <w:rFonts w:hint="default"/>
                <w:highlight w:val="none"/>
                <w:lang w:val="en-US" w:eastAsia="zh-CN"/>
              </w:rPr>
            </w:pPr>
            <w:r>
              <w:rPr>
                <w:rFonts w:hint="default"/>
                <w:highlight w:val="none"/>
                <w:lang w:val="en-US" w:eastAsia="zh-CN"/>
              </w:rPr>
              <w:t>机房</w:t>
            </w:r>
            <w:r>
              <w:rPr>
                <w:rFonts w:hint="eastAsia"/>
                <w:highlight w:val="none"/>
                <w:lang w:val="en-US" w:eastAsia="zh-CN"/>
              </w:rPr>
              <w:t>名称</w:t>
            </w:r>
            <w:r>
              <w:rPr>
                <w:rFonts w:hint="default"/>
                <w:highlight w:val="none"/>
                <w:lang w:val="en-US" w:eastAsia="zh-CN"/>
              </w:rPr>
              <w:t>：自动关联。支持模糊搜索及下拉可选</w:t>
            </w:r>
          </w:p>
          <w:p w14:paraId="57401E7E">
            <w:pPr>
              <w:rPr>
                <w:rFonts w:hint="eastAsia"/>
                <w:highlight w:val="none"/>
                <w:lang w:val="en-US" w:eastAsia="zh-CN"/>
              </w:rPr>
            </w:pPr>
            <w:r>
              <w:rPr>
                <w:rFonts w:hint="eastAsia"/>
                <w:highlight w:val="none"/>
                <w:lang w:val="en-US" w:eastAsia="zh-CN"/>
              </w:rPr>
              <w:t>设备类型：</w:t>
            </w:r>
            <w:r>
              <w:rPr>
                <w:rFonts w:hint="default"/>
                <w:highlight w:val="none"/>
                <w:lang w:val="en-US" w:eastAsia="zh-CN"/>
              </w:rPr>
              <w:t>支持模糊搜索及下拉可选</w:t>
            </w:r>
            <w:r>
              <w:rPr>
                <w:rFonts w:hint="eastAsia"/>
                <w:highlight w:val="none"/>
                <w:lang w:val="en-US" w:eastAsia="zh-CN"/>
              </w:rPr>
              <w:t>，默认全选</w:t>
            </w:r>
          </w:p>
          <w:p w14:paraId="646FBB84">
            <w:pPr>
              <w:rPr>
                <w:rFonts w:hint="eastAsia"/>
                <w:highlight w:val="none"/>
                <w:lang w:val="en-US" w:eastAsia="zh-CN"/>
              </w:rPr>
            </w:pPr>
            <w:r>
              <w:rPr>
                <w:rFonts w:hint="eastAsia"/>
                <w:highlight w:val="none"/>
                <w:lang w:val="en-US" w:eastAsia="zh-CN"/>
              </w:rPr>
              <w:t>设备子类：</w:t>
            </w:r>
            <w:r>
              <w:rPr>
                <w:rFonts w:hint="default"/>
                <w:highlight w:val="none"/>
                <w:lang w:val="en-US" w:eastAsia="zh-CN"/>
              </w:rPr>
              <w:t>支持模糊搜索及下拉可选</w:t>
            </w:r>
            <w:r>
              <w:rPr>
                <w:rFonts w:hint="eastAsia"/>
                <w:highlight w:val="none"/>
                <w:lang w:val="en-US" w:eastAsia="zh-CN"/>
              </w:rPr>
              <w:t>，默认全选</w:t>
            </w:r>
          </w:p>
          <w:p w14:paraId="4690DE4B">
            <w:pPr>
              <w:rPr>
                <w:rFonts w:hint="eastAsia"/>
                <w:highlight w:val="none"/>
                <w:lang w:val="en-US" w:eastAsia="zh-CN"/>
              </w:rPr>
            </w:pPr>
            <w:r>
              <w:rPr>
                <w:rFonts w:hint="eastAsia"/>
                <w:highlight w:val="none"/>
                <w:lang w:val="en-US" w:eastAsia="zh-CN"/>
              </w:rPr>
              <w:t>风险等级：高、中、低、无下拉可选，默认全选</w:t>
            </w:r>
          </w:p>
          <w:p w14:paraId="35290610">
            <w:pPr>
              <w:rPr>
                <w:ins w:id="1798" w:author="lee" w:date="2024-07-05T10:47:00Z"/>
              </w:rPr>
            </w:pPr>
            <w:r>
              <w:rPr>
                <w:rFonts w:hint="eastAsia"/>
                <w:color w:val="auto"/>
                <w:highlight w:val="none"/>
                <w:lang w:val="en-US" w:eastAsia="zh-CN"/>
              </w:rPr>
              <w:t>查询时间：天维度，默认查询前一天的数据，格式为yyyy-mm-dd</w:t>
            </w:r>
          </w:p>
          <w:p w14:paraId="2838ACA5">
            <w:pPr>
              <w:rPr>
                <w:rFonts w:hint="default"/>
                <w:color w:val="auto"/>
                <w:highlight w:val="none"/>
                <w:lang w:val="en-US" w:eastAsia="zh-CN"/>
              </w:rPr>
            </w:pPr>
          </w:p>
          <w:p w14:paraId="263C1FE8">
            <w:pPr>
              <w:numPr>
                <w:ilvl w:val="0"/>
                <w:numId w:val="53"/>
              </w:numPr>
              <w:rPr>
                <w:rFonts w:hint="eastAsia"/>
                <w:highlight w:val="none"/>
                <w:lang w:val="en-US" w:eastAsia="zh-CN"/>
              </w:rPr>
            </w:pPr>
            <w:r>
              <w:rPr>
                <w:rFonts w:hint="eastAsia"/>
                <w:highlight w:val="none"/>
                <w:lang w:val="en-US" w:eastAsia="zh-CN"/>
              </w:rPr>
              <w:t>查询结果详情：</w:t>
            </w:r>
          </w:p>
          <w:p w14:paraId="6EDEF9BE">
            <w:pPr>
              <w:numPr>
                <w:ilvl w:val="0"/>
                <w:numId w:val="55"/>
              </w:numPr>
              <w:rPr>
                <w:rFonts w:hint="eastAsia"/>
                <w:highlight w:val="none"/>
                <w:lang w:val="en-US" w:eastAsia="zh-CN"/>
              </w:rPr>
            </w:pPr>
            <w:r>
              <w:rPr>
                <w:rFonts w:hint="eastAsia"/>
                <w:highlight w:val="none"/>
                <w:lang w:val="en-US" w:eastAsia="zh-CN"/>
              </w:rPr>
              <w:t>进入页面，设备类型风险等级</w:t>
            </w:r>
            <w:r>
              <w:rPr>
                <w:rFonts w:hint="default"/>
                <w:highlight w:val="none"/>
                <w:lang w:val="en-US" w:eastAsia="zh-CN"/>
              </w:rPr>
              <w:t>的信息以报表的形式展示，报表支持查询和导出</w:t>
            </w:r>
            <w:r>
              <w:rPr>
                <w:rFonts w:hint="eastAsia"/>
                <w:highlight w:val="none"/>
                <w:lang w:val="en-US" w:eastAsia="zh-CN"/>
              </w:rPr>
              <w:t>。</w:t>
            </w:r>
          </w:p>
          <w:p w14:paraId="5F5A7835">
            <w:pPr>
              <w:numPr>
                <w:ilvl w:val="-1"/>
                <w:numId w:val="0"/>
              </w:numPr>
              <w:rPr>
                <w:rFonts w:hint="default"/>
                <w:highlight w:val="none"/>
                <w:lang w:val="en-US" w:eastAsia="zh-CN"/>
              </w:rPr>
            </w:pPr>
          </w:p>
          <w:p w14:paraId="2E75CDB5">
            <w:pPr>
              <w:numPr>
                <w:ilvl w:val="0"/>
                <w:numId w:val="55"/>
              </w:numPr>
              <w:rPr>
                <w:rFonts w:hint="eastAsia"/>
                <w:highlight w:val="none"/>
                <w:lang w:val="en-US" w:eastAsia="zh-CN"/>
              </w:rPr>
            </w:pPr>
            <w:r>
              <w:rPr>
                <w:rFonts w:hint="eastAsia"/>
                <w:highlight w:val="none"/>
                <w:lang w:val="en-US" w:eastAsia="zh-CN"/>
              </w:rPr>
              <w:t>判定规则</w:t>
            </w:r>
          </w:p>
          <w:p w14:paraId="1FEBF5A0">
            <w:pPr>
              <w:numPr>
                <w:ilvl w:val="-1"/>
                <w:numId w:val="0"/>
              </w:numPr>
              <w:ind w:firstLine="0" w:firstLineChars="0"/>
              <w:rPr>
                <w:ins w:id="1799" w:author="lee" w:date="2024-07-05T10:55:32Z"/>
                <w:rFonts w:hint="eastAsia"/>
                <w:highlight w:val="none"/>
                <w:lang w:val="en-US" w:eastAsia="zh-CN"/>
              </w:rPr>
            </w:pPr>
            <w:r>
              <w:rPr>
                <w:rFonts w:hint="eastAsia"/>
                <w:highlight w:val="none"/>
                <w:lang w:val="en-US" w:eastAsia="zh-CN"/>
              </w:rPr>
              <w:t>a.三个维度判定规则：</w:t>
            </w:r>
            <w:ins w:id="1800" w:author="lee" w:date="2024-07-05T10:44:33Z">
              <w:r>
                <w:rPr>
                  <w:rFonts w:hint="eastAsia"/>
                  <w:highlight w:val="none"/>
                  <w:lang w:val="en-US" w:eastAsia="zh-CN"/>
                </w:rPr>
                <w:t>取三个</w:t>
              </w:r>
            </w:ins>
            <w:ins w:id="1801" w:author="lee" w:date="2024-07-05T10:44:43Z">
              <w:r>
                <w:rPr>
                  <w:rFonts w:hint="eastAsia"/>
                  <w:highlight w:val="none"/>
                  <w:lang w:val="en-US" w:eastAsia="zh-CN"/>
                </w:rPr>
                <w:t>维度中</w:t>
              </w:r>
            </w:ins>
            <w:ins w:id="1802" w:author="lee" w:date="2024-07-05T10:52:37Z">
              <w:r>
                <w:rPr>
                  <w:rFonts w:hint="eastAsia"/>
                  <w:highlight w:val="none"/>
                  <w:lang w:val="en-US" w:eastAsia="zh-CN"/>
                </w:rPr>
                <w:t>风险</w:t>
              </w:r>
            </w:ins>
            <w:ins w:id="1803" w:author="lee" w:date="2024-07-05T10:44:49Z">
              <w:r>
                <w:rPr>
                  <w:rFonts w:hint="eastAsia"/>
                  <w:highlight w:val="none"/>
                  <w:lang w:val="en-US" w:eastAsia="zh-CN"/>
                </w:rPr>
                <w:t>等级</w:t>
              </w:r>
            </w:ins>
            <w:ins w:id="1804" w:author="lee" w:date="2024-07-05T10:44:53Z">
              <w:r>
                <w:rPr>
                  <w:rFonts w:hint="eastAsia"/>
                  <w:highlight w:val="none"/>
                  <w:lang w:val="en-US" w:eastAsia="zh-CN"/>
                </w:rPr>
                <w:t>最高</w:t>
              </w:r>
            </w:ins>
            <w:ins w:id="1805" w:author="lee" w:date="2024-07-05T10:44:54Z">
              <w:r>
                <w:rPr>
                  <w:rFonts w:hint="eastAsia"/>
                  <w:highlight w:val="none"/>
                  <w:lang w:val="en-US" w:eastAsia="zh-CN"/>
                </w:rPr>
                <w:t>的</w:t>
              </w:r>
            </w:ins>
            <w:ins w:id="1806" w:author="lee" w:date="2024-07-05T10:45:12Z">
              <w:r>
                <w:rPr>
                  <w:rFonts w:hint="eastAsia"/>
                  <w:highlight w:val="none"/>
                  <w:lang w:val="en-US" w:eastAsia="zh-CN"/>
                </w:rPr>
                <w:t>为</w:t>
              </w:r>
            </w:ins>
            <w:ins w:id="1807" w:author="lee" w:date="2024-07-05T10:45:16Z">
              <w:r>
                <w:rPr>
                  <w:rFonts w:hint="eastAsia"/>
                  <w:highlight w:val="none"/>
                  <w:lang w:val="en-US" w:eastAsia="zh-CN"/>
                </w:rPr>
                <w:t>最终</w:t>
              </w:r>
            </w:ins>
            <w:ins w:id="1808" w:author="lee" w:date="2024-07-05T10:45:17Z">
              <w:r>
                <w:rPr>
                  <w:rFonts w:hint="eastAsia"/>
                  <w:highlight w:val="none"/>
                  <w:lang w:val="en-US" w:eastAsia="zh-CN"/>
                </w:rPr>
                <w:t>结果</w:t>
              </w:r>
            </w:ins>
            <w:ins w:id="1809" w:author="lee" w:date="2024-07-05T10:45:19Z">
              <w:r>
                <w:rPr>
                  <w:rFonts w:hint="eastAsia"/>
                  <w:highlight w:val="none"/>
                  <w:lang w:val="en-US" w:eastAsia="zh-CN"/>
                </w:rPr>
                <w:t>；</w:t>
              </w:r>
            </w:ins>
            <w:r>
              <w:rPr>
                <w:rFonts w:hint="eastAsia"/>
                <w:highlight w:val="none"/>
                <w:lang w:val="en-US" w:eastAsia="zh-CN"/>
              </w:rPr>
              <w:t>‘高’呈红色字体进行展示；‘中’呈橙色字体进行展示；‘低’呈蓝色字体进行展示；</w:t>
            </w:r>
            <w:ins w:id="1810" w:author="lee" w:date="2024-07-05T10:52:56Z">
              <w:r>
                <w:rPr>
                  <w:rFonts w:hint="eastAsia"/>
                  <w:highlight w:val="none"/>
                  <w:lang w:val="en-US" w:eastAsia="zh-CN"/>
                </w:rPr>
                <w:t>‘</w:t>
              </w:r>
            </w:ins>
            <w:ins w:id="1811" w:author="lee" w:date="2024-07-05T10:52:59Z">
              <w:r>
                <w:rPr>
                  <w:rFonts w:hint="eastAsia"/>
                  <w:highlight w:val="none"/>
                  <w:lang w:val="en-US" w:eastAsia="zh-CN"/>
                </w:rPr>
                <w:t>无</w:t>
              </w:r>
            </w:ins>
            <w:ins w:id="1812" w:author="lee" w:date="2024-07-05T10:52:56Z">
              <w:r>
                <w:rPr>
                  <w:rFonts w:hint="eastAsia"/>
                  <w:highlight w:val="none"/>
                  <w:lang w:val="en-US" w:eastAsia="zh-CN"/>
                </w:rPr>
                <w:t>’</w:t>
              </w:r>
            </w:ins>
            <w:ins w:id="1813" w:author="lee" w:date="2024-07-05T10:53:04Z">
              <w:r>
                <w:rPr>
                  <w:rFonts w:hint="eastAsia"/>
                  <w:highlight w:val="none"/>
                  <w:lang w:val="en-US" w:eastAsia="zh-CN"/>
                </w:rPr>
                <w:t>呈</w:t>
              </w:r>
            </w:ins>
            <w:ins w:id="1814" w:author="lee" w:date="2024-07-05T10:53:08Z">
              <w:r>
                <w:rPr>
                  <w:rFonts w:hint="eastAsia"/>
                  <w:highlight w:val="none"/>
                  <w:lang w:val="en-US" w:eastAsia="zh-CN"/>
                </w:rPr>
                <w:t>绿色字体</w:t>
              </w:r>
            </w:ins>
            <w:ins w:id="1815" w:author="lee" w:date="2024-07-05T10:53:10Z">
              <w:r>
                <w:rPr>
                  <w:rFonts w:hint="eastAsia"/>
                  <w:highlight w:val="none"/>
                  <w:lang w:val="en-US" w:eastAsia="zh-CN"/>
                </w:rPr>
                <w:t>展示</w:t>
              </w:r>
            </w:ins>
            <w:ins w:id="1816" w:author="lee" w:date="2024-07-05T10:53:11Z">
              <w:r>
                <w:rPr>
                  <w:rFonts w:hint="eastAsia"/>
                  <w:highlight w:val="none"/>
                  <w:lang w:val="en-US" w:eastAsia="zh-CN"/>
                </w:rPr>
                <w:t>；</w:t>
              </w:r>
            </w:ins>
            <w:r>
              <w:rPr>
                <w:rFonts w:hint="eastAsia"/>
                <w:highlight w:val="none"/>
                <w:lang w:val="en-US" w:eastAsia="zh-CN"/>
              </w:rPr>
              <w:t>三个维度均为无，则整体风险等级定为无。</w:t>
            </w:r>
          </w:p>
          <w:p w14:paraId="5A92DC39">
            <w:pPr>
              <w:numPr>
                <w:ilvl w:val="-1"/>
                <w:numId w:val="0"/>
              </w:numPr>
              <w:ind w:firstLine="0" w:firstLineChars="0"/>
              <w:rPr>
                <w:ins w:id="1817" w:author="lee" w:date="2024-07-05T10:53:21Z"/>
                <w:rFonts w:hint="default"/>
                <w:highlight w:val="none"/>
                <w:lang w:val="en-US" w:eastAsia="zh-CN"/>
              </w:rPr>
            </w:pPr>
            <w:ins w:id="1818" w:author="lee" w:date="2024-07-05T10:55:37Z">
              <w:r>
                <w:rPr>
                  <w:rFonts w:hint="eastAsia"/>
                  <w:highlight w:val="none"/>
                  <w:lang w:val="en-US" w:eastAsia="zh-CN"/>
                </w:rPr>
                <w:t>如</w:t>
              </w:r>
            </w:ins>
            <w:ins w:id="1819" w:author="lee" w:date="2024-07-05T10:55:41Z">
              <w:r>
                <w:rPr>
                  <w:rFonts w:hint="eastAsia"/>
                  <w:highlight w:val="none"/>
                  <w:lang w:val="en-US" w:eastAsia="zh-CN"/>
                </w:rPr>
                <w:t>一个</w:t>
              </w:r>
            </w:ins>
            <w:ins w:id="1820" w:author="lee" w:date="2024-07-05T10:55:42Z">
              <w:r>
                <w:rPr>
                  <w:rFonts w:hint="eastAsia"/>
                  <w:highlight w:val="none"/>
                  <w:lang w:val="en-US" w:eastAsia="zh-CN"/>
                </w:rPr>
                <w:t>设备</w:t>
              </w:r>
            </w:ins>
            <w:ins w:id="1821" w:author="lee" w:date="2024-07-05T10:55:45Z">
              <w:r>
                <w:rPr>
                  <w:rFonts w:hint="eastAsia"/>
                  <w:highlight w:val="none"/>
                  <w:lang w:val="en-US" w:eastAsia="zh-CN"/>
                </w:rPr>
                <w:t>类型</w:t>
              </w:r>
            </w:ins>
            <w:ins w:id="1822" w:author="lee" w:date="2024-07-05T10:55:58Z">
              <w:r>
                <w:rPr>
                  <w:rFonts w:hint="eastAsia"/>
                  <w:highlight w:val="none"/>
                  <w:lang w:val="en-US" w:eastAsia="zh-CN"/>
                </w:rPr>
                <w:t>仅配置</w:t>
              </w:r>
            </w:ins>
            <w:ins w:id="1823" w:author="lee" w:date="2024-07-05T10:56:01Z">
              <w:r>
                <w:rPr>
                  <w:rFonts w:hint="eastAsia"/>
                  <w:highlight w:val="none"/>
                  <w:lang w:val="en-US" w:eastAsia="zh-CN"/>
                </w:rPr>
                <w:t>一个</w:t>
              </w:r>
            </w:ins>
            <w:ins w:id="1824" w:author="lee" w:date="2024-07-05T10:56:04Z">
              <w:r>
                <w:rPr>
                  <w:rFonts w:hint="eastAsia"/>
                  <w:highlight w:val="none"/>
                  <w:lang w:val="en-US" w:eastAsia="zh-CN"/>
                </w:rPr>
                <w:t>维度数据</w:t>
              </w:r>
            </w:ins>
            <w:ins w:id="1825" w:author="lee" w:date="2024-07-05T10:56:06Z">
              <w:r>
                <w:rPr>
                  <w:rFonts w:hint="eastAsia"/>
                  <w:highlight w:val="none"/>
                  <w:lang w:val="en-US" w:eastAsia="zh-CN"/>
                </w:rPr>
                <w:t>，</w:t>
              </w:r>
            </w:ins>
            <w:ins w:id="1826" w:author="lee" w:date="2024-07-05T10:56:31Z">
              <w:r>
                <w:rPr>
                  <w:rFonts w:hint="eastAsia"/>
                  <w:highlight w:val="none"/>
                  <w:lang w:val="en-US" w:eastAsia="zh-CN"/>
                </w:rPr>
                <w:t>则</w:t>
              </w:r>
            </w:ins>
            <w:ins w:id="1827" w:author="lee" w:date="2024-07-05T10:56:33Z">
              <w:r>
                <w:rPr>
                  <w:rFonts w:hint="eastAsia"/>
                  <w:highlight w:val="none"/>
                  <w:lang w:val="en-US" w:eastAsia="zh-CN"/>
                </w:rPr>
                <w:t>只展示</w:t>
              </w:r>
            </w:ins>
            <w:ins w:id="1828" w:author="lee" w:date="2024-07-05T10:56:36Z">
              <w:r>
                <w:rPr>
                  <w:rFonts w:hint="eastAsia"/>
                  <w:highlight w:val="none"/>
                  <w:lang w:val="en-US" w:eastAsia="zh-CN"/>
                </w:rPr>
                <w:t>这一</w:t>
              </w:r>
            </w:ins>
            <w:ins w:id="1829" w:author="lee" w:date="2024-07-05T10:56:38Z">
              <w:r>
                <w:rPr>
                  <w:rFonts w:hint="eastAsia"/>
                  <w:highlight w:val="none"/>
                  <w:lang w:val="en-US" w:eastAsia="zh-CN"/>
                </w:rPr>
                <w:t>维度</w:t>
              </w:r>
            </w:ins>
            <w:ins w:id="1830" w:author="lee" w:date="2024-07-05T10:56:39Z">
              <w:r>
                <w:rPr>
                  <w:rFonts w:hint="eastAsia"/>
                  <w:highlight w:val="none"/>
                  <w:lang w:val="en-US" w:eastAsia="zh-CN"/>
                </w:rPr>
                <w:t>数据</w:t>
              </w:r>
            </w:ins>
            <w:ins w:id="1831" w:author="lee" w:date="2024-07-05T10:56:40Z">
              <w:r>
                <w:rPr>
                  <w:rFonts w:hint="eastAsia"/>
                  <w:highlight w:val="none"/>
                  <w:lang w:val="en-US" w:eastAsia="zh-CN"/>
                </w:rPr>
                <w:t>，</w:t>
              </w:r>
            </w:ins>
            <w:ins w:id="1832" w:author="lee" w:date="2024-07-05T10:56:47Z">
              <w:r>
                <w:rPr>
                  <w:rFonts w:hint="eastAsia"/>
                  <w:highlight w:val="none"/>
                  <w:lang w:val="en-US" w:eastAsia="zh-CN"/>
                </w:rPr>
                <w:t>其他</w:t>
              </w:r>
            </w:ins>
            <w:ins w:id="1833" w:author="lee" w:date="2024-07-05T10:56:49Z">
              <w:r>
                <w:rPr>
                  <w:rFonts w:hint="eastAsia"/>
                  <w:highlight w:val="none"/>
                  <w:lang w:val="en-US" w:eastAsia="zh-CN"/>
                </w:rPr>
                <w:t>两个</w:t>
              </w:r>
            </w:ins>
            <w:ins w:id="1834" w:author="lee" w:date="2024-07-05T10:56:51Z">
              <w:r>
                <w:rPr>
                  <w:rFonts w:hint="eastAsia"/>
                  <w:highlight w:val="none"/>
                  <w:lang w:val="en-US" w:eastAsia="zh-CN"/>
                </w:rPr>
                <w:t>维度</w:t>
              </w:r>
            </w:ins>
            <w:ins w:id="1835" w:author="lee" w:date="2024-07-05T10:56:52Z">
              <w:r>
                <w:rPr>
                  <w:rFonts w:hint="eastAsia"/>
                  <w:highlight w:val="none"/>
                  <w:lang w:val="en-US" w:eastAsia="zh-CN"/>
                </w:rPr>
                <w:t>的</w:t>
              </w:r>
            </w:ins>
            <w:ins w:id="1836" w:author="lee" w:date="2024-07-05T10:56:54Z">
              <w:r>
                <w:rPr>
                  <w:rFonts w:hint="eastAsia"/>
                  <w:highlight w:val="none"/>
                  <w:lang w:val="en-US" w:eastAsia="zh-CN"/>
                </w:rPr>
                <w:t>数据</w:t>
              </w:r>
            </w:ins>
            <w:ins w:id="1837" w:author="lee" w:date="2024-07-05T10:56:58Z">
              <w:r>
                <w:rPr>
                  <w:rFonts w:hint="eastAsia"/>
                  <w:highlight w:val="none"/>
                  <w:lang w:val="en-US" w:eastAsia="zh-CN"/>
                </w:rPr>
                <w:t>为</w:t>
              </w:r>
            </w:ins>
            <w:ins w:id="1838" w:author="lee" w:date="2024-07-05T10:57:01Z">
              <w:r>
                <w:rPr>
                  <w:rFonts w:hint="eastAsia"/>
                  <w:highlight w:val="none"/>
                  <w:lang w:val="en-US" w:eastAsia="zh-CN"/>
                </w:rPr>
                <w:t>空值</w:t>
              </w:r>
            </w:ins>
            <w:ins w:id="1839" w:author="lee" w:date="2024-07-05T10:57:02Z">
              <w:r>
                <w:rPr>
                  <w:rFonts w:hint="eastAsia"/>
                  <w:highlight w:val="none"/>
                  <w:lang w:val="en-US" w:eastAsia="zh-CN"/>
                </w:rPr>
                <w:t>。</w:t>
              </w:r>
            </w:ins>
          </w:p>
          <w:p w14:paraId="4263EAFA">
            <w:pPr>
              <w:numPr>
                <w:ilvl w:val="-1"/>
                <w:numId w:val="0"/>
              </w:numPr>
              <w:ind w:firstLine="0" w:firstLineChars="0"/>
              <w:rPr>
                <w:rFonts w:hint="eastAsia"/>
                <w:highlight w:val="none"/>
                <w:lang w:val="en-US" w:eastAsia="zh-CN"/>
              </w:rPr>
            </w:pPr>
          </w:p>
          <w:p w14:paraId="0B549D51">
            <w:pPr>
              <w:rPr>
                <w:rFonts w:hint="default"/>
                <w:highlight w:val="none"/>
                <w:lang w:val="en-US" w:eastAsia="zh-CN"/>
              </w:rPr>
            </w:pPr>
            <w:r>
              <w:rPr>
                <w:rFonts w:hint="eastAsia"/>
                <w:highlight w:val="none"/>
                <w:lang w:val="en-US" w:eastAsia="zh-CN"/>
              </w:rPr>
              <w:t>结果页面展示信息说明：</w:t>
            </w: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7"/>
              <w:gridCol w:w="4630"/>
            </w:tblGrid>
            <w:tr w14:paraId="61B90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BEBEBE" w:themeFill="background1" w:themeFillShade="BF"/>
                </w:tcPr>
                <w:p w14:paraId="2C2539CC">
                  <w:pPr>
                    <w:pStyle w:val="16"/>
                    <w:rPr>
                      <w:rFonts w:hint="eastAsia"/>
                      <w:color w:val="auto"/>
                      <w:sz w:val="22"/>
                      <w:szCs w:val="22"/>
                      <w:highlight w:val="none"/>
                      <w:vertAlign w:val="baseline"/>
                    </w:rPr>
                  </w:pPr>
                  <w:r>
                    <w:rPr>
                      <w:rFonts w:hint="eastAsia"/>
                      <w:color w:val="auto"/>
                      <w:sz w:val="22"/>
                      <w:szCs w:val="22"/>
                      <w:highlight w:val="none"/>
                      <w:lang w:val="en-US" w:eastAsia="zh-CN"/>
                    </w:rPr>
                    <w:t>字段</w:t>
                  </w:r>
                </w:p>
              </w:tc>
              <w:tc>
                <w:tcPr>
                  <w:tcW w:w="4630" w:type="dxa"/>
                  <w:shd w:val="clear" w:color="auto" w:fill="BEBEBE" w:themeFill="background1" w:themeFillShade="BF"/>
                </w:tcPr>
                <w:p w14:paraId="055A2619">
                  <w:pPr>
                    <w:pStyle w:val="16"/>
                    <w:rPr>
                      <w:rFonts w:hint="eastAsia" w:eastAsia="宋体"/>
                      <w:color w:val="auto"/>
                      <w:sz w:val="22"/>
                      <w:szCs w:val="22"/>
                      <w:highlight w:val="none"/>
                      <w:vertAlign w:val="baseline"/>
                      <w:lang w:val="en-US" w:eastAsia="zh-CN"/>
                    </w:rPr>
                  </w:pPr>
                  <w:r>
                    <w:rPr>
                      <w:rFonts w:hint="eastAsia"/>
                      <w:color w:val="auto"/>
                      <w:sz w:val="22"/>
                      <w:szCs w:val="22"/>
                      <w:highlight w:val="none"/>
                      <w:vertAlign w:val="baseline"/>
                      <w:lang w:val="en-US" w:eastAsia="zh-CN"/>
                    </w:rPr>
                    <w:t>说明</w:t>
                  </w:r>
                </w:p>
              </w:tc>
            </w:tr>
            <w:tr w14:paraId="5939D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14:paraId="1475A894">
                  <w:pPr>
                    <w:keepNext w:val="0"/>
                    <w:keepLines w:val="0"/>
                    <w:widowControl/>
                    <w:suppressLineNumbers w:val="0"/>
                    <w:ind w:firstLine="0" w:firstLineChars="0"/>
                    <w:jc w:val="left"/>
                    <w:textAlignment w:val="center"/>
                    <w:rPr>
                      <w:rFonts w:hint="default" w:ascii="Times New Roman" w:hAnsi="Times New Roman" w:eastAsia="宋体" w:cs="Times New Roman"/>
                      <w:color w:val="auto"/>
                      <w:kern w:val="2"/>
                      <w:sz w:val="22"/>
                      <w:szCs w:val="22"/>
                      <w:highlight w:val="none"/>
                      <w:lang w:val="en-US" w:eastAsia="zh-CN" w:bidi="ar-SA"/>
                    </w:rPr>
                  </w:pPr>
                  <w:r>
                    <w:rPr>
                      <w:rFonts w:hint="eastAsia" w:ascii="Times New Roman" w:hAnsi="Times New Roman" w:eastAsia="宋体" w:cs="Times New Roman"/>
                      <w:color w:val="auto"/>
                      <w:kern w:val="2"/>
                      <w:sz w:val="22"/>
                      <w:szCs w:val="22"/>
                      <w:highlight w:val="none"/>
                      <w:lang w:val="en-US" w:eastAsia="zh-CN" w:bidi="ar-SA"/>
                    </w:rPr>
                    <w:t>序号</w:t>
                  </w:r>
                </w:p>
              </w:tc>
              <w:tc>
                <w:tcPr>
                  <w:tcW w:w="4630" w:type="dxa"/>
                  <w:shd w:val="clear" w:color="auto" w:fill="auto"/>
                  <w:vAlign w:val="top"/>
                </w:tcPr>
                <w:p w14:paraId="6B87234F">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cs="Times New Roman"/>
                      <w:color w:val="auto"/>
                      <w:kern w:val="2"/>
                      <w:sz w:val="22"/>
                      <w:szCs w:val="22"/>
                      <w:highlight w:val="none"/>
                      <w:lang w:val="en-US" w:eastAsia="zh-CN" w:bidi="ar-SA"/>
                    </w:rPr>
                    <w:t>系统生成</w:t>
                  </w:r>
                </w:p>
              </w:tc>
            </w:tr>
            <w:tr w14:paraId="07F05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14:paraId="639764D6">
                  <w:pPr>
                    <w:keepNext w:val="0"/>
                    <w:keepLines w:val="0"/>
                    <w:widowControl/>
                    <w:suppressLineNumbers w:val="0"/>
                    <w:ind w:firstLine="0" w:firstLineChars="0"/>
                    <w:jc w:val="left"/>
                    <w:textAlignment w:val="center"/>
                    <w:rPr>
                      <w:rFonts w:hint="default" w:ascii="Times New Roman" w:hAnsi="Times New Roman" w:eastAsia="宋体" w:cs="Times New Roman"/>
                      <w:color w:val="auto"/>
                      <w:kern w:val="2"/>
                      <w:sz w:val="22"/>
                      <w:szCs w:val="22"/>
                      <w:highlight w:val="none"/>
                      <w:lang w:val="en-US" w:eastAsia="zh-CN" w:bidi="ar-SA"/>
                    </w:rPr>
                  </w:pPr>
                  <w:r>
                    <w:rPr>
                      <w:rFonts w:hint="eastAsia" w:ascii="Times New Roman" w:hAnsi="Times New Roman" w:cs="Times New Roman"/>
                      <w:color w:val="auto"/>
                      <w:kern w:val="2"/>
                      <w:sz w:val="22"/>
                      <w:szCs w:val="22"/>
                      <w:highlight w:val="none"/>
                      <w:lang w:val="en-US" w:eastAsia="zh-CN" w:bidi="ar-SA"/>
                    </w:rPr>
                    <w:t>日期</w:t>
                  </w:r>
                </w:p>
              </w:tc>
              <w:tc>
                <w:tcPr>
                  <w:tcW w:w="4630" w:type="dxa"/>
                  <w:shd w:val="clear" w:color="auto" w:fill="auto"/>
                  <w:vAlign w:val="top"/>
                </w:tcPr>
                <w:p w14:paraId="702C474E">
                  <w:pPr>
                    <w:pStyle w:val="16"/>
                    <w:ind w:firstLine="0" w:firstLineChars="0"/>
                    <w:rPr>
                      <w:rFonts w:hint="default" w:cs="Times New Roman"/>
                      <w:color w:val="auto"/>
                      <w:kern w:val="2"/>
                      <w:sz w:val="22"/>
                      <w:szCs w:val="22"/>
                      <w:highlight w:val="none"/>
                      <w:lang w:val="en-US" w:eastAsia="zh-CN" w:bidi="ar-SA"/>
                    </w:rPr>
                  </w:pPr>
                  <w:ins w:id="1840" w:author="lee" w:date="2024-07-05T10:59:44Z">
                    <w:r>
                      <w:rPr>
                        <w:rFonts w:hint="eastAsia"/>
                        <w:highlight w:val="none"/>
                        <w:lang w:val="en-US" w:eastAsia="zh-CN"/>
                      </w:rPr>
                      <w:t>自动</w:t>
                    </w:r>
                  </w:ins>
                  <w:ins w:id="1841" w:author="lee" w:date="2024-07-05T10:59:47Z">
                    <w:r>
                      <w:rPr>
                        <w:rFonts w:hint="eastAsia"/>
                        <w:highlight w:val="none"/>
                        <w:lang w:val="en-US" w:eastAsia="zh-CN"/>
                      </w:rPr>
                      <w:t>关联</w:t>
                    </w:r>
                  </w:ins>
                </w:p>
              </w:tc>
            </w:tr>
            <w:tr w14:paraId="32DF3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shd w:val="clear" w:color="auto" w:fill="auto"/>
                  <w:vAlign w:val="center"/>
                </w:tcPr>
                <w:p w14:paraId="37242CE9">
                  <w:pPr>
                    <w:keepNext w:val="0"/>
                    <w:keepLines w:val="0"/>
                    <w:widowControl/>
                    <w:suppressLineNumbers w:val="0"/>
                    <w:ind w:firstLine="0" w:firstLineChars="0"/>
                    <w:jc w:val="left"/>
                    <w:textAlignment w:val="center"/>
                    <w:rPr>
                      <w:rFonts w:hint="eastAsia"/>
                      <w:highlight w:val="none"/>
                      <w:lang w:val="en-US" w:eastAsia="zh-CN"/>
                    </w:rPr>
                  </w:pPr>
                  <w:r>
                    <w:rPr>
                      <w:rFonts w:hint="eastAsia"/>
                      <w:color w:val="auto"/>
                      <w:highlight w:val="none"/>
                      <w:lang w:val="en-US" w:eastAsia="zh-CN"/>
                    </w:rPr>
                    <w:t>地市</w:t>
                  </w:r>
                </w:p>
              </w:tc>
              <w:tc>
                <w:tcPr>
                  <w:tcW w:w="4630" w:type="dxa"/>
                  <w:shd w:val="clear" w:color="auto" w:fill="auto"/>
                  <w:vAlign w:val="top"/>
                </w:tcPr>
                <w:p w14:paraId="6181E475">
                  <w:pPr>
                    <w:pStyle w:val="16"/>
                    <w:ind w:firstLine="0" w:firstLineChars="0"/>
                    <w:rPr>
                      <w:rFonts w:hint="default"/>
                      <w:color w:val="auto"/>
                      <w:sz w:val="22"/>
                      <w:szCs w:val="22"/>
                      <w:highlight w:val="none"/>
                      <w:lang w:val="en-US" w:eastAsia="zh-CN"/>
                    </w:rPr>
                  </w:pPr>
                  <w:r>
                    <w:rPr>
                      <w:rFonts w:hint="eastAsia"/>
                      <w:sz w:val="21"/>
                      <w:szCs w:val="21"/>
                      <w:highlight w:val="none"/>
                      <w:lang w:val="en-US" w:eastAsia="zh-CN"/>
                    </w:rPr>
                    <w:t>系统</w:t>
                  </w:r>
                  <w:r>
                    <w:rPr>
                      <w:rFonts w:hint="default"/>
                      <w:sz w:val="21"/>
                      <w:szCs w:val="21"/>
                      <w:highlight w:val="none"/>
                      <w:lang w:val="en-US" w:eastAsia="zh-CN"/>
                    </w:rPr>
                    <w:t>自动关联</w:t>
                  </w:r>
                </w:p>
              </w:tc>
            </w:tr>
            <w:tr w14:paraId="79F4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ins w:id="1842" w:author="lee" w:date="2024-07-05T10:59:57Z"/>
              </w:trPr>
              <w:tc>
                <w:tcPr>
                  <w:tcW w:w="3957" w:type="dxa"/>
                  <w:shd w:val="clear" w:color="auto" w:fill="auto"/>
                  <w:vAlign w:val="center"/>
                </w:tcPr>
                <w:p w14:paraId="32926E85">
                  <w:pPr>
                    <w:keepNext w:val="0"/>
                    <w:keepLines w:val="0"/>
                    <w:widowControl/>
                    <w:suppressLineNumbers w:val="0"/>
                    <w:ind w:firstLine="0" w:firstLineChars="0"/>
                    <w:jc w:val="left"/>
                    <w:textAlignment w:val="center"/>
                    <w:rPr>
                      <w:ins w:id="1843" w:author="lee" w:date="2024-07-05T10:59:57Z"/>
                      <w:rFonts w:hint="default"/>
                      <w:color w:val="auto"/>
                      <w:highlight w:val="none"/>
                      <w:lang w:val="en-US" w:eastAsia="zh-CN"/>
                    </w:rPr>
                  </w:pPr>
                  <w:ins w:id="1844" w:author="lee" w:date="2024-07-05T11:00:01Z">
                    <w:r>
                      <w:rPr>
                        <w:rFonts w:hint="eastAsia"/>
                        <w:color w:val="auto"/>
                        <w:highlight w:val="none"/>
                        <w:lang w:val="en-US" w:eastAsia="zh-CN"/>
                      </w:rPr>
                      <w:t>区县</w:t>
                    </w:r>
                  </w:ins>
                </w:p>
              </w:tc>
              <w:tc>
                <w:tcPr>
                  <w:tcW w:w="4630" w:type="dxa"/>
                  <w:shd w:val="clear" w:color="auto" w:fill="auto"/>
                  <w:vAlign w:val="top"/>
                </w:tcPr>
                <w:p w14:paraId="163C69AB">
                  <w:pPr>
                    <w:pStyle w:val="16"/>
                    <w:ind w:firstLine="0" w:firstLineChars="0"/>
                    <w:rPr>
                      <w:ins w:id="1845" w:author="lee" w:date="2024-07-05T10:59:57Z"/>
                      <w:rFonts w:hint="eastAsia"/>
                      <w:sz w:val="21"/>
                      <w:szCs w:val="21"/>
                      <w:highlight w:val="none"/>
                      <w:lang w:val="en-US" w:eastAsia="zh-CN"/>
                    </w:rPr>
                  </w:pPr>
                  <w:ins w:id="1846" w:author="lee" w:date="2024-07-05T11:00:11Z">
                    <w:r>
                      <w:rPr>
                        <w:rFonts w:hint="eastAsia"/>
                        <w:sz w:val="21"/>
                        <w:szCs w:val="21"/>
                        <w:highlight w:val="none"/>
                        <w:lang w:val="en-US" w:eastAsia="zh-CN"/>
                      </w:rPr>
                      <w:t>系统</w:t>
                    </w:r>
                  </w:ins>
                  <w:ins w:id="1847" w:author="lee" w:date="2024-07-05T11:00:11Z">
                    <w:r>
                      <w:rPr>
                        <w:rFonts w:hint="default"/>
                        <w:sz w:val="21"/>
                        <w:szCs w:val="21"/>
                        <w:highlight w:val="none"/>
                        <w:lang w:val="en-US" w:eastAsia="zh-CN"/>
                      </w:rPr>
                      <w:t>自动关联</w:t>
                    </w:r>
                  </w:ins>
                </w:p>
              </w:tc>
            </w:tr>
            <w:tr w14:paraId="0E48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center"/>
                </w:tcPr>
                <w:p w14:paraId="751D1753">
                  <w:pPr>
                    <w:keepNext w:val="0"/>
                    <w:keepLines w:val="0"/>
                    <w:widowControl/>
                    <w:suppressLineNumbers w:val="0"/>
                    <w:ind w:firstLine="0" w:firstLineChars="0"/>
                    <w:jc w:val="left"/>
                    <w:textAlignment w:val="center"/>
                    <w:rPr>
                      <w:rFonts w:hint="default"/>
                      <w:color w:val="auto"/>
                      <w:sz w:val="22"/>
                      <w:szCs w:val="22"/>
                      <w:highlight w:val="none"/>
                      <w:lang w:val="en-US" w:eastAsia="zh-CN"/>
                    </w:rPr>
                  </w:pPr>
                  <w:r>
                    <w:rPr>
                      <w:rFonts w:hint="eastAsia"/>
                      <w:color w:val="auto"/>
                      <w:sz w:val="22"/>
                      <w:szCs w:val="22"/>
                      <w:highlight w:val="none"/>
                      <w:lang w:val="en-US" w:eastAsia="zh-CN"/>
                    </w:rPr>
                    <w:t>站点</w:t>
                  </w:r>
                </w:p>
              </w:tc>
              <w:tc>
                <w:tcPr>
                  <w:tcW w:w="4630" w:type="dxa"/>
                </w:tcPr>
                <w:p w14:paraId="20A3BEE6">
                  <w:pPr>
                    <w:pStyle w:val="16"/>
                    <w:rPr>
                      <w:rFonts w:hint="default"/>
                      <w:color w:val="auto"/>
                      <w:sz w:val="22"/>
                      <w:szCs w:val="22"/>
                      <w:highlight w:val="none"/>
                      <w:vertAlign w:val="baseline"/>
                      <w:lang w:val="en-US" w:eastAsia="zh-CN"/>
                    </w:rPr>
                  </w:pPr>
                  <w:r>
                    <w:rPr>
                      <w:rFonts w:hint="eastAsia"/>
                      <w:sz w:val="21"/>
                      <w:szCs w:val="21"/>
                      <w:highlight w:val="none"/>
                      <w:lang w:val="en-US" w:eastAsia="zh-CN"/>
                    </w:rPr>
                    <w:t>系统</w:t>
                  </w:r>
                  <w:r>
                    <w:rPr>
                      <w:rFonts w:hint="default"/>
                      <w:sz w:val="21"/>
                      <w:szCs w:val="21"/>
                      <w:highlight w:val="none"/>
                      <w:lang w:val="en-US" w:eastAsia="zh-CN"/>
                    </w:rPr>
                    <w:t>自动关联</w:t>
                  </w:r>
                </w:p>
              </w:tc>
            </w:tr>
            <w:tr w14:paraId="4F2D4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14:paraId="54A1114E">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eastAsia="宋体" w:cs="Times New Roman"/>
                      <w:color w:val="auto"/>
                      <w:kern w:val="2"/>
                      <w:sz w:val="22"/>
                      <w:szCs w:val="22"/>
                      <w:highlight w:val="none"/>
                      <w:lang w:val="en-US" w:eastAsia="zh-CN" w:bidi="ar-SA"/>
                    </w:rPr>
                    <w:t>站点</w:t>
                  </w:r>
                  <w:r>
                    <w:rPr>
                      <w:rFonts w:hint="eastAsia" w:cs="Times New Roman"/>
                      <w:color w:val="auto"/>
                      <w:kern w:val="2"/>
                      <w:sz w:val="22"/>
                      <w:szCs w:val="22"/>
                      <w:highlight w:val="none"/>
                      <w:lang w:val="en-US" w:eastAsia="zh-CN" w:bidi="ar-SA"/>
                    </w:rPr>
                    <w:t>类型</w:t>
                  </w:r>
                </w:p>
              </w:tc>
              <w:tc>
                <w:tcPr>
                  <w:tcW w:w="4630" w:type="dxa"/>
                  <w:vAlign w:val="top"/>
                </w:tcPr>
                <w:p w14:paraId="07EA1C86">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sz w:val="21"/>
                      <w:szCs w:val="21"/>
                      <w:highlight w:val="none"/>
                      <w:lang w:val="en-US" w:eastAsia="zh-CN"/>
                    </w:rPr>
                    <w:t>系统</w:t>
                  </w:r>
                  <w:r>
                    <w:rPr>
                      <w:rFonts w:hint="default"/>
                      <w:sz w:val="21"/>
                      <w:szCs w:val="21"/>
                      <w:highlight w:val="none"/>
                      <w:lang w:val="en-US" w:eastAsia="zh-CN"/>
                    </w:rPr>
                    <w:t>自动关联</w:t>
                  </w:r>
                </w:p>
              </w:tc>
            </w:tr>
            <w:tr w14:paraId="577D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vAlign w:val="top"/>
                </w:tcPr>
                <w:p w14:paraId="429B1393">
                  <w:pPr>
                    <w:pStyle w:val="16"/>
                    <w:ind w:firstLine="0" w:firstLineChars="0"/>
                    <w:rPr>
                      <w:rFonts w:hint="default" w:ascii="Times New Roman" w:hAnsi="Times New Roman" w:eastAsia="宋体" w:cs="Times New Roman"/>
                      <w:color w:val="auto"/>
                      <w:kern w:val="2"/>
                      <w:sz w:val="22"/>
                      <w:szCs w:val="22"/>
                      <w:highlight w:val="none"/>
                      <w:lang w:val="en-US" w:eastAsia="zh-CN" w:bidi="ar-SA"/>
                    </w:rPr>
                  </w:pPr>
                  <w:r>
                    <w:rPr>
                      <w:rFonts w:hint="eastAsia" w:eastAsia="宋体" w:cs="Times New Roman"/>
                      <w:color w:val="auto"/>
                      <w:kern w:val="2"/>
                      <w:sz w:val="22"/>
                      <w:szCs w:val="22"/>
                      <w:highlight w:val="none"/>
                      <w:lang w:val="en-US" w:eastAsia="zh-CN" w:bidi="ar-SA"/>
                    </w:rPr>
                    <w:t>机房名称</w:t>
                  </w:r>
                </w:p>
              </w:tc>
              <w:tc>
                <w:tcPr>
                  <w:tcW w:w="4630" w:type="dxa"/>
                  <w:vAlign w:val="top"/>
                </w:tcPr>
                <w:p w14:paraId="6ADE81DF">
                  <w:pPr>
                    <w:pStyle w:val="16"/>
                    <w:ind w:firstLine="0" w:firstLineChars="0"/>
                    <w:rPr>
                      <w:rFonts w:hint="default" w:ascii="Times New Roman" w:hAnsi="Times New Roman" w:eastAsia="宋体" w:cs="Times New Roman"/>
                      <w:color w:val="auto"/>
                      <w:kern w:val="2"/>
                      <w:sz w:val="22"/>
                      <w:szCs w:val="22"/>
                      <w:highlight w:val="none"/>
                      <w:vertAlign w:val="baseline"/>
                      <w:lang w:val="en-US" w:eastAsia="zh-CN" w:bidi="ar-SA"/>
                    </w:rPr>
                  </w:pPr>
                  <w:r>
                    <w:rPr>
                      <w:rFonts w:hint="eastAsia"/>
                      <w:sz w:val="21"/>
                      <w:szCs w:val="21"/>
                      <w:highlight w:val="none"/>
                      <w:lang w:val="en-US" w:eastAsia="zh-CN"/>
                    </w:rPr>
                    <w:t>系统</w:t>
                  </w:r>
                  <w:r>
                    <w:rPr>
                      <w:rFonts w:hint="default"/>
                      <w:sz w:val="21"/>
                      <w:szCs w:val="21"/>
                      <w:highlight w:val="none"/>
                      <w:lang w:val="en-US" w:eastAsia="zh-CN"/>
                    </w:rPr>
                    <w:t>自动关联</w:t>
                  </w:r>
                </w:p>
              </w:tc>
            </w:tr>
            <w:tr w14:paraId="4265D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1D69BB76">
                  <w:pPr>
                    <w:pStyle w:val="16"/>
                    <w:rPr>
                      <w:rFonts w:hint="default"/>
                      <w:color w:val="auto"/>
                      <w:sz w:val="22"/>
                      <w:szCs w:val="22"/>
                      <w:highlight w:val="none"/>
                      <w:lang w:val="en-US" w:eastAsia="zh-CN"/>
                    </w:rPr>
                  </w:pPr>
                  <w:r>
                    <w:rPr>
                      <w:rFonts w:hint="eastAsia"/>
                      <w:color w:val="auto"/>
                      <w:sz w:val="22"/>
                      <w:szCs w:val="22"/>
                      <w:highlight w:val="none"/>
                      <w:lang w:val="en-US" w:eastAsia="zh-CN"/>
                    </w:rPr>
                    <w:t>设备类型</w:t>
                  </w:r>
                </w:p>
              </w:tc>
              <w:tc>
                <w:tcPr>
                  <w:tcW w:w="4630" w:type="dxa"/>
                </w:tcPr>
                <w:p w14:paraId="7DBEF352">
                  <w:pPr>
                    <w:pStyle w:val="16"/>
                    <w:rPr>
                      <w:rFonts w:hint="eastAsia"/>
                      <w:color w:val="auto"/>
                      <w:sz w:val="22"/>
                      <w:szCs w:val="22"/>
                      <w:highlight w:val="none"/>
                      <w:lang w:val="en-US" w:eastAsia="zh-CN"/>
                    </w:rPr>
                  </w:pPr>
                  <w:r>
                    <w:rPr>
                      <w:rFonts w:hint="eastAsia"/>
                      <w:sz w:val="21"/>
                      <w:szCs w:val="21"/>
                      <w:highlight w:val="none"/>
                      <w:lang w:val="en-US" w:eastAsia="zh-CN"/>
                    </w:rPr>
                    <w:t>系统</w:t>
                  </w:r>
                  <w:r>
                    <w:rPr>
                      <w:rFonts w:hint="default"/>
                      <w:sz w:val="21"/>
                      <w:szCs w:val="21"/>
                      <w:highlight w:val="none"/>
                      <w:lang w:val="en-US" w:eastAsia="zh-CN"/>
                    </w:rPr>
                    <w:t>自动关联</w:t>
                  </w:r>
                </w:p>
              </w:tc>
            </w:tr>
            <w:tr w14:paraId="5DD0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7B649384">
                  <w:pPr>
                    <w:pStyle w:val="16"/>
                    <w:rPr>
                      <w:rFonts w:hint="eastAsia"/>
                      <w:color w:val="auto"/>
                      <w:sz w:val="22"/>
                      <w:szCs w:val="22"/>
                      <w:highlight w:val="none"/>
                      <w:lang w:val="en-US" w:eastAsia="zh-CN"/>
                    </w:rPr>
                  </w:pPr>
                  <w:ins w:id="1848" w:author="lee" w:date="2024-07-05T11:01:54Z">
                    <w:r>
                      <w:rPr>
                        <w:rFonts w:hint="eastAsia"/>
                        <w:color w:val="auto"/>
                        <w:sz w:val="22"/>
                        <w:szCs w:val="22"/>
                        <w:highlight w:val="none"/>
                        <w:lang w:val="en-US" w:eastAsia="zh-CN"/>
                      </w:rPr>
                      <w:t>设备子类</w:t>
                    </w:r>
                  </w:ins>
                </w:p>
              </w:tc>
              <w:tc>
                <w:tcPr>
                  <w:tcW w:w="4630" w:type="dxa"/>
                </w:tcPr>
                <w:p w14:paraId="2C2336AC">
                  <w:pPr>
                    <w:pStyle w:val="16"/>
                    <w:rPr>
                      <w:rFonts w:hint="default"/>
                      <w:sz w:val="21"/>
                      <w:szCs w:val="21"/>
                      <w:highlight w:val="none"/>
                      <w:lang w:val="en-US" w:eastAsia="zh-CN"/>
                    </w:rPr>
                  </w:pPr>
                  <w:r>
                    <w:rPr>
                      <w:rFonts w:hint="eastAsia"/>
                      <w:sz w:val="21"/>
                      <w:szCs w:val="21"/>
                      <w:highlight w:val="none"/>
                      <w:lang w:val="en-US" w:eastAsia="zh-CN"/>
                    </w:rPr>
                    <w:t>系统</w:t>
                  </w:r>
                  <w:r>
                    <w:rPr>
                      <w:rFonts w:hint="default"/>
                      <w:sz w:val="21"/>
                      <w:szCs w:val="21"/>
                      <w:highlight w:val="none"/>
                      <w:lang w:val="en-US" w:eastAsia="zh-CN"/>
                    </w:rPr>
                    <w:t>自动关联</w:t>
                  </w:r>
                </w:p>
              </w:tc>
            </w:tr>
            <w:tr w14:paraId="6F02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57" w:type="dxa"/>
                </w:tcPr>
                <w:p w14:paraId="36A1F70A">
                  <w:pPr>
                    <w:pStyle w:val="16"/>
                    <w:rPr>
                      <w:rFonts w:hint="default"/>
                      <w:color w:val="auto"/>
                      <w:sz w:val="22"/>
                      <w:szCs w:val="22"/>
                      <w:highlight w:val="none"/>
                      <w:lang w:val="en-US" w:eastAsia="zh-CN"/>
                    </w:rPr>
                  </w:pPr>
                  <w:ins w:id="1849" w:author="lee" w:date="2024-07-05T11:01:57Z">
                    <w:r>
                      <w:rPr>
                        <w:rFonts w:hint="eastAsia"/>
                        <w:color w:val="auto"/>
                        <w:sz w:val="22"/>
                        <w:szCs w:val="22"/>
                        <w:highlight w:val="none"/>
                        <w:lang w:val="en-US" w:eastAsia="zh-CN"/>
                      </w:rPr>
                      <w:t>设备名称</w:t>
                    </w:r>
                  </w:ins>
                </w:p>
              </w:tc>
              <w:tc>
                <w:tcPr>
                  <w:tcW w:w="4630" w:type="dxa"/>
                </w:tcPr>
                <w:p w14:paraId="20714361">
                  <w:pPr>
                    <w:pStyle w:val="16"/>
                    <w:rPr>
                      <w:rFonts w:hint="default"/>
                      <w:color w:val="auto"/>
                      <w:sz w:val="22"/>
                      <w:szCs w:val="22"/>
                      <w:highlight w:val="none"/>
                      <w:lang w:val="en-US" w:eastAsia="zh-CN"/>
                    </w:rPr>
                  </w:pPr>
                  <w:r>
                    <w:rPr>
                      <w:rFonts w:hint="eastAsia"/>
                      <w:sz w:val="21"/>
                      <w:szCs w:val="21"/>
                      <w:highlight w:val="none"/>
                      <w:lang w:val="en-US" w:eastAsia="zh-CN"/>
                    </w:rPr>
                    <w:t>系统</w:t>
                  </w:r>
                  <w:r>
                    <w:rPr>
                      <w:rFonts w:hint="default"/>
                      <w:sz w:val="21"/>
                      <w:szCs w:val="21"/>
                      <w:highlight w:val="none"/>
                      <w:lang w:val="en-US" w:eastAsia="zh-CN"/>
                    </w:rPr>
                    <w:t>自动关联</w:t>
                  </w:r>
                </w:p>
              </w:tc>
            </w:tr>
            <w:tr w14:paraId="3D049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3957" w:type="dxa"/>
                </w:tcPr>
                <w:p w14:paraId="1FE47CA6">
                  <w:pPr>
                    <w:pStyle w:val="16"/>
                    <w:rPr>
                      <w:rFonts w:hint="default"/>
                      <w:color w:val="auto"/>
                      <w:sz w:val="22"/>
                      <w:szCs w:val="22"/>
                      <w:highlight w:val="none"/>
                      <w:lang w:val="en-US" w:eastAsia="zh-CN"/>
                    </w:rPr>
                  </w:pPr>
                  <w:r>
                    <w:rPr>
                      <w:rFonts w:hint="eastAsia"/>
                      <w:color w:val="auto"/>
                      <w:sz w:val="22"/>
                      <w:szCs w:val="22"/>
                      <w:highlight w:val="none"/>
                      <w:lang w:val="en-US" w:eastAsia="zh-CN"/>
                    </w:rPr>
                    <w:t>风险等级</w:t>
                  </w:r>
                </w:p>
              </w:tc>
              <w:tc>
                <w:tcPr>
                  <w:tcW w:w="4630" w:type="dxa"/>
                </w:tcPr>
                <w:p w14:paraId="0F8EF828">
                  <w:pPr>
                    <w:rPr>
                      <w:rFonts w:hint="default"/>
                      <w:b w:val="0"/>
                      <w:bCs w:val="0"/>
                      <w:highlight w:val="none"/>
                      <w:lang w:val="en-US" w:eastAsia="zh-CN"/>
                    </w:rPr>
                  </w:pPr>
                  <w:r>
                    <w:rPr>
                      <w:rFonts w:hint="eastAsia"/>
                      <w:b w:val="0"/>
                      <w:bCs w:val="0"/>
                      <w:highlight w:val="none"/>
                      <w:lang w:val="en-US" w:eastAsia="zh-CN"/>
                    </w:rPr>
                    <w:t>由三个维度判定结果决定，展示最终结果</w:t>
                  </w:r>
                </w:p>
              </w:tc>
            </w:tr>
            <w:tr w14:paraId="2943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4E3C2898">
                  <w:pPr>
                    <w:pStyle w:val="16"/>
                    <w:rPr>
                      <w:rFonts w:hint="default"/>
                      <w:color w:val="auto"/>
                      <w:sz w:val="22"/>
                      <w:szCs w:val="22"/>
                      <w:highlight w:val="none"/>
                      <w:lang w:val="en-US" w:eastAsia="zh-CN"/>
                    </w:rPr>
                  </w:pPr>
                  <w:r>
                    <w:rPr>
                      <w:rFonts w:hint="eastAsia"/>
                      <w:color w:val="auto"/>
                      <w:sz w:val="22"/>
                      <w:szCs w:val="22"/>
                      <w:highlight w:val="none"/>
                      <w:lang w:val="en-US" w:eastAsia="zh-CN"/>
                    </w:rPr>
                    <w:t>告警名称</w:t>
                  </w:r>
                </w:p>
              </w:tc>
              <w:tc>
                <w:tcPr>
                  <w:tcW w:w="4630" w:type="dxa"/>
                </w:tcPr>
                <w:p w14:paraId="17CEE078">
                  <w:pPr>
                    <w:pStyle w:val="16"/>
                    <w:rPr>
                      <w:rFonts w:hint="default"/>
                      <w:color w:val="auto"/>
                      <w:sz w:val="22"/>
                      <w:szCs w:val="22"/>
                      <w:highlight w:val="none"/>
                      <w:lang w:val="en-US" w:eastAsia="zh-CN"/>
                    </w:rPr>
                  </w:pPr>
                  <w:r>
                    <w:rPr>
                      <w:rFonts w:hint="eastAsia"/>
                      <w:color w:val="auto"/>
                      <w:sz w:val="22"/>
                      <w:szCs w:val="22"/>
                      <w:highlight w:val="none"/>
                      <w:lang w:val="en-US" w:eastAsia="zh-CN"/>
                    </w:rPr>
                    <w:t>系统自动关联</w:t>
                  </w:r>
                </w:p>
              </w:tc>
            </w:tr>
            <w:tr w14:paraId="1E110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6A141CDD">
                  <w:pPr>
                    <w:pStyle w:val="16"/>
                    <w:rPr>
                      <w:rFonts w:hint="default"/>
                      <w:color w:val="auto"/>
                      <w:sz w:val="22"/>
                      <w:szCs w:val="22"/>
                      <w:highlight w:val="none"/>
                      <w:lang w:val="en-US" w:eastAsia="zh-CN"/>
                    </w:rPr>
                  </w:pPr>
                  <w:r>
                    <w:rPr>
                      <w:rFonts w:hint="eastAsia"/>
                      <w:color w:val="auto"/>
                      <w:sz w:val="22"/>
                      <w:szCs w:val="22"/>
                      <w:highlight w:val="none"/>
                      <w:lang w:val="en-US" w:eastAsia="zh-CN"/>
                    </w:rPr>
                    <w:t>告警次数</w:t>
                  </w:r>
                </w:p>
              </w:tc>
              <w:tc>
                <w:tcPr>
                  <w:tcW w:w="4630" w:type="dxa"/>
                </w:tcPr>
                <w:p w14:paraId="2BC8EB47">
                  <w:pPr>
                    <w:pStyle w:val="16"/>
                    <w:rPr>
                      <w:rFonts w:hint="eastAsia"/>
                      <w:color w:val="auto"/>
                      <w:sz w:val="22"/>
                      <w:szCs w:val="22"/>
                      <w:highlight w:val="none"/>
                      <w:lang w:val="en-US" w:eastAsia="zh-CN"/>
                    </w:rPr>
                  </w:pPr>
                  <w:r>
                    <w:rPr>
                      <w:rFonts w:hint="eastAsia"/>
                      <w:color w:val="auto"/>
                      <w:sz w:val="22"/>
                      <w:szCs w:val="22"/>
                      <w:highlight w:val="none"/>
                      <w:lang w:val="en-US" w:eastAsia="zh-CN"/>
                    </w:rPr>
                    <w:t>系统自动关联</w:t>
                  </w:r>
                </w:p>
              </w:tc>
            </w:tr>
            <w:tr w14:paraId="477D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7023A807">
                  <w:pPr>
                    <w:pStyle w:val="16"/>
                    <w:rPr>
                      <w:rFonts w:hint="default"/>
                      <w:color w:val="auto"/>
                      <w:sz w:val="22"/>
                      <w:szCs w:val="22"/>
                      <w:highlight w:val="none"/>
                      <w:lang w:val="en-US" w:eastAsia="zh-CN"/>
                    </w:rPr>
                  </w:pPr>
                  <w:r>
                    <w:rPr>
                      <w:rFonts w:hint="eastAsia"/>
                      <w:color w:val="auto"/>
                      <w:sz w:val="22"/>
                      <w:szCs w:val="22"/>
                      <w:highlight w:val="none"/>
                      <w:lang w:val="en-US" w:eastAsia="zh-CN"/>
                    </w:rPr>
                    <w:t>告警风险等级</w:t>
                  </w:r>
                </w:p>
              </w:tc>
              <w:tc>
                <w:tcPr>
                  <w:tcW w:w="4630" w:type="dxa"/>
                </w:tcPr>
                <w:p w14:paraId="3A4DBE87">
                  <w:pPr>
                    <w:pStyle w:val="16"/>
                    <w:rPr>
                      <w:rFonts w:hint="default"/>
                      <w:color w:val="auto"/>
                      <w:sz w:val="22"/>
                      <w:szCs w:val="22"/>
                      <w:highlight w:val="none"/>
                      <w:lang w:val="en-US" w:eastAsia="zh-CN"/>
                    </w:rPr>
                  </w:pPr>
                  <w:r>
                    <w:rPr>
                      <w:rFonts w:hint="eastAsia"/>
                      <w:color w:val="auto"/>
                      <w:sz w:val="22"/>
                      <w:szCs w:val="22"/>
                      <w:highlight w:val="none"/>
                      <w:lang w:val="en-US" w:eastAsia="zh-CN"/>
                    </w:rPr>
                    <w:t>根据</w:t>
                  </w:r>
                  <w:r>
                    <w:rPr>
                      <w:rFonts w:hint="eastAsia"/>
                      <w:highlight w:val="none"/>
                      <w:lang w:val="en-US" w:eastAsia="zh-CN"/>
                    </w:rPr>
                    <w:t>告警风险等级判定，</w:t>
                  </w:r>
                  <w:r>
                    <w:rPr>
                      <w:rFonts w:hint="eastAsia"/>
                      <w:b w:val="0"/>
                      <w:bCs w:val="0"/>
                      <w:color w:val="auto"/>
                      <w:highlight w:val="none"/>
                      <w:lang w:val="en-US" w:eastAsia="zh-CN"/>
                    </w:rPr>
                    <w:t>展示最终判定结果</w:t>
                  </w:r>
                </w:p>
              </w:tc>
            </w:tr>
            <w:tr w14:paraId="4FAE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41BA7AB5">
                  <w:pPr>
                    <w:pStyle w:val="16"/>
                    <w:rPr>
                      <w:rFonts w:hint="default"/>
                      <w:color w:val="auto"/>
                      <w:sz w:val="22"/>
                      <w:szCs w:val="22"/>
                      <w:highlight w:val="none"/>
                      <w:lang w:val="en-US" w:eastAsia="zh-CN"/>
                    </w:rPr>
                  </w:pPr>
                  <w:r>
                    <w:rPr>
                      <w:rFonts w:hint="eastAsia"/>
                      <w:color w:val="auto"/>
                      <w:sz w:val="22"/>
                      <w:szCs w:val="22"/>
                      <w:highlight w:val="none"/>
                      <w:lang w:val="en-US" w:eastAsia="zh-CN"/>
                    </w:rPr>
                    <w:t>维修次数</w:t>
                  </w:r>
                </w:p>
              </w:tc>
              <w:tc>
                <w:tcPr>
                  <w:tcW w:w="4630" w:type="dxa"/>
                </w:tcPr>
                <w:p w14:paraId="3711D47D">
                  <w:pPr>
                    <w:pStyle w:val="16"/>
                    <w:rPr>
                      <w:rFonts w:hint="default"/>
                      <w:color w:val="auto"/>
                      <w:sz w:val="22"/>
                      <w:szCs w:val="22"/>
                      <w:highlight w:val="none"/>
                      <w:lang w:val="en-US" w:eastAsia="zh-CN"/>
                    </w:rPr>
                  </w:pPr>
                  <w:r>
                    <w:rPr>
                      <w:rFonts w:hint="eastAsia"/>
                      <w:color w:val="auto"/>
                      <w:sz w:val="22"/>
                      <w:szCs w:val="22"/>
                      <w:highlight w:val="none"/>
                      <w:lang w:val="en-US" w:eastAsia="zh-CN"/>
                    </w:rPr>
                    <w:t>系统自动关联</w:t>
                  </w:r>
                </w:p>
              </w:tc>
            </w:tr>
            <w:tr w14:paraId="19BE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666911C0">
                  <w:pPr>
                    <w:pStyle w:val="16"/>
                    <w:rPr>
                      <w:rFonts w:hint="default"/>
                      <w:color w:val="auto"/>
                      <w:sz w:val="22"/>
                      <w:szCs w:val="22"/>
                      <w:highlight w:val="none"/>
                      <w:lang w:val="en-US" w:eastAsia="zh-CN"/>
                    </w:rPr>
                  </w:pPr>
                  <w:r>
                    <w:rPr>
                      <w:rFonts w:hint="eastAsia"/>
                      <w:color w:val="auto"/>
                      <w:sz w:val="22"/>
                      <w:szCs w:val="22"/>
                      <w:highlight w:val="none"/>
                      <w:lang w:val="en-US" w:eastAsia="zh-CN"/>
                    </w:rPr>
                    <w:t>维修费用</w:t>
                  </w:r>
                </w:p>
              </w:tc>
              <w:tc>
                <w:tcPr>
                  <w:tcW w:w="4630" w:type="dxa"/>
                </w:tcPr>
                <w:p w14:paraId="4B6BE8C2">
                  <w:pPr>
                    <w:pStyle w:val="16"/>
                    <w:rPr>
                      <w:rFonts w:hint="eastAsia"/>
                      <w:color w:val="auto"/>
                      <w:sz w:val="22"/>
                      <w:szCs w:val="22"/>
                      <w:highlight w:val="none"/>
                      <w:lang w:val="en-US" w:eastAsia="zh-CN"/>
                    </w:rPr>
                  </w:pPr>
                  <w:r>
                    <w:rPr>
                      <w:rFonts w:hint="eastAsia"/>
                      <w:color w:val="auto"/>
                      <w:sz w:val="22"/>
                      <w:szCs w:val="22"/>
                      <w:highlight w:val="none"/>
                      <w:lang w:val="en-US" w:eastAsia="zh-CN"/>
                    </w:rPr>
                    <w:t>系统自动关联</w:t>
                  </w:r>
                </w:p>
              </w:tc>
            </w:tr>
            <w:tr w14:paraId="04CA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69B88394">
                  <w:pPr>
                    <w:pStyle w:val="16"/>
                    <w:rPr>
                      <w:rFonts w:hint="default"/>
                      <w:color w:val="auto"/>
                      <w:sz w:val="22"/>
                      <w:szCs w:val="22"/>
                      <w:highlight w:val="none"/>
                      <w:lang w:val="en-US" w:eastAsia="zh-CN"/>
                    </w:rPr>
                  </w:pPr>
                  <w:r>
                    <w:rPr>
                      <w:rFonts w:hint="eastAsia"/>
                      <w:color w:val="auto"/>
                      <w:sz w:val="22"/>
                      <w:szCs w:val="22"/>
                      <w:highlight w:val="none"/>
                      <w:lang w:val="en-US" w:eastAsia="zh-CN"/>
                    </w:rPr>
                    <w:t>维修风险等级</w:t>
                  </w:r>
                </w:p>
              </w:tc>
              <w:tc>
                <w:tcPr>
                  <w:tcW w:w="4630" w:type="dxa"/>
                </w:tcPr>
                <w:p w14:paraId="79C1EBC8">
                  <w:pPr>
                    <w:pStyle w:val="16"/>
                    <w:numPr>
                      <w:ilvl w:val="-1"/>
                      <w:numId w:val="0"/>
                    </w:numPr>
                    <w:rPr>
                      <w:rFonts w:hint="default"/>
                      <w:highlight w:val="none"/>
                      <w:lang w:val="en-US" w:eastAsia="zh-CN"/>
                    </w:rPr>
                  </w:pPr>
                  <w:r>
                    <w:rPr>
                      <w:rFonts w:hint="eastAsia"/>
                      <w:highlight w:val="none"/>
                      <w:lang w:val="en-US" w:eastAsia="zh-CN"/>
                    </w:rPr>
                    <w:t>根据</w:t>
                  </w:r>
                  <w:r>
                    <w:rPr>
                      <w:rFonts w:hint="eastAsia"/>
                      <w:b w:val="0"/>
                      <w:bCs w:val="0"/>
                      <w:color w:val="auto"/>
                      <w:highlight w:val="none"/>
                      <w:lang w:val="en-US" w:eastAsia="zh-CN"/>
                    </w:rPr>
                    <w:t>维修风险等级判定，展示最终判定结果</w:t>
                  </w:r>
                </w:p>
              </w:tc>
            </w:tr>
            <w:tr w14:paraId="02A4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3CB480FF">
                  <w:pPr>
                    <w:pStyle w:val="16"/>
                    <w:rPr>
                      <w:rFonts w:hint="default"/>
                      <w:color w:val="auto"/>
                      <w:sz w:val="22"/>
                      <w:szCs w:val="22"/>
                      <w:highlight w:val="none"/>
                      <w:lang w:val="en-US" w:eastAsia="zh-CN"/>
                    </w:rPr>
                  </w:pPr>
                  <w:r>
                    <w:rPr>
                      <w:rFonts w:hint="eastAsia"/>
                      <w:color w:val="auto"/>
                      <w:sz w:val="22"/>
                      <w:szCs w:val="22"/>
                      <w:highlight w:val="none"/>
                      <w:lang w:val="en-US" w:eastAsia="zh-CN"/>
                    </w:rPr>
                    <w:t>超期服役年限</w:t>
                  </w:r>
                </w:p>
              </w:tc>
              <w:tc>
                <w:tcPr>
                  <w:tcW w:w="4630" w:type="dxa"/>
                </w:tcPr>
                <w:p w14:paraId="492DF60C">
                  <w:pPr>
                    <w:pStyle w:val="16"/>
                    <w:rPr>
                      <w:rFonts w:hint="eastAsia"/>
                      <w:color w:val="auto"/>
                      <w:sz w:val="22"/>
                      <w:szCs w:val="22"/>
                      <w:highlight w:val="none"/>
                      <w:lang w:val="en-US" w:eastAsia="zh-CN"/>
                    </w:rPr>
                  </w:pPr>
                  <w:r>
                    <w:rPr>
                      <w:rFonts w:hint="eastAsia"/>
                      <w:color w:val="auto"/>
                      <w:sz w:val="22"/>
                      <w:szCs w:val="22"/>
                      <w:highlight w:val="none"/>
                      <w:lang w:val="en-US" w:eastAsia="zh-CN"/>
                    </w:rPr>
                    <w:t>系统自动关联</w:t>
                  </w:r>
                </w:p>
              </w:tc>
            </w:tr>
            <w:tr w14:paraId="3D65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3957" w:type="dxa"/>
                </w:tcPr>
                <w:p w14:paraId="698EA87C">
                  <w:pPr>
                    <w:pStyle w:val="16"/>
                    <w:rPr>
                      <w:rFonts w:hint="default"/>
                      <w:color w:val="auto"/>
                      <w:sz w:val="22"/>
                      <w:szCs w:val="22"/>
                      <w:highlight w:val="none"/>
                      <w:lang w:val="en-US" w:eastAsia="zh-CN"/>
                    </w:rPr>
                  </w:pPr>
                  <w:r>
                    <w:rPr>
                      <w:rFonts w:hint="eastAsia"/>
                      <w:color w:val="auto"/>
                      <w:sz w:val="22"/>
                      <w:szCs w:val="22"/>
                      <w:highlight w:val="none"/>
                      <w:lang w:val="en-US" w:eastAsia="zh-CN"/>
                    </w:rPr>
                    <w:t>预计报废时间</w:t>
                  </w:r>
                </w:p>
              </w:tc>
              <w:tc>
                <w:tcPr>
                  <w:tcW w:w="4630" w:type="dxa"/>
                </w:tcPr>
                <w:p w14:paraId="5F42E711">
                  <w:pPr>
                    <w:pStyle w:val="16"/>
                    <w:rPr>
                      <w:rFonts w:hint="default"/>
                      <w:color w:val="auto"/>
                      <w:sz w:val="22"/>
                      <w:szCs w:val="22"/>
                      <w:highlight w:val="none"/>
                      <w:lang w:val="en-US" w:eastAsia="zh-CN"/>
                    </w:rPr>
                  </w:pPr>
                  <w:r>
                    <w:rPr>
                      <w:rFonts w:hint="eastAsia"/>
                      <w:color w:val="auto"/>
                      <w:sz w:val="22"/>
                      <w:szCs w:val="22"/>
                      <w:highlight w:val="none"/>
                      <w:lang w:val="en-US" w:eastAsia="zh-CN"/>
                    </w:rPr>
                    <w:t>系统自动关联</w:t>
                  </w:r>
                </w:p>
              </w:tc>
            </w:tr>
            <w:tr w14:paraId="3F33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43FD3F30">
                  <w:pPr>
                    <w:pStyle w:val="16"/>
                    <w:rPr>
                      <w:rFonts w:hint="default"/>
                      <w:color w:val="auto"/>
                      <w:sz w:val="22"/>
                      <w:szCs w:val="22"/>
                      <w:highlight w:val="none"/>
                      <w:lang w:val="en-US" w:eastAsia="zh-CN"/>
                    </w:rPr>
                  </w:pPr>
                  <w:r>
                    <w:rPr>
                      <w:rFonts w:hint="eastAsia"/>
                      <w:color w:val="auto"/>
                      <w:sz w:val="22"/>
                      <w:szCs w:val="22"/>
                      <w:highlight w:val="none"/>
                      <w:lang w:val="en-US" w:eastAsia="zh-CN"/>
                    </w:rPr>
                    <w:t>入网时间</w:t>
                  </w:r>
                </w:p>
              </w:tc>
              <w:tc>
                <w:tcPr>
                  <w:tcW w:w="4630" w:type="dxa"/>
                </w:tcPr>
                <w:p w14:paraId="36F7C90C">
                  <w:pPr>
                    <w:pStyle w:val="16"/>
                    <w:rPr>
                      <w:rFonts w:hint="eastAsia"/>
                      <w:color w:val="auto"/>
                      <w:sz w:val="22"/>
                      <w:szCs w:val="22"/>
                      <w:highlight w:val="none"/>
                      <w:lang w:val="en-US" w:eastAsia="zh-CN"/>
                    </w:rPr>
                  </w:pPr>
                  <w:r>
                    <w:rPr>
                      <w:rFonts w:hint="eastAsia"/>
                      <w:color w:val="auto"/>
                      <w:sz w:val="22"/>
                      <w:szCs w:val="22"/>
                      <w:highlight w:val="none"/>
                      <w:lang w:val="en-US" w:eastAsia="zh-CN"/>
                    </w:rPr>
                    <w:t>系统自动关联</w:t>
                  </w:r>
                </w:p>
              </w:tc>
            </w:tr>
            <w:tr w14:paraId="58B8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57" w:type="dxa"/>
                </w:tcPr>
                <w:p w14:paraId="56690A15">
                  <w:pPr>
                    <w:pStyle w:val="16"/>
                    <w:rPr>
                      <w:rFonts w:hint="default"/>
                      <w:color w:val="auto"/>
                      <w:sz w:val="22"/>
                      <w:szCs w:val="22"/>
                      <w:highlight w:val="none"/>
                      <w:lang w:val="en-US" w:eastAsia="zh-CN"/>
                    </w:rPr>
                  </w:pPr>
                  <w:r>
                    <w:rPr>
                      <w:rFonts w:hint="eastAsia"/>
                      <w:color w:val="auto"/>
                      <w:sz w:val="22"/>
                      <w:szCs w:val="22"/>
                      <w:highlight w:val="none"/>
                      <w:lang w:val="en-US" w:eastAsia="zh-CN"/>
                    </w:rPr>
                    <w:t>超期服役风险等级</w:t>
                  </w:r>
                </w:p>
              </w:tc>
              <w:tc>
                <w:tcPr>
                  <w:tcW w:w="4630" w:type="dxa"/>
                </w:tcPr>
                <w:p w14:paraId="103B1006">
                  <w:pPr>
                    <w:pStyle w:val="16"/>
                    <w:rPr>
                      <w:rFonts w:hint="default"/>
                      <w:color w:val="auto"/>
                      <w:sz w:val="22"/>
                      <w:szCs w:val="22"/>
                      <w:highlight w:val="none"/>
                      <w:lang w:val="en-US" w:eastAsia="zh-CN"/>
                    </w:rPr>
                  </w:pPr>
                  <w:r>
                    <w:rPr>
                      <w:rFonts w:hint="eastAsia"/>
                      <w:color w:val="auto"/>
                      <w:sz w:val="22"/>
                      <w:szCs w:val="22"/>
                      <w:highlight w:val="none"/>
                      <w:lang w:val="en-US" w:eastAsia="zh-CN"/>
                    </w:rPr>
                    <w:t>根据</w:t>
                  </w:r>
                  <w:r>
                    <w:rPr>
                      <w:rFonts w:hint="eastAsia"/>
                      <w:highlight w:val="none"/>
                      <w:lang w:val="en-US" w:eastAsia="zh-CN"/>
                    </w:rPr>
                    <w:t>超期服役风险等级判定，展示最终判定结果</w:t>
                  </w:r>
                </w:p>
              </w:tc>
            </w:tr>
          </w:tbl>
          <w:p w14:paraId="7D8766C0">
            <w:pPr>
              <w:rPr>
                <w:rFonts w:hint="eastAsia"/>
                <w:highlight w:val="none"/>
                <w:lang w:val="en-US" w:eastAsia="zh-CN"/>
              </w:rPr>
            </w:pPr>
          </w:p>
          <w:p w14:paraId="39F6FFD9">
            <w:pPr>
              <w:rPr>
                <w:rFonts w:hint="eastAsia"/>
                <w:highlight w:val="none"/>
                <w:lang w:val="en-US" w:eastAsia="zh-CN"/>
              </w:rPr>
            </w:pPr>
          </w:p>
          <w:p w14:paraId="043CF4B1">
            <w:pPr>
              <w:rPr>
                <w:rFonts w:hint="default"/>
                <w:highlight w:val="none"/>
                <w:lang w:val="en-US" w:eastAsia="zh-CN"/>
              </w:rPr>
            </w:pPr>
          </w:p>
          <w:p w14:paraId="0CE7D3D8">
            <w:pPr>
              <w:rPr>
                <w:highlight w:val="none"/>
              </w:rPr>
            </w:pPr>
          </w:p>
        </w:tc>
      </w:tr>
      <w:tr w14:paraId="482C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7666C293">
            <w:pPr>
              <w:pStyle w:val="16"/>
              <w:rPr>
                <w:sz w:val="22"/>
                <w:szCs w:val="22"/>
              </w:rPr>
            </w:pPr>
            <w:r>
              <w:rPr>
                <w:rFonts w:hint="eastAsia"/>
                <w:sz w:val="22"/>
                <w:szCs w:val="22"/>
              </w:rPr>
              <w:t>优先级</w:t>
            </w:r>
          </w:p>
        </w:tc>
        <w:tc>
          <w:tcPr>
            <w:tcW w:w="1622" w:type="dxa"/>
            <w:gridSpan w:val="2"/>
            <w:shd w:val="clear" w:color="auto" w:fill="auto"/>
          </w:tcPr>
          <w:p w14:paraId="598C6F88">
            <w:pPr>
              <w:pStyle w:val="16"/>
              <w:rPr>
                <w:sz w:val="22"/>
                <w:szCs w:val="22"/>
              </w:rPr>
            </w:pPr>
            <w:r>
              <w:rPr>
                <w:rFonts w:hint="eastAsia"/>
                <w:sz w:val="22"/>
                <w:szCs w:val="22"/>
              </w:rPr>
              <w:t>高</w:t>
            </w:r>
          </w:p>
        </w:tc>
        <w:tc>
          <w:tcPr>
            <w:tcW w:w="1146" w:type="dxa"/>
            <w:shd w:val="clear" w:color="auto" w:fill="auto"/>
          </w:tcPr>
          <w:p w14:paraId="3A851F2F">
            <w:pPr>
              <w:pStyle w:val="16"/>
              <w:rPr>
                <w:sz w:val="22"/>
                <w:szCs w:val="22"/>
              </w:rPr>
            </w:pPr>
            <w:r>
              <w:rPr>
                <w:rFonts w:hint="eastAsia"/>
                <w:sz w:val="22"/>
                <w:szCs w:val="22"/>
              </w:rPr>
              <w:t>使用频度</w:t>
            </w:r>
          </w:p>
        </w:tc>
        <w:tc>
          <w:tcPr>
            <w:tcW w:w="6072" w:type="dxa"/>
            <w:gridSpan w:val="3"/>
            <w:shd w:val="clear" w:color="auto" w:fill="auto"/>
          </w:tcPr>
          <w:p w14:paraId="131B93B4">
            <w:pPr>
              <w:pStyle w:val="16"/>
              <w:rPr>
                <w:sz w:val="22"/>
                <w:szCs w:val="22"/>
              </w:rPr>
            </w:pPr>
            <w:r>
              <w:rPr>
                <w:rFonts w:hint="eastAsia"/>
                <w:sz w:val="22"/>
                <w:szCs w:val="22"/>
              </w:rPr>
              <w:t>中</w:t>
            </w:r>
          </w:p>
        </w:tc>
      </w:tr>
      <w:tr w14:paraId="1C9F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7A51060F">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14:paraId="239D3B5A">
            <w:pPr>
              <w:pStyle w:val="16"/>
              <w:rPr>
                <w:rFonts w:ascii="宋体" w:hAnsi="宋体"/>
                <w:sz w:val="22"/>
                <w:szCs w:val="22"/>
              </w:rPr>
            </w:pPr>
            <w:r>
              <w:rPr>
                <w:rFonts w:hint="eastAsia"/>
                <w:sz w:val="22"/>
                <w:szCs w:val="22"/>
              </w:rPr>
              <w:t>无</w:t>
            </w:r>
          </w:p>
        </w:tc>
      </w:tr>
      <w:tr w14:paraId="661E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2D68F131">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14:paraId="6BDBACC2">
            <w:pPr>
              <w:pStyle w:val="16"/>
              <w:rPr>
                <w:rFonts w:ascii="宋体" w:hAnsi="宋体"/>
                <w:sz w:val="22"/>
                <w:szCs w:val="22"/>
              </w:rPr>
            </w:pPr>
            <w:r>
              <w:rPr>
                <w:rFonts w:hint="eastAsia" w:ascii="宋体" w:hAnsi="宋体"/>
                <w:sz w:val="22"/>
                <w:szCs w:val="22"/>
              </w:rPr>
              <w:t>无</w:t>
            </w:r>
          </w:p>
        </w:tc>
      </w:tr>
      <w:tr w14:paraId="5C4D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14:paraId="2565688D">
            <w:pPr>
              <w:pStyle w:val="16"/>
              <w:rPr>
                <w:sz w:val="22"/>
                <w:szCs w:val="22"/>
              </w:rPr>
            </w:pPr>
            <w:r>
              <w:rPr>
                <w:rFonts w:hint="eastAsia"/>
                <w:sz w:val="22"/>
                <w:szCs w:val="22"/>
              </w:rPr>
              <w:t>事件流</w:t>
            </w:r>
          </w:p>
        </w:tc>
        <w:tc>
          <w:tcPr>
            <w:tcW w:w="1179" w:type="dxa"/>
            <w:shd w:val="clear" w:color="auto" w:fill="auto"/>
          </w:tcPr>
          <w:p w14:paraId="5DCFCB99">
            <w:pPr>
              <w:pStyle w:val="16"/>
              <w:rPr>
                <w:sz w:val="22"/>
                <w:szCs w:val="22"/>
              </w:rPr>
            </w:pPr>
            <w:r>
              <w:rPr>
                <w:rFonts w:hint="eastAsia"/>
                <w:sz w:val="22"/>
                <w:szCs w:val="22"/>
              </w:rPr>
              <w:t>正常过程</w:t>
            </w:r>
          </w:p>
        </w:tc>
        <w:tc>
          <w:tcPr>
            <w:tcW w:w="7661" w:type="dxa"/>
            <w:gridSpan w:val="5"/>
            <w:shd w:val="clear" w:color="auto" w:fill="auto"/>
          </w:tcPr>
          <w:p w14:paraId="41D743F1">
            <w:pPr>
              <w:pStyle w:val="16"/>
              <w:rPr>
                <w:sz w:val="22"/>
                <w:szCs w:val="22"/>
              </w:rPr>
            </w:pPr>
            <w:r>
              <w:rPr>
                <w:rFonts w:hint="eastAsia"/>
                <w:sz w:val="22"/>
                <w:szCs w:val="22"/>
              </w:rPr>
              <w:t>无</w:t>
            </w:r>
          </w:p>
        </w:tc>
      </w:tr>
      <w:tr w14:paraId="19B1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292EEB84">
            <w:pPr>
              <w:pStyle w:val="16"/>
              <w:rPr>
                <w:sz w:val="22"/>
                <w:szCs w:val="22"/>
              </w:rPr>
            </w:pPr>
          </w:p>
        </w:tc>
        <w:tc>
          <w:tcPr>
            <w:tcW w:w="1179" w:type="dxa"/>
            <w:shd w:val="clear" w:color="auto" w:fill="auto"/>
          </w:tcPr>
          <w:p w14:paraId="6AD1DC37">
            <w:pPr>
              <w:pStyle w:val="16"/>
              <w:rPr>
                <w:sz w:val="22"/>
                <w:szCs w:val="22"/>
              </w:rPr>
            </w:pPr>
            <w:r>
              <w:rPr>
                <w:rFonts w:hint="eastAsia"/>
                <w:sz w:val="22"/>
                <w:szCs w:val="22"/>
              </w:rPr>
              <w:t>可选过程</w:t>
            </w:r>
          </w:p>
        </w:tc>
        <w:tc>
          <w:tcPr>
            <w:tcW w:w="7661" w:type="dxa"/>
            <w:gridSpan w:val="5"/>
            <w:shd w:val="clear" w:color="auto" w:fill="auto"/>
          </w:tcPr>
          <w:p w14:paraId="74A5372E">
            <w:pPr>
              <w:pStyle w:val="16"/>
              <w:rPr>
                <w:sz w:val="22"/>
                <w:szCs w:val="22"/>
              </w:rPr>
            </w:pPr>
            <w:r>
              <w:rPr>
                <w:rFonts w:hint="eastAsia"/>
                <w:sz w:val="22"/>
                <w:szCs w:val="22"/>
              </w:rPr>
              <w:t>无</w:t>
            </w:r>
          </w:p>
        </w:tc>
      </w:tr>
      <w:tr w14:paraId="537F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55C1D9D5">
            <w:pPr>
              <w:pStyle w:val="16"/>
              <w:rPr>
                <w:sz w:val="22"/>
                <w:szCs w:val="22"/>
              </w:rPr>
            </w:pPr>
          </w:p>
        </w:tc>
        <w:tc>
          <w:tcPr>
            <w:tcW w:w="1179" w:type="dxa"/>
            <w:shd w:val="clear" w:color="auto" w:fill="auto"/>
          </w:tcPr>
          <w:p w14:paraId="1236CF06">
            <w:pPr>
              <w:pStyle w:val="16"/>
              <w:rPr>
                <w:sz w:val="22"/>
                <w:szCs w:val="22"/>
              </w:rPr>
            </w:pPr>
            <w:r>
              <w:rPr>
                <w:rFonts w:hint="eastAsia"/>
                <w:sz w:val="22"/>
                <w:szCs w:val="22"/>
              </w:rPr>
              <w:t>异常过程</w:t>
            </w:r>
          </w:p>
        </w:tc>
        <w:tc>
          <w:tcPr>
            <w:tcW w:w="7661" w:type="dxa"/>
            <w:gridSpan w:val="5"/>
            <w:shd w:val="clear" w:color="auto" w:fill="auto"/>
          </w:tcPr>
          <w:p w14:paraId="35DE1C61">
            <w:pPr>
              <w:pStyle w:val="16"/>
              <w:rPr>
                <w:sz w:val="22"/>
                <w:szCs w:val="22"/>
              </w:rPr>
            </w:pPr>
            <w:r>
              <w:rPr>
                <w:rFonts w:hint="eastAsia" w:ascii="宋体" w:hAnsi="宋体"/>
                <w:sz w:val="22"/>
                <w:szCs w:val="22"/>
              </w:rPr>
              <w:t>无</w:t>
            </w:r>
          </w:p>
        </w:tc>
      </w:tr>
      <w:tr w14:paraId="4077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122" w:type="dxa"/>
            <w:shd w:val="clear" w:color="auto" w:fill="auto"/>
            <w:vAlign w:val="center"/>
          </w:tcPr>
          <w:p w14:paraId="413F1FE7">
            <w:pPr>
              <w:pStyle w:val="16"/>
              <w:rPr>
                <w:sz w:val="22"/>
                <w:szCs w:val="22"/>
              </w:rPr>
            </w:pPr>
            <w:r>
              <w:rPr>
                <w:rFonts w:hint="eastAsia"/>
                <w:sz w:val="22"/>
                <w:szCs w:val="22"/>
              </w:rPr>
              <w:t>特殊需求</w:t>
            </w:r>
          </w:p>
        </w:tc>
        <w:tc>
          <w:tcPr>
            <w:tcW w:w="8840" w:type="dxa"/>
            <w:gridSpan w:val="6"/>
            <w:shd w:val="clear" w:color="auto" w:fill="auto"/>
          </w:tcPr>
          <w:p w14:paraId="12F14581">
            <w:pPr>
              <w:pStyle w:val="16"/>
              <w:rPr>
                <w:color w:val="FF0000"/>
                <w:sz w:val="22"/>
                <w:szCs w:val="22"/>
              </w:rPr>
            </w:pPr>
          </w:p>
        </w:tc>
      </w:tr>
    </w:tbl>
    <w:p w14:paraId="16D9B421">
      <w:pPr>
        <w:widowControl w:val="0"/>
        <w:numPr>
          <w:ilvl w:val="0"/>
          <w:numId w:val="0"/>
        </w:numPr>
        <w:jc w:val="left"/>
        <w:rPr>
          <w:rFonts w:hint="default"/>
          <w:lang w:val="en-US" w:eastAsia="zh-CN"/>
        </w:rPr>
      </w:pPr>
    </w:p>
    <w:p w14:paraId="0C1E5A36">
      <w:pPr>
        <w:widowControl w:val="0"/>
        <w:numPr>
          <w:ilvl w:val="0"/>
          <w:numId w:val="0"/>
        </w:numPr>
        <w:jc w:val="left"/>
        <w:rPr>
          <w:rFonts w:hint="default"/>
          <w:lang w:val="en-US" w:eastAsia="zh-CN"/>
        </w:rPr>
      </w:pPr>
    </w:p>
    <w:p w14:paraId="0927C649">
      <w:pPr>
        <w:widowControl w:val="0"/>
        <w:numPr>
          <w:ilvl w:val="0"/>
          <w:numId w:val="0"/>
        </w:numPr>
        <w:jc w:val="left"/>
        <w:rPr>
          <w:rFonts w:hint="default"/>
          <w:lang w:val="en-US" w:eastAsia="zh-CN"/>
        </w:rPr>
      </w:pPr>
    </w:p>
    <w:p w14:paraId="4FBBCDDD">
      <w:pPr>
        <w:widowControl w:val="0"/>
        <w:numPr>
          <w:ilvl w:val="0"/>
          <w:numId w:val="0"/>
        </w:numPr>
        <w:jc w:val="left"/>
        <w:rPr>
          <w:rFonts w:hint="default"/>
          <w:lang w:val="en-US" w:eastAsia="zh-CN"/>
        </w:rPr>
      </w:pPr>
    </w:p>
    <w:p w14:paraId="2840A885">
      <w:pPr>
        <w:widowControl w:val="0"/>
        <w:numPr>
          <w:ilvl w:val="0"/>
          <w:numId w:val="0"/>
        </w:numPr>
        <w:jc w:val="left"/>
        <w:rPr>
          <w:rFonts w:hint="default"/>
          <w:lang w:val="en-US" w:eastAsia="zh-CN"/>
        </w:rPr>
      </w:pPr>
    </w:p>
    <w:p w14:paraId="451F5044">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040518FA">
      <w:pPr>
        <w:pStyle w:val="4"/>
        <w:bidi w:val="0"/>
        <w:rPr>
          <w:rFonts w:hint="default"/>
          <w:lang w:val="en-US" w:eastAsia="zh-CN"/>
        </w:rPr>
      </w:pPr>
      <w:bookmarkStart w:id="34" w:name="_Toc3294"/>
      <w:r>
        <w:rPr>
          <w:rFonts w:hint="eastAsia"/>
          <w:lang w:val="en-US" w:eastAsia="zh-CN"/>
        </w:rPr>
        <w:t>配置</w:t>
      </w:r>
      <w:bookmarkEnd w:id="34"/>
    </w:p>
    <w:p w14:paraId="7284D24A">
      <w:pPr>
        <w:pStyle w:val="5"/>
      </w:pPr>
      <w:bookmarkStart w:id="35" w:name="_Toc23480"/>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001网络拓扑</w:t>
      </w:r>
      <w:bookmarkEnd w:id="35"/>
    </w:p>
    <w:p w14:paraId="5878648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功能位置</w:t>
      </w:r>
      <w:r>
        <w:rPr>
          <w:rFonts w:hint="eastAsia"/>
          <w:lang w:val="en-US" w:eastAsia="zh-CN"/>
        </w:rPr>
        <w:t>：配置——拓扑配置——网络拓扑配置</w:t>
      </w:r>
    </w:p>
    <w:p w14:paraId="65B151F6">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textAlignment w:val="auto"/>
        <w:rPr>
          <w:rFonts w:hint="default"/>
          <w:lang w:val="en-US" w:eastAsia="zh-CN"/>
        </w:rPr>
      </w:pPr>
      <w:r>
        <w:rPr>
          <w:rFonts w:hint="eastAsia"/>
          <w:lang w:val="en-US" w:eastAsia="zh-CN"/>
        </w:rPr>
        <w:t xml:space="preserve">  综合监控——拓扑——网络拓扑</w:t>
      </w:r>
    </w:p>
    <w:p w14:paraId="649C5D8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数据来源</w:t>
      </w:r>
      <w:r>
        <w:rPr>
          <w:rFonts w:hint="eastAsia"/>
          <w:lang w:val="en-US" w:eastAsia="zh-CN"/>
        </w:rPr>
        <w:t>：综资/动环设备IP库/手动录入</w:t>
      </w:r>
    </w:p>
    <w:p w14:paraId="6F51EE10">
      <w:pPr>
        <w:widowControl w:val="0"/>
        <w:numPr>
          <w:ilvl w:val="0"/>
          <w:numId w:val="0"/>
        </w:numPr>
        <w:jc w:val="left"/>
        <w:rPr>
          <w:rFonts w:hint="default"/>
          <w:lang w:val="en-US" w:eastAsia="zh-CN"/>
        </w:rPr>
      </w:pPr>
      <w:r>
        <w:rPr>
          <w:rFonts w:hint="eastAsia"/>
          <w:b/>
          <w:bCs/>
          <w:lang w:val="en-US" w:eastAsia="zh-CN"/>
        </w:rPr>
        <w:t>权限说明</w:t>
      </w:r>
      <w:r>
        <w:rPr>
          <w:rFonts w:hint="eastAsia"/>
          <w:lang w:val="en-US" w:eastAsia="zh-CN"/>
        </w:rPr>
        <w:t>：功能权限，初始时所有客户可见，后续可通过权限配置进行管理。数据权限根据用户已有数据权限生效。</w:t>
      </w:r>
    </w:p>
    <w:p w14:paraId="129035AC">
      <w:pPr>
        <w:widowControl w:val="0"/>
        <w:numPr>
          <w:ilvl w:val="0"/>
          <w:numId w:val="0"/>
        </w:numPr>
        <w:jc w:val="left"/>
        <w:rPr>
          <w:rFonts w:hint="default"/>
          <w:lang w:val="en-US" w:eastAsia="zh-CN"/>
        </w:rPr>
      </w:pPr>
    </w:p>
    <w:p w14:paraId="297C7F03">
      <w:pPr>
        <w:widowControl w:val="0"/>
        <w:numPr>
          <w:ilvl w:val="0"/>
          <w:numId w:val="0"/>
        </w:numPr>
        <w:spacing w:line="288" w:lineRule="auto"/>
        <w:jc w:val="both"/>
        <w:rPr>
          <w:rFonts w:hint="eastAsia"/>
          <w:lang w:val="en-US" w:eastAsia="zh-CN"/>
        </w:rPr>
      </w:pPr>
    </w:p>
    <w:p w14:paraId="117A39E2">
      <w:pPr>
        <w:widowControl w:val="0"/>
        <w:numPr>
          <w:ilvl w:val="0"/>
          <w:numId w:val="0"/>
        </w:numPr>
        <w:spacing w:line="288" w:lineRule="auto"/>
        <w:jc w:val="both"/>
        <w:rPr>
          <w:rFonts w:hint="eastAsia"/>
          <w:b/>
          <w:bCs/>
          <w:sz w:val="24"/>
          <w:szCs w:val="24"/>
          <w:lang w:val="en-US" w:eastAsia="zh-CN"/>
        </w:rPr>
      </w:pPr>
      <w:r>
        <w:rPr>
          <w:rFonts w:hint="eastAsia"/>
          <w:b/>
          <w:bCs/>
          <w:sz w:val="24"/>
          <w:szCs w:val="24"/>
          <w:lang w:val="en-US" w:eastAsia="zh-CN"/>
        </w:rPr>
        <w:t>1网络拓扑绘制页面​</w:t>
      </w:r>
    </w:p>
    <w:p w14:paraId="721041C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1.1页面布局</w:t>
      </w:r>
    </w:p>
    <w:p w14:paraId="41653EF2">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页面分为三个板块：左侧板块、中间板块和右侧板块。​</w:t>
      </w:r>
    </w:p>
    <w:p w14:paraId="2AADD128">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左侧上半部分呈现空间树，按照省——地市——区县——站点——机房维度展开，方便用户定位和选择不同层级的网络位置。已配置机房和站点，参考用电关系配置，显示完成标识。</w:t>
      </w:r>
    </w:p>
    <w:p w14:paraId="7678B544">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左侧下半部分呈现网络拓扑绘制的网络图形组件，包括</w:t>
      </w:r>
      <w:bookmarkStart w:id="36" w:name="OLE_LINK9"/>
      <w:r>
        <w:rPr>
          <w:rFonts w:hint="eastAsia"/>
          <w:lang w:val="en-US" w:eastAsia="zh-CN"/>
        </w:rPr>
        <w:t>交换机、路由器、网关、防火墙、服务器、FSU、摄像头</w:t>
      </w:r>
      <w:bookmarkEnd w:id="36"/>
      <w:r>
        <w:rPr>
          <w:rFonts w:hint="eastAsia"/>
          <w:lang w:val="en-US" w:eastAsia="zh-CN"/>
        </w:rPr>
        <w:t>等常见网络设备图形，作为绘制拓扑图的基础元素。</w:t>
      </w:r>
    </w:p>
    <w:p w14:paraId="5CFAF05E">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中间板块为网络拓扑图的绘制画布，用户可通过拖拽左侧的图形组件到画布上进行网络拓扑绘制；画布上端为网络拓扑图绘制的工具栏，提供绘制、编辑、调整拓扑图所需的各种工具。</w:t>
      </w:r>
    </w:p>
    <w:p w14:paraId="0CCF45B4">
      <w:pPr>
        <w:keepNext w:val="0"/>
        <w:keepLines w:val="0"/>
        <w:pageBreakBefore w:val="0"/>
        <w:widowControl w:val="0"/>
        <w:numPr>
          <w:ilvl w:val="0"/>
          <w:numId w:val="56"/>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右侧板块为网络图形组件的属性编辑板块，用于配置或编辑网络设备的设备名称、IP、网关、虚拟IP、端口号、位置、备注等属性信息。</w:t>
      </w:r>
    </w:p>
    <w:p w14:paraId="50F5291D">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lang w:val="en-US" w:eastAsia="zh-CN"/>
        </w:rPr>
      </w:pPr>
      <w:r>
        <w:rPr>
          <w:rFonts w:hint="eastAsia"/>
          <w:b/>
          <w:bCs/>
          <w:lang w:val="en-US" w:eastAsia="zh-CN"/>
        </w:rPr>
        <w:t>网络元件包括</w:t>
      </w:r>
      <w:r>
        <w:rPr>
          <w:rFonts w:hint="eastAsia"/>
          <w:lang w:val="en-US" w:eastAsia="zh-CN"/>
        </w:rPr>
        <w:t>：</w:t>
      </w:r>
    </w:p>
    <w:p w14:paraId="20D34C93">
      <w:pPr>
        <w:keepNext w:val="0"/>
        <w:keepLines w:val="0"/>
        <w:pageBreakBefore w:val="0"/>
        <w:widowControl w:val="0"/>
        <w:numPr>
          <w:ilvl w:val="0"/>
          <w:numId w:val="57"/>
        </w:numPr>
        <w:kinsoku/>
        <w:wordWrap/>
        <w:overflowPunct/>
        <w:topLinePunct w:val="0"/>
        <w:autoSpaceDE/>
        <w:autoSpaceDN/>
        <w:bidi w:val="0"/>
        <w:adjustRightInd/>
        <w:snapToGrid/>
        <w:spacing w:line="288" w:lineRule="auto"/>
        <w:jc w:val="both"/>
        <w:textAlignment w:val="auto"/>
        <w:rPr>
          <w:rFonts w:hint="eastAsia"/>
          <w:lang w:val="en-US" w:eastAsia="zh-CN"/>
        </w:rPr>
      </w:pPr>
      <w:r>
        <w:rPr>
          <w:rFonts w:hint="eastAsia"/>
          <w:lang w:val="en-US" w:eastAsia="zh-CN"/>
        </w:rPr>
        <w:t>核心网络设备：路由器、核心交换机、汇聚交换机、接入交换机、防火墙、负载均衡器、无线控制器</w:t>
      </w:r>
    </w:p>
    <w:p w14:paraId="214BD370">
      <w:pPr>
        <w:keepNext w:val="0"/>
        <w:keepLines w:val="0"/>
        <w:pageBreakBefore w:val="0"/>
        <w:widowControl w:val="0"/>
        <w:numPr>
          <w:ilvl w:val="0"/>
          <w:numId w:val="57"/>
        </w:numPr>
        <w:kinsoku/>
        <w:wordWrap/>
        <w:overflowPunct/>
        <w:topLinePunct w:val="0"/>
        <w:autoSpaceDE/>
        <w:autoSpaceDN/>
        <w:bidi w:val="0"/>
        <w:adjustRightInd/>
        <w:snapToGrid/>
        <w:spacing w:line="288" w:lineRule="auto"/>
        <w:jc w:val="both"/>
        <w:textAlignment w:val="auto"/>
        <w:rPr>
          <w:rFonts w:hint="default"/>
          <w:lang w:val="en-US" w:eastAsia="zh-CN"/>
        </w:rPr>
      </w:pPr>
      <w:r>
        <w:rPr>
          <w:rFonts w:hint="eastAsia"/>
          <w:lang w:val="en-US" w:eastAsia="zh-CN"/>
        </w:rPr>
        <w:t>终端与服务设备：个人电脑、服务器、工作站、FSU、摄像头、NVR（网络视频录像机）</w:t>
      </w:r>
    </w:p>
    <w:p w14:paraId="06199CF3">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lang w:val="en-US" w:eastAsia="zh-CN"/>
        </w:rPr>
      </w:pPr>
      <w:r>
        <w:rPr>
          <w:rFonts w:hint="eastAsia"/>
          <w:lang w:val="en-US" w:eastAsia="zh-CN"/>
        </w:rPr>
        <w:t>3、通用网络元件图标。</w:t>
      </w:r>
    </w:p>
    <w:p w14:paraId="6849F91E">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lang w:val="en-US" w:eastAsia="zh-CN"/>
        </w:rPr>
      </w:pPr>
    </w:p>
    <w:p w14:paraId="75D7932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1.2网络图形组件</w:t>
      </w:r>
    </w:p>
    <w:p w14:paraId="61B4419F">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图形组件具备可拖拽属性，用户在左侧选择组件后，通过鼠标拖拽至中间画布进行拓扑绘制。</w:t>
      </w:r>
      <w:r>
        <w:commentReference w:id="8"/>
      </w:r>
    </w:p>
    <w:p w14:paraId="5DB4669B">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不同类型的网络设备图形具有明显区分，通过图标、颜色等视觉元素体现设备类型差异。</w:t>
      </w:r>
    </w:p>
    <w:p w14:paraId="1748FE9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1.3绘制画布</w:t>
      </w:r>
    </w:p>
    <w:p w14:paraId="3E2B4E15">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提供网格辅助线功能，帮助用户对齐设备，提升拓扑图布局的规范性和美观性。</w:t>
      </w:r>
    </w:p>
    <w:p w14:paraId="34BA3BA4">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支持画布缩放操作，用户可通过工具栏按钮或鼠标滚轮实现画布的放大和缩小，以便更清晰地查看细节或整体布局。</w:t>
      </w:r>
    </w:p>
    <w:p w14:paraId="598CCE03">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支持撤销功能，方便用户修正绘制过程中的操作失误。</w:t>
      </w:r>
    </w:p>
    <w:p w14:paraId="0221B82A">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highlight w:val="yellow"/>
          <w:lang w:val="en-US" w:eastAsia="zh-CN"/>
        </w:rPr>
        <w:t>站点和机房，支持容器化处理</w:t>
      </w:r>
      <w:r>
        <w:rPr>
          <w:rFonts w:hint="eastAsia"/>
          <w:lang w:val="en-US" w:eastAsia="zh-CN"/>
        </w:rPr>
        <w:t>。</w:t>
      </w:r>
    </w:p>
    <w:p w14:paraId="2DF6D18E">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站点层级时，下属机房可呈现机房整体，点击机房可展开其内网络设备关联关系。</w:t>
      </w:r>
    </w:p>
    <w:p w14:paraId="7AE09905">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区县层级显示站点之间的关联关系，呈现站点关联关系时，站点以整体图标形式呈现，图标附带站点名称及涉及连接的设备IP信息。点击站点或机房可展开查看具体设备关联关系。</w:t>
      </w:r>
    </w:p>
    <w:p w14:paraId="6FD2DBD7">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地市层级时，呈现跨区县的站点的关联关系网络及直接关联设备。</w:t>
      </w:r>
    </w:p>
    <w:p w14:paraId="52FCBC99">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省维度，呈现区公司和地市之间的网络设备连接关系，展开地市呈现具体的网络设备。</w:t>
      </w:r>
    </w:p>
    <w:p w14:paraId="032262F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1.4工具栏</w:t>
      </w:r>
    </w:p>
    <w:p w14:paraId="5449EE94">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包含选择工具、连接线工具、文本工具、放大工具、缩小工具、撤销工具、删除选中工具、对齐方式工具、分布方式工具等。</w:t>
      </w:r>
    </w:p>
    <w:p w14:paraId="51DE6E9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1.5属性编辑板块</w:t>
      </w:r>
    </w:p>
    <w:p w14:paraId="7A50BD9F">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当用户在画布上选中某个网络设备时，右侧属性编辑板块显示该设备的可编辑属性，用户可直接修改设备名称、IP等信息，修改后实时生效并更新画布上的设备显示信息。画布上默认只显示设备名称和IP两类信息。</w:t>
      </w:r>
    </w:p>
    <w:p w14:paraId="037731C2">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设备基础属性主要包括以下字段。若必填信息未填写完成，不允许保存。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3321"/>
        <w:gridCol w:w="3321"/>
      </w:tblGrid>
      <w:tr w14:paraId="637B8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shd w:val="clear" w:color="auto" w:fill="BEBEBE" w:themeFill="background1" w:themeFillShade="BF"/>
          </w:tcPr>
          <w:p w14:paraId="18FE99C6">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b/>
                <w:bCs/>
                <w:vertAlign w:val="baseline"/>
                <w:lang w:val="en-US" w:eastAsia="zh-CN"/>
              </w:rPr>
            </w:pPr>
            <w:r>
              <w:rPr>
                <w:rFonts w:hint="eastAsia"/>
                <w:b/>
                <w:bCs/>
                <w:vertAlign w:val="baseline"/>
                <w:lang w:val="en-US" w:eastAsia="zh-CN"/>
              </w:rPr>
              <w:t>字段</w:t>
            </w:r>
          </w:p>
        </w:tc>
        <w:tc>
          <w:tcPr>
            <w:tcW w:w="3321" w:type="dxa"/>
            <w:shd w:val="clear" w:color="auto" w:fill="BEBEBE" w:themeFill="background1" w:themeFillShade="BF"/>
          </w:tcPr>
          <w:p w14:paraId="4E13E987">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b/>
                <w:bCs/>
                <w:vertAlign w:val="baseline"/>
                <w:lang w:val="en-US" w:eastAsia="zh-CN"/>
              </w:rPr>
            </w:pPr>
            <w:r>
              <w:rPr>
                <w:rFonts w:hint="eastAsia"/>
                <w:b/>
                <w:bCs/>
                <w:vertAlign w:val="baseline"/>
                <w:lang w:val="en-US" w:eastAsia="zh-CN"/>
              </w:rPr>
              <w:t>约束</w:t>
            </w:r>
          </w:p>
        </w:tc>
        <w:tc>
          <w:tcPr>
            <w:tcW w:w="3321" w:type="dxa"/>
            <w:shd w:val="clear" w:color="auto" w:fill="BEBEBE" w:themeFill="background1" w:themeFillShade="BF"/>
          </w:tcPr>
          <w:p w14:paraId="6F9EE733">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b/>
                <w:bCs/>
                <w:vertAlign w:val="baseline"/>
                <w:lang w:val="en-US" w:eastAsia="zh-CN"/>
              </w:rPr>
            </w:pPr>
            <w:r>
              <w:rPr>
                <w:rFonts w:hint="eastAsia"/>
                <w:b/>
                <w:bCs/>
                <w:vertAlign w:val="baseline"/>
                <w:lang w:val="en-US" w:eastAsia="zh-CN"/>
              </w:rPr>
              <w:t>说明</w:t>
            </w:r>
          </w:p>
        </w:tc>
      </w:tr>
      <w:tr w14:paraId="6F4E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48B1AD78">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设备名称</w:t>
            </w:r>
            <w:bookmarkStart w:id="37" w:name="OLE_LINK6"/>
            <w:r>
              <w:rPr>
                <w:rFonts w:hint="eastAsia"/>
                <w:color w:val="FF0000"/>
                <w:highlight w:val="none"/>
                <w:vertAlign w:val="baseline"/>
                <w:lang w:val="en-US" w:eastAsia="zh-CN"/>
              </w:rPr>
              <w:t>*</w:t>
            </w:r>
            <w:bookmarkEnd w:id="37"/>
          </w:p>
        </w:tc>
        <w:tc>
          <w:tcPr>
            <w:tcW w:w="3321" w:type="dxa"/>
          </w:tcPr>
          <w:p w14:paraId="66E1B4FD">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必填</w:t>
            </w:r>
          </w:p>
        </w:tc>
        <w:tc>
          <w:tcPr>
            <w:tcW w:w="3321" w:type="dxa"/>
          </w:tcPr>
          <w:p w14:paraId="2D3908CB">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vertAlign w:val="baseline"/>
                <w:lang w:val="en-US" w:eastAsia="zh-CN"/>
              </w:rPr>
            </w:pPr>
            <w:r>
              <w:rPr>
                <w:rFonts w:hint="eastAsia"/>
                <w:vertAlign w:val="baseline"/>
                <w:lang w:val="en-US" w:eastAsia="zh-CN"/>
              </w:rPr>
              <w:t>手动输入。若网络设备类型为FSU和摄像头，则只能通过自动关联IP库选择填充。IP库不存在的，得先补充IP库</w:t>
            </w:r>
          </w:p>
        </w:tc>
      </w:tr>
      <w:tr w14:paraId="4C7B6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016204E">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IP地址</w:t>
            </w:r>
            <w:r>
              <w:rPr>
                <w:rFonts w:hint="eastAsia"/>
                <w:color w:val="FF0000"/>
                <w:highlight w:val="none"/>
                <w:vertAlign w:val="baseline"/>
                <w:lang w:val="en-US" w:eastAsia="zh-CN"/>
              </w:rPr>
              <w:t>*</w:t>
            </w:r>
          </w:p>
        </w:tc>
        <w:tc>
          <w:tcPr>
            <w:tcW w:w="3321" w:type="dxa"/>
          </w:tcPr>
          <w:p w14:paraId="59B2CB1E">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必填，FSU和摄像头自动关联</w:t>
            </w:r>
          </w:p>
        </w:tc>
        <w:tc>
          <w:tcPr>
            <w:tcW w:w="3321" w:type="dxa"/>
          </w:tcPr>
          <w:p w14:paraId="2B0D27AA">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手动输入，校验是否</w:t>
            </w:r>
            <w:bookmarkStart w:id="38" w:name="OLE_LINK8"/>
            <w:r>
              <w:rPr>
                <w:rFonts w:hint="eastAsia"/>
                <w:vertAlign w:val="baseline"/>
                <w:lang w:val="en-US" w:eastAsia="zh-CN"/>
              </w:rPr>
              <w:t>符合IPv4的规则</w:t>
            </w:r>
            <w:bookmarkEnd w:id="38"/>
            <w:r>
              <w:rPr>
                <w:rFonts w:hint="eastAsia"/>
                <w:vertAlign w:val="baseline"/>
                <w:lang w:val="en-US" w:eastAsia="zh-CN"/>
              </w:rPr>
              <w:t>。若网络设备类型为FSU和摄像头，则只能通过自动关联IP库选择填充。IP库不存在的，得先补充IP库</w:t>
            </w:r>
            <w:ins w:id="1850" w:author="zhoujiansheng" w:date="2025-10-11T11:14:35Z">
              <w:r>
                <w:rPr>
                  <w:rFonts w:hint="eastAsia"/>
                  <w:vertAlign w:val="baseline"/>
                  <w:lang w:val="en-US" w:eastAsia="zh-CN"/>
                </w:rPr>
                <w:t>。</w:t>
              </w:r>
            </w:ins>
            <w:ins w:id="1851" w:author="zhoujiansheng" w:date="2025-10-11T11:14:57Z">
              <w:r>
                <w:rPr>
                  <w:rFonts w:hint="eastAsia"/>
                  <w:vertAlign w:val="baseline"/>
                  <w:lang w:val="en-US" w:eastAsia="zh-CN"/>
                </w:rPr>
                <w:t>保存</w:t>
              </w:r>
            </w:ins>
            <w:ins w:id="1852" w:author="zhoujiansheng" w:date="2025-10-11T11:14:58Z">
              <w:r>
                <w:rPr>
                  <w:rFonts w:hint="eastAsia"/>
                  <w:vertAlign w:val="baseline"/>
                  <w:lang w:val="en-US" w:eastAsia="zh-CN"/>
                </w:rPr>
                <w:t>时</w:t>
              </w:r>
            </w:ins>
            <w:ins w:id="1853" w:author="zhoujiansheng" w:date="2025-10-11T11:15:00Z">
              <w:r>
                <w:rPr>
                  <w:rFonts w:hint="eastAsia"/>
                  <w:vertAlign w:val="baseline"/>
                  <w:lang w:val="en-US" w:eastAsia="zh-CN"/>
                </w:rPr>
                <w:t>校验</w:t>
              </w:r>
            </w:ins>
            <w:ins w:id="1854" w:author="zhoujiansheng" w:date="2025-10-11T11:15:01Z">
              <w:r>
                <w:rPr>
                  <w:rFonts w:hint="eastAsia"/>
                  <w:vertAlign w:val="baseline"/>
                  <w:lang w:val="en-US" w:eastAsia="zh-CN"/>
                </w:rPr>
                <w:t>IP</w:t>
              </w:r>
            </w:ins>
            <w:ins w:id="1855" w:author="zhoujiansheng" w:date="2025-10-11T11:15:03Z">
              <w:r>
                <w:rPr>
                  <w:rFonts w:hint="eastAsia"/>
                  <w:vertAlign w:val="baseline"/>
                  <w:lang w:val="en-US" w:eastAsia="zh-CN"/>
                </w:rPr>
                <w:t>是否</w:t>
              </w:r>
            </w:ins>
            <w:ins w:id="1856" w:author="zhoujiansheng" w:date="2025-10-11T11:15:04Z">
              <w:r>
                <w:rPr>
                  <w:rFonts w:hint="eastAsia"/>
                  <w:vertAlign w:val="baseline"/>
                  <w:lang w:val="en-US" w:eastAsia="zh-CN"/>
                </w:rPr>
                <w:t>全局</w:t>
              </w:r>
            </w:ins>
            <w:ins w:id="1857" w:author="zhoujiansheng" w:date="2025-10-11T11:15:05Z">
              <w:r>
                <w:rPr>
                  <w:rFonts w:hint="eastAsia"/>
                  <w:vertAlign w:val="baseline"/>
                  <w:lang w:val="en-US" w:eastAsia="zh-CN"/>
                </w:rPr>
                <w:t>唯一</w:t>
              </w:r>
            </w:ins>
            <w:ins w:id="1858" w:author="zhoujiansheng" w:date="2025-10-11T11:15:06Z">
              <w:r>
                <w:rPr>
                  <w:rFonts w:hint="eastAsia"/>
                  <w:vertAlign w:val="baseline"/>
                  <w:lang w:val="en-US" w:eastAsia="zh-CN"/>
                </w:rPr>
                <w:t>，</w:t>
              </w:r>
            </w:ins>
            <w:ins w:id="1859" w:author="zhoujiansheng" w:date="2025-10-11T11:15:09Z">
              <w:r>
                <w:rPr>
                  <w:rFonts w:hint="eastAsia"/>
                  <w:vertAlign w:val="baseline"/>
                  <w:lang w:val="en-US" w:eastAsia="zh-CN"/>
                </w:rPr>
                <w:t>若</w:t>
              </w:r>
            </w:ins>
            <w:ins w:id="1860" w:author="zhoujiansheng" w:date="2025-10-11T11:15:13Z">
              <w:r>
                <w:rPr>
                  <w:rFonts w:hint="eastAsia"/>
                  <w:vertAlign w:val="baseline"/>
                  <w:lang w:val="en-US" w:eastAsia="zh-CN"/>
                </w:rPr>
                <w:t>不唯一，</w:t>
              </w:r>
            </w:ins>
            <w:ins w:id="1861" w:author="zhoujiansheng" w:date="2025-10-11T11:15:14Z">
              <w:r>
                <w:rPr>
                  <w:rFonts w:hint="eastAsia"/>
                  <w:vertAlign w:val="baseline"/>
                  <w:lang w:val="en-US" w:eastAsia="zh-CN"/>
                </w:rPr>
                <w:t>提示</w:t>
              </w:r>
            </w:ins>
            <w:ins w:id="1862" w:author="zhoujiansheng" w:date="2025-10-11T11:15:23Z">
              <w:r>
                <w:rPr>
                  <w:rFonts w:hint="eastAsia"/>
                  <w:vertAlign w:val="baseline"/>
                  <w:lang w:val="en-US" w:eastAsia="zh-CN"/>
                </w:rPr>
                <w:t>与</w:t>
              </w:r>
            </w:ins>
            <w:ins w:id="1863" w:author="zhoujiansheng" w:date="2025-10-11T11:15:28Z">
              <w:r>
                <w:rPr>
                  <w:rFonts w:hint="eastAsia"/>
                  <w:vertAlign w:val="baseline"/>
                  <w:lang w:val="en-US" w:eastAsia="zh-CN"/>
                </w:rPr>
                <w:t>当前</w:t>
              </w:r>
            </w:ins>
            <w:ins w:id="1864" w:author="zhoujiansheng" w:date="2025-10-11T11:15:29Z">
              <w:r>
                <w:rPr>
                  <w:rFonts w:hint="eastAsia"/>
                  <w:vertAlign w:val="baseline"/>
                  <w:lang w:val="en-US" w:eastAsia="zh-CN"/>
                </w:rPr>
                <w:t>I</w:t>
              </w:r>
            </w:ins>
            <w:ins w:id="1865" w:author="zhoujiansheng" w:date="2025-10-11T11:15:31Z">
              <w:r>
                <w:rPr>
                  <w:rFonts w:hint="eastAsia"/>
                  <w:vertAlign w:val="baseline"/>
                  <w:lang w:val="en-US" w:eastAsia="zh-CN"/>
                </w:rPr>
                <w:t>P</w:t>
              </w:r>
            </w:ins>
            <w:ins w:id="1866" w:author="zhoujiansheng" w:date="2025-10-11T11:15:33Z">
              <w:r>
                <w:rPr>
                  <w:rFonts w:hint="eastAsia"/>
                  <w:vertAlign w:val="baseline"/>
                  <w:lang w:val="en-US" w:eastAsia="zh-CN"/>
                </w:rPr>
                <w:t>重复的</w:t>
              </w:r>
            </w:ins>
            <w:ins w:id="1867" w:author="zhoujiansheng" w:date="2025-10-11T11:15:35Z">
              <w:r>
                <w:rPr>
                  <w:rFonts w:hint="eastAsia"/>
                  <w:vertAlign w:val="baseline"/>
                  <w:lang w:val="en-US" w:eastAsia="zh-CN"/>
                </w:rPr>
                <w:t>设备</w:t>
              </w:r>
            </w:ins>
            <w:ins w:id="1868" w:author="zhoujiansheng" w:date="2025-10-11T11:15:39Z">
              <w:r>
                <w:rPr>
                  <w:rFonts w:hint="eastAsia"/>
                  <w:vertAlign w:val="baseline"/>
                  <w:lang w:val="en-US" w:eastAsia="zh-CN"/>
                </w:rPr>
                <w:t>所在</w:t>
              </w:r>
            </w:ins>
            <w:ins w:id="1869" w:author="zhoujiansheng" w:date="2025-10-11T11:15:40Z">
              <w:r>
                <w:rPr>
                  <w:rFonts w:hint="eastAsia"/>
                  <w:vertAlign w:val="baseline"/>
                  <w:lang w:val="en-US" w:eastAsia="zh-CN"/>
                </w:rPr>
                <w:t>机房</w:t>
              </w:r>
            </w:ins>
            <w:ins w:id="1870" w:author="zhoujiansheng" w:date="2025-10-11T11:15:43Z">
              <w:r>
                <w:rPr>
                  <w:rFonts w:hint="eastAsia"/>
                  <w:vertAlign w:val="baseline"/>
                  <w:lang w:val="en-US" w:eastAsia="zh-CN"/>
                </w:rPr>
                <w:t>及设备</w:t>
              </w:r>
            </w:ins>
            <w:ins w:id="1871" w:author="zhoujiansheng" w:date="2025-10-11T11:15:44Z">
              <w:r>
                <w:rPr>
                  <w:rFonts w:hint="eastAsia"/>
                  <w:vertAlign w:val="baseline"/>
                  <w:lang w:val="en-US" w:eastAsia="zh-CN"/>
                </w:rPr>
                <w:t>名称</w:t>
              </w:r>
            </w:ins>
            <w:ins w:id="1872" w:author="zhoujiansheng" w:date="2025-10-11T11:15:45Z">
              <w:r>
                <w:rPr>
                  <w:rFonts w:hint="eastAsia"/>
                  <w:vertAlign w:val="baseline"/>
                  <w:lang w:val="en-US" w:eastAsia="zh-CN"/>
                </w:rPr>
                <w:t>。</w:t>
              </w:r>
            </w:ins>
            <w:ins w:id="1873" w:author="zhoujiansheng" w:date="2025-10-11T11:16:12Z">
              <w:r>
                <w:rPr>
                  <w:rFonts w:hint="eastAsia"/>
                  <w:vertAlign w:val="baseline"/>
                  <w:lang w:val="en-US" w:eastAsia="zh-CN"/>
                </w:rPr>
                <w:t>IP</w:t>
              </w:r>
            </w:ins>
            <w:ins w:id="1874" w:author="zhoujiansheng" w:date="2025-10-11T11:16:14Z">
              <w:r>
                <w:rPr>
                  <w:rFonts w:hint="eastAsia"/>
                  <w:vertAlign w:val="baseline"/>
                  <w:lang w:val="en-US" w:eastAsia="zh-CN"/>
                </w:rPr>
                <w:t>不允许</w:t>
              </w:r>
            </w:ins>
            <w:ins w:id="1875" w:author="zhoujiansheng" w:date="2025-10-11T11:16:16Z">
              <w:r>
                <w:rPr>
                  <w:rFonts w:hint="eastAsia"/>
                  <w:vertAlign w:val="baseline"/>
                  <w:lang w:val="en-US" w:eastAsia="zh-CN"/>
                </w:rPr>
                <w:t>重复。</w:t>
              </w:r>
            </w:ins>
          </w:p>
        </w:tc>
      </w:tr>
      <w:tr w14:paraId="64B54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top"/>
          </w:tcPr>
          <w:p w14:paraId="738BEA3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MAC地址</w:t>
            </w:r>
            <w:r>
              <w:rPr>
                <w:rFonts w:hint="eastAsia"/>
                <w:color w:val="FF0000"/>
                <w:highlight w:val="none"/>
                <w:vertAlign w:val="baseline"/>
                <w:lang w:val="en-US" w:eastAsia="zh-CN"/>
              </w:rPr>
              <w:t>*</w:t>
            </w:r>
          </w:p>
        </w:tc>
        <w:tc>
          <w:tcPr>
            <w:tcW w:w="3321" w:type="dxa"/>
            <w:vAlign w:val="top"/>
          </w:tcPr>
          <w:p w14:paraId="4C1B368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必填</w:t>
            </w:r>
          </w:p>
        </w:tc>
        <w:tc>
          <w:tcPr>
            <w:tcW w:w="3321" w:type="dxa"/>
          </w:tcPr>
          <w:p w14:paraId="36B45C06">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14:paraId="4A2F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top"/>
          </w:tcPr>
          <w:p w14:paraId="5F0D5DA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设备型号</w:t>
            </w:r>
            <w:r>
              <w:rPr>
                <w:rFonts w:hint="eastAsia"/>
                <w:color w:val="FF0000"/>
                <w:highlight w:val="none"/>
                <w:vertAlign w:val="baseline"/>
                <w:lang w:val="en-US" w:eastAsia="zh-CN"/>
              </w:rPr>
              <w:t>*</w:t>
            </w:r>
          </w:p>
        </w:tc>
        <w:tc>
          <w:tcPr>
            <w:tcW w:w="3321" w:type="dxa"/>
            <w:vAlign w:val="top"/>
          </w:tcPr>
          <w:p w14:paraId="37246A3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必填</w:t>
            </w:r>
          </w:p>
        </w:tc>
        <w:tc>
          <w:tcPr>
            <w:tcW w:w="3321" w:type="dxa"/>
          </w:tcPr>
          <w:p w14:paraId="09666DEC">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14:paraId="66C0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4A3579DF">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0"/>
                <w:highlight w:val="none"/>
                <w:vertAlign w:val="baseline"/>
                <w:lang w:val="en-US" w:eastAsia="zh-CN" w:bidi="ar-SA"/>
              </w:rPr>
            </w:pPr>
            <w:r>
              <w:rPr>
                <w:rFonts w:hint="eastAsia"/>
                <w:sz w:val="21"/>
                <w:szCs w:val="21"/>
                <w:highlight w:val="none"/>
                <w:vertAlign w:val="baseline"/>
                <w:lang w:val="en-US" w:eastAsia="zh-CN"/>
              </w:rPr>
              <w:t>上游网络设备</w:t>
            </w:r>
          </w:p>
        </w:tc>
        <w:tc>
          <w:tcPr>
            <w:tcW w:w="3321" w:type="dxa"/>
            <w:vAlign w:val="top"/>
          </w:tcPr>
          <w:p w14:paraId="0577063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Calibri" w:hAnsi="Calibri" w:eastAsia="宋体" w:cs="Times New Roman"/>
                <w:kern w:val="2"/>
                <w:sz w:val="22"/>
                <w:szCs w:val="22"/>
                <w:vertAlign w:val="baseline"/>
                <w:lang w:val="en-US" w:eastAsia="zh-CN" w:bidi="ar-SA"/>
              </w:rPr>
            </w:pPr>
            <w:r>
              <w:rPr>
                <w:rFonts w:hint="eastAsia" w:cs="Times New Roman"/>
                <w:kern w:val="2"/>
                <w:sz w:val="22"/>
                <w:szCs w:val="22"/>
                <w:vertAlign w:val="baseline"/>
                <w:lang w:val="en-US" w:eastAsia="zh-CN" w:bidi="ar-SA"/>
              </w:rPr>
              <w:t>条件必填</w:t>
            </w:r>
          </w:p>
        </w:tc>
        <w:tc>
          <w:tcPr>
            <w:tcW w:w="3321" w:type="dxa"/>
            <w:vAlign w:val="top"/>
          </w:tcPr>
          <w:p w14:paraId="60C9C0B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cs="Times New Roman"/>
                <w:kern w:val="2"/>
                <w:sz w:val="22"/>
                <w:szCs w:val="22"/>
                <w:vertAlign w:val="baseline"/>
                <w:lang w:val="en-US" w:eastAsia="zh-CN" w:bidi="ar-SA"/>
              </w:rPr>
              <w:t>服务器非必填，其他类型设备必填</w:t>
            </w:r>
          </w:p>
        </w:tc>
      </w:tr>
      <w:tr w14:paraId="6307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14FDDA8B">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0"/>
                <w:highlight w:val="none"/>
                <w:vertAlign w:val="baseline"/>
                <w:lang w:val="en-US" w:eastAsia="zh-CN" w:bidi="ar-SA"/>
              </w:rPr>
            </w:pPr>
            <w:r>
              <w:rPr>
                <w:rFonts w:hint="eastAsia"/>
                <w:sz w:val="21"/>
                <w:szCs w:val="21"/>
                <w:highlight w:val="none"/>
                <w:vertAlign w:val="baseline"/>
                <w:lang w:val="en-US" w:eastAsia="zh-CN"/>
              </w:rPr>
              <w:t>上游设备IP</w:t>
            </w:r>
          </w:p>
        </w:tc>
        <w:tc>
          <w:tcPr>
            <w:tcW w:w="3321" w:type="dxa"/>
            <w:vAlign w:val="top"/>
          </w:tcPr>
          <w:p w14:paraId="4E7412E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cs="Times New Roman"/>
                <w:kern w:val="2"/>
                <w:sz w:val="22"/>
                <w:szCs w:val="22"/>
                <w:vertAlign w:val="baseline"/>
                <w:lang w:val="en-US" w:eastAsia="zh-CN" w:bidi="ar-SA"/>
              </w:rPr>
              <w:t>条件必填</w:t>
            </w:r>
          </w:p>
        </w:tc>
        <w:tc>
          <w:tcPr>
            <w:tcW w:w="3321" w:type="dxa"/>
            <w:vAlign w:val="top"/>
          </w:tcPr>
          <w:p w14:paraId="2BF513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Calibri" w:hAnsi="Calibri" w:eastAsia="宋体" w:cs="Times New Roman"/>
                <w:kern w:val="2"/>
                <w:sz w:val="22"/>
                <w:szCs w:val="22"/>
                <w:vertAlign w:val="baseline"/>
                <w:lang w:val="en-US" w:eastAsia="zh-CN" w:bidi="ar-SA"/>
              </w:rPr>
            </w:pPr>
            <w:r>
              <w:rPr>
                <w:rFonts w:hint="eastAsia" w:cs="Times New Roman"/>
                <w:kern w:val="2"/>
                <w:sz w:val="22"/>
                <w:szCs w:val="22"/>
                <w:vertAlign w:val="baseline"/>
                <w:lang w:val="en-US" w:eastAsia="zh-CN" w:bidi="ar-SA"/>
              </w:rPr>
              <w:t>服务器非必填，其他类型设备必填。若上游连线设备IP与填写IP不一致，拓扑图中的连线需要有颜色提示。若当前设备IP与上游IP跨站点，自动生成连接线。</w:t>
            </w:r>
          </w:p>
        </w:tc>
      </w:tr>
      <w:tr w14:paraId="715C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6B74FF7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IPv6地址</w:t>
            </w:r>
          </w:p>
        </w:tc>
        <w:tc>
          <w:tcPr>
            <w:tcW w:w="3321" w:type="dxa"/>
          </w:tcPr>
          <w:p w14:paraId="710EBAD7">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非必填</w:t>
            </w:r>
          </w:p>
        </w:tc>
        <w:tc>
          <w:tcPr>
            <w:tcW w:w="3321" w:type="dxa"/>
          </w:tcPr>
          <w:p w14:paraId="3232C53E">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手动输入，校验是否符合IPv6的规则.</w:t>
            </w:r>
          </w:p>
        </w:tc>
      </w:tr>
      <w:tr w14:paraId="428B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236DA0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网关</w:t>
            </w:r>
          </w:p>
        </w:tc>
        <w:tc>
          <w:tcPr>
            <w:tcW w:w="3321" w:type="dxa"/>
          </w:tcPr>
          <w:p w14:paraId="0B4CCCFE">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非必填</w:t>
            </w:r>
          </w:p>
        </w:tc>
        <w:tc>
          <w:tcPr>
            <w:tcW w:w="3321" w:type="dxa"/>
          </w:tcPr>
          <w:p w14:paraId="1EA240D0">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14:paraId="3DC7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57F490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虚拟IP</w:t>
            </w:r>
          </w:p>
        </w:tc>
        <w:tc>
          <w:tcPr>
            <w:tcW w:w="3321" w:type="dxa"/>
          </w:tcPr>
          <w:p w14:paraId="38284CD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非必填</w:t>
            </w:r>
          </w:p>
        </w:tc>
        <w:tc>
          <w:tcPr>
            <w:tcW w:w="3321" w:type="dxa"/>
          </w:tcPr>
          <w:p w14:paraId="7786DBD6">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14:paraId="2E1F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67B607CD">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端口号</w:t>
            </w:r>
          </w:p>
        </w:tc>
        <w:tc>
          <w:tcPr>
            <w:tcW w:w="3321" w:type="dxa"/>
          </w:tcPr>
          <w:p w14:paraId="3352E82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非必填</w:t>
            </w:r>
          </w:p>
        </w:tc>
        <w:tc>
          <w:tcPr>
            <w:tcW w:w="3321" w:type="dxa"/>
          </w:tcPr>
          <w:p w14:paraId="35393D29">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14:paraId="5E1F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0FE61708">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0"/>
                <w:highlight w:val="none"/>
                <w:vertAlign w:val="baseline"/>
                <w:lang w:val="en-US" w:eastAsia="zh-CN" w:bidi="ar-SA"/>
              </w:rPr>
            </w:pPr>
            <w:r>
              <w:rPr>
                <w:rFonts w:hint="eastAsia"/>
                <w:sz w:val="21"/>
                <w:szCs w:val="21"/>
                <w:highlight w:val="none"/>
                <w:vertAlign w:val="baseline"/>
                <w:lang w:val="en-US" w:eastAsia="zh-CN"/>
              </w:rPr>
              <w:t>所属专业</w:t>
            </w:r>
            <w:r>
              <w:rPr>
                <w:rFonts w:hint="eastAsia"/>
                <w:color w:val="FF0000"/>
                <w:highlight w:val="none"/>
                <w:vertAlign w:val="baseline"/>
                <w:lang w:val="en-US" w:eastAsia="zh-CN"/>
              </w:rPr>
              <w:t>*</w:t>
            </w:r>
          </w:p>
        </w:tc>
        <w:tc>
          <w:tcPr>
            <w:tcW w:w="3321" w:type="dxa"/>
            <w:vAlign w:val="top"/>
          </w:tcPr>
          <w:p w14:paraId="501E5EB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必填</w:t>
            </w:r>
          </w:p>
        </w:tc>
        <w:tc>
          <w:tcPr>
            <w:tcW w:w="3321" w:type="dxa"/>
            <w:vAlign w:val="top"/>
          </w:tcPr>
          <w:p w14:paraId="629D3DA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所属专业为动力的时候，必填字段必填。当为其他的时候，必填字段仅为：设备名称/站点名称/机房名称。</w:t>
            </w:r>
          </w:p>
        </w:tc>
      </w:tr>
      <w:tr w14:paraId="7177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3A896D5E">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0"/>
                <w:highlight w:val="none"/>
                <w:vertAlign w:val="baseline"/>
                <w:lang w:val="en-US" w:eastAsia="zh-CN" w:bidi="ar-SA"/>
              </w:rPr>
            </w:pPr>
            <w:r>
              <w:rPr>
                <w:rFonts w:hint="eastAsia"/>
                <w:sz w:val="21"/>
                <w:szCs w:val="21"/>
                <w:highlight w:val="none"/>
                <w:vertAlign w:val="baseline"/>
                <w:lang w:val="en-US" w:eastAsia="zh-CN"/>
              </w:rPr>
              <w:t>设备厂家</w:t>
            </w:r>
            <w:r>
              <w:rPr>
                <w:rFonts w:hint="eastAsia"/>
                <w:color w:val="FF0000"/>
                <w:highlight w:val="none"/>
                <w:vertAlign w:val="baseline"/>
                <w:lang w:val="en-US" w:eastAsia="zh-CN"/>
              </w:rPr>
              <w:t>*</w:t>
            </w:r>
          </w:p>
        </w:tc>
        <w:tc>
          <w:tcPr>
            <w:tcW w:w="3321" w:type="dxa"/>
            <w:vAlign w:val="top"/>
          </w:tcPr>
          <w:p w14:paraId="51184E6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必填</w:t>
            </w:r>
          </w:p>
        </w:tc>
        <w:tc>
          <w:tcPr>
            <w:tcW w:w="3321" w:type="dxa"/>
            <w:vAlign w:val="top"/>
          </w:tcPr>
          <w:p w14:paraId="6ED99F4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default" w:ascii="Calibri" w:hAnsi="Calibri" w:eastAsia="宋体" w:cs="Times New Roman"/>
                <w:kern w:val="2"/>
                <w:sz w:val="22"/>
                <w:szCs w:val="22"/>
                <w:vertAlign w:val="baseline"/>
                <w:lang w:val="en-US" w:eastAsia="zh-CN" w:bidi="ar-SA"/>
              </w:rPr>
            </w:pPr>
            <w:r>
              <w:rPr>
                <w:rFonts w:hint="eastAsia" w:cs="Times New Roman"/>
                <w:kern w:val="2"/>
                <w:sz w:val="22"/>
                <w:szCs w:val="22"/>
                <w:vertAlign w:val="baseline"/>
                <w:lang w:val="en-US" w:eastAsia="zh-CN" w:bidi="ar-SA"/>
              </w:rPr>
              <w:t>手动输入</w:t>
            </w:r>
          </w:p>
        </w:tc>
      </w:tr>
      <w:tr w14:paraId="5F3E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top"/>
          </w:tcPr>
          <w:p w14:paraId="0078F25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highlight w:val="none"/>
                <w:vertAlign w:val="baseline"/>
                <w:lang w:val="en-US" w:eastAsia="zh-CN" w:bidi="ar-SA"/>
              </w:rPr>
            </w:pPr>
            <w:r>
              <w:rPr>
                <w:rFonts w:hint="eastAsia"/>
                <w:highlight w:val="none"/>
                <w:vertAlign w:val="baseline"/>
                <w:lang w:val="en-US" w:eastAsia="zh-CN"/>
              </w:rPr>
              <w:t>站点名称</w:t>
            </w:r>
          </w:p>
        </w:tc>
        <w:tc>
          <w:tcPr>
            <w:tcW w:w="3321" w:type="dxa"/>
            <w:vAlign w:val="top"/>
          </w:tcPr>
          <w:p w14:paraId="0BC6235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自动关联</w:t>
            </w:r>
          </w:p>
        </w:tc>
        <w:tc>
          <w:tcPr>
            <w:tcW w:w="3321" w:type="dxa"/>
            <w:vAlign w:val="top"/>
          </w:tcPr>
          <w:p w14:paraId="1DCC52A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自动关联</w:t>
            </w:r>
          </w:p>
        </w:tc>
      </w:tr>
      <w:tr w14:paraId="0857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5B71894C">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kern w:val="2"/>
                <w:sz w:val="21"/>
                <w:szCs w:val="20"/>
                <w:highlight w:val="none"/>
                <w:vertAlign w:val="baseline"/>
                <w:lang w:val="en-US" w:eastAsia="zh-CN" w:bidi="ar-SA"/>
              </w:rPr>
            </w:pPr>
            <w:r>
              <w:rPr>
                <w:rFonts w:hint="eastAsia"/>
                <w:sz w:val="21"/>
                <w:szCs w:val="21"/>
                <w:highlight w:val="none"/>
                <w:vertAlign w:val="baseline"/>
                <w:lang w:val="en-US" w:eastAsia="zh-CN"/>
              </w:rPr>
              <w:t>机房名称</w:t>
            </w:r>
          </w:p>
        </w:tc>
        <w:tc>
          <w:tcPr>
            <w:tcW w:w="3321" w:type="dxa"/>
            <w:vAlign w:val="top"/>
          </w:tcPr>
          <w:p w14:paraId="5EA8345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自动关联</w:t>
            </w:r>
          </w:p>
        </w:tc>
        <w:tc>
          <w:tcPr>
            <w:tcW w:w="3321" w:type="dxa"/>
            <w:vAlign w:val="top"/>
          </w:tcPr>
          <w:p w14:paraId="517D6D4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自动关联</w:t>
            </w:r>
          </w:p>
        </w:tc>
      </w:tr>
      <w:tr w14:paraId="0FCF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24D13600">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highlight w:val="none"/>
                <w:vertAlign w:val="baseline"/>
                <w:lang w:val="en-US" w:eastAsia="zh-CN"/>
              </w:rPr>
            </w:pPr>
            <w:r>
              <w:rPr>
                <w:rFonts w:hint="eastAsia"/>
                <w:highlight w:val="none"/>
                <w:vertAlign w:val="baseline"/>
                <w:lang w:val="en-US" w:eastAsia="zh-CN"/>
              </w:rPr>
              <w:t>具体位置</w:t>
            </w:r>
          </w:p>
        </w:tc>
        <w:tc>
          <w:tcPr>
            <w:tcW w:w="3321" w:type="dxa"/>
          </w:tcPr>
          <w:p w14:paraId="5663D77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非必填</w:t>
            </w:r>
          </w:p>
        </w:tc>
        <w:tc>
          <w:tcPr>
            <w:tcW w:w="3321" w:type="dxa"/>
          </w:tcPr>
          <w:p w14:paraId="1B319424">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default"/>
                <w:vertAlign w:val="baseline"/>
                <w:lang w:val="en-US" w:eastAsia="zh-CN"/>
              </w:rPr>
            </w:pPr>
            <w:r>
              <w:rPr>
                <w:rFonts w:hint="eastAsia"/>
                <w:vertAlign w:val="baseline"/>
                <w:lang w:val="en-US" w:eastAsia="zh-CN"/>
              </w:rPr>
              <w:t>手动输入</w:t>
            </w:r>
          </w:p>
        </w:tc>
      </w:tr>
      <w:tr w14:paraId="4970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67E1591B">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0"/>
                <w:vertAlign w:val="baseline"/>
                <w:lang w:val="en-US" w:eastAsia="zh-CN" w:bidi="ar-SA"/>
              </w:rPr>
            </w:pPr>
            <w:r>
              <w:rPr>
                <w:rFonts w:hint="eastAsia"/>
                <w:sz w:val="21"/>
                <w:szCs w:val="21"/>
                <w:vertAlign w:val="baseline"/>
                <w:lang w:val="en-US" w:eastAsia="zh-CN"/>
              </w:rPr>
              <w:t>版本号</w:t>
            </w:r>
          </w:p>
        </w:tc>
        <w:tc>
          <w:tcPr>
            <w:tcW w:w="3321" w:type="dxa"/>
            <w:vAlign w:val="top"/>
          </w:tcPr>
          <w:p w14:paraId="5E0A259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非必填</w:t>
            </w:r>
          </w:p>
        </w:tc>
        <w:tc>
          <w:tcPr>
            <w:tcW w:w="3321" w:type="dxa"/>
          </w:tcPr>
          <w:p w14:paraId="0F73AB6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手动输入</w:t>
            </w:r>
          </w:p>
        </w:tc>
      </w:tr>
      <w:tr w14:paraId="27389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61771B08">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0"/>
                <w:vertAlign w:val="baseline"/>
                <w:lang w:val="en-US" w:eastAsia="zh-CN" w:bidi="ar-SA"/>
              </w:rPr>
            </w:pPr>
            <w:r>
              <w:rPr>
                <w:rFonts w:hint="eastAsia"/>
                <w:sz w:val="21"/>
                <w:szCs w:val="21"/>
                <w:vertAlign w:val="baseline"/>
                <w:lang w:val="en-US" w:eastAsia="zh-CN"/>
              </w:rPr>
              <w:t>序列号</w:t>
            </w:r>
          </w:p>
        </w:tc>
        <w:tc>
          <w:tcPr>
            <w:tcW w:w="3321" w:type="dxa"/>
            <w:vAlign w:val="top"/>
          </w:tcPr>
          <w:p w14:paraId="636BF09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非必填</w:t>
            </w:r>
          </w:p>
        </w:tc>
        <w:tc>
          <w:tcPr>
            <w:tcW w:w="3321" w:type="dxa"/>
          </w:tcPr>
          <w:p w14:paraId="68A7BD1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手动输入</w:t>
            </w:r>
          </w:p>
        </w:tc>
      </w:tr>
      <w:tr w14:paraId="58C9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center"/>
          </w:tcPr>
          <w:p w14:paraId="2B981665">
            <w:pPr>
              <w:pStyle w:val="16"/>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0"/>
                <w:vertAlign w:val="baseline"/>
                <w:lang w:val="en-US" w:eastAsia="zh-CN" w:bidi="ar-SA"/>
              </w:rPr>
            </w:pPr>
            <w:bookmarkStart w:id="39" w:name="OLE_LINK7" w:colFirst="1" w:colLast="1"/>
            <w:r>
              <w:rPr>
                <w:rFonts w:hint="eastAsia"/>
                <w:sz w:val="21"/>
                <w:szCs w:val="21"/>
                <w:vertAlign w:val="baseline"/>
                <w:lang w:val="en-US" w:eastAsia="zh-CN"/>
              </w:rPr>
              <w:t>端口数量</w:t>
            </w:r>
          </w:p>
        </w:tc>
        <w:tc>
          <w:tcPr>
            <w:tcW w:w="3321" w:type="dxa"/>
            <w:vAlign w:val="top"/>
          </w:tcPr>
          <w:p w14:paraId="7D3EEA8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both"/>
              <w:textAlignment w:val="auto"/>
              <w:rPr>
                <w:rFonts w:hint="eastAsia" w:ascii="Calibri" w:hAnsi="Calibri" w:eastAsia="宋体" w:cs="Times New Roman"/>
                <w:kern w:val="2"/>
                <w:sz w:val="22"/>
                <w:szCs w:val="22"/>
                <w:vertAlign w:val="baseline"/>
                <w:lang w:val="en-US" w:eastAsia="zh-CN" w:bidi="ar-SA"/>
              </w:rPr>
            </w:pPr>
            <w:r>
              <w:rPr>
                <w:rFonts w:hint="eastAsia"/>
                <w:vertAlign w:val="baseline"/>
                <w:lang w:val="en-US" w:eastAsia="zh-CN"/>
              </w:rPr>
              <w:t>非必填</w:t>
            </w:r>
          </w:p>
        </w:tc>
        <w:tc>
          <w:tcPr>
            <w:tcW w:w="3321" w:type="dxa"/>
          </w:tcPr>
          <w:p w14:paraId="6197DD9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0" w:firstLineChars="0"/>
              <w:jc w:val="both"/>
              <w:textAlignment w:val="auto"/>
              <w:rPr>
                <w:rFonts w:hint="eastAsia"/>
                <w:vertAlign w:val="baseline"/>
                <w:lang w:val="en-US" w:eastAsia="zh-CN"/>
              </w:rPr>
            </w:pPr>
            <w:r>
              <w:rPr>
                <w:rFonts w:hint="eastAsia"/>
                <w:vertAlign w:val="baseline"/>
                <w:lang w:val="en-US" w:eastAsia="zh-CN"/>
              </w:rPr>
              <w:t>手动输入</w:t>
            </w:r>
          </w:p>
        </w:tc>
      </w:tr>
      <w:bookmarkEnd w:id="39"/>
    </w:tbl>
    <w:p w14:paraId="6BF2BDFF">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lang w:val="en-US" w:eastAsia="zh-CN"/>
        </w:rPr>
      </w:pPr>
    </w:p>
    <w:p w14:paraId="257C5F73">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lang w:val="en-US" w:eastAsia="zh-CN"/>
        </w:rPr>
      </w:pPr>
    </w:p>
    <w:p w14:paraId="53B05409">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both"/>
        <w:textAlignment w:val="auto"/>
        <w:rPr>
          <w:rFonts w:hint="eastAsia"/>
          <w:lang w:val="en-US" w:eastAsia="zh-CN"/>
        </w:rPr>
      </w:pPr>
    </w:p>
    <w:p w14:paraId="722FD40F">
      <w:pPr>
        <w:widowControl w:val="0"/>
        <w:numPr>
          <w:ilvl w:val="0"/>
          <w:numId w:val="0"/>
        </w:numPr>
        <w:spacing w:line="288" w:lineRule="auto"/>
        <w:jc w:val="both"/>
        <w:rPr>
          <w:rFonts w:hint="eastAsia"/>
          <w:b/>
          <w:bCs/>
          <w:sz w:val="24"/>
          <w:szCs w:val="24"/>
          <w:lang w:val="en-US" w:eastAsia="zh-CN"/>
        </w:rPr>
      </w:pPr>
      <w:r>
        <w:rPr>
          <w:rFonts w:hint="eastAsia"/>
          <w:b/>
          <w:bCs/>
          <w:sz w:val="24"/>
          <w:szCs w:val="24"/>
          <w:lang w:val="en-US" w:eastAsia="zh-CN"/>
        </w:rPr>
        <w:t>2网络拓扑呈现页面</w:t>
      </w:r>
    </w:p>
    <w:p w14:paraId="6D1767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2.1页面布局</w:t>
      </w:r>
    </w:p>
    <w:p w14:paraId="452B92AC">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页面横向分为三个板块：左侧板块、中间板块和右侧板块。</w:t>
      </w:r>
    </w:p>
    <w:p w14:paraId="1459A9FA">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左侧显示空间树，同样按照省——地市——区县——站点——机房维度展开，用于快速定位不同区域的网络拓扑图。</w:t>
      </w:r>
    </w:p>
    <w:p w14:paraId="79CCB08B">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中间呈现对应空间层级已经绘制的网络拓扑图，拓扑图中的设备显示设备名称和IP信息，直观展示网络结构。</w:t>
      </w:r>
    </w:p>
    <w:p w14:paraId="6950F4B9">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右侧显示当前网络拓扑图中的网络设备信息，按网络设备类型进行分类，包括交换机、服务器、FSU、摄像头等；设备类型可展开，显示当前拓扑图中包含的全量网络设备，点击设备可查看设备的详情信息，包括设备名称、IP、网关、端口号、位置、备注等。</w:t>
      </w:r>
    </w:p>
    <w:p w14:paraId="061DB07B">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右侧设备信息板块和左侧空间树支持收起展开操作，用户可根据需求调整页面布局，获得更大的查看空间。</w:t>
      </w:r>
    </w:p>
    <w:p w14:paraId="01DCD06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2.2空间树功能</w:t>
      </w:r>
    </w:p>
    <w:p w14:paraId="22029710">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与绘制页面的空间树功能类似，支持层级展开与收起，节点选中状态样式清晰，用户点击某个节点时，中间拓扑图区域自动加载并显示对应层级的网络拓扑图。</w:t>
      </w:r>
    </w:p>
    <w:p w14:paraId="3B0945C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2.3网络拓扑图展示</w:t>
      </w:r>
    </w:p>
    <w:p w14:paraId="218445E1">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拓扑图以清晰直观的方式展示设备之间的连接关系，连接线根据设备连接状态动态显示，点击设备，可高亮显示当前拓扑图中，该设备的完整上游链路。</w:t>
      </w:r>
    </w:p>
    <w:p w14:paraId="3DB55026">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设备图标大小、颜色等样式与绘制时保持一致，方便用户识别。</w:t>
      </w:r>
    </w:p>
    <w:p w14:paraId="11F0006B">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分层级展示：</w:t>
      </w:r>
    </w:p>
    <w:p w14:paraId="6348A4EE">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站点层级时，下属机房可呈现机房整体，点击机房可展开其内网络设备关联关系。</w:t>
      </w:r>
    </w:p>
    <w:p w14:paraId="1C370721">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区县层级显示站点之间的关联关系，呈现站点关联关系时，站点以整体图标形式呈现，图标附带站点名称及涉及连接的设备IP信息。点击站点或机房可展开查看具体设备关联关系。</w:t>
      </w:r>
    </w:p>
    <w:p w14:paraId="758A403D">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地市层级时，呈现跨区县的站点的关联关系网络及直接关联设备。</w:t>
      </w:r>
    </w:p>
    <w:p w14:paraId="7205B923">
      <w:pPr>
        <w:keepNext w:val="0"/>
        <w:keepLines w:val="0"/>
        <w:pageBreakBefore w:val="0"/>
        <w:widowControl w:val="0"/>
        <w:numPr>
          <w:ilvl w:val="1"/>
          <w:numId w:val="58"/>
        </w:numPr>
        <w:kinsoku/>
        <w:wordWrap/>
        <w:overflowPunct/>
        <w:topLinePunct w:val="0"/>
        <w:autoSpaceDE/>
        <w:autoSpaceDN/>
        <w:bidi w:val="0"/>
        <w:adjustRightInd/>
        <w:snapToGrid/>
        <w:spacing w:line="288" w:lineRule="auto"/>
        <w:ind w:left="840" w:leftChars="0" w:hanging="420" w:firstLineChars="0"/>
        <w:jc w:val="both"/>
        <w:textAlignment w:val="auto"/>
        <w:rPr>
          <w:rFonts w:hint="eastAsia"/>
          <w:lang w:val="en-US" w:eastAsia="zh-CN"/>
        </w:rPr>
      </w:pPr>
      <w:r>
        <w:rPr>
          <w:rFonts w:hint="eastAsia"/>
          <w:lang w:val="en-US" w:eastAsia="zh-CN"/>
        </w:rPr>
        <w:t>省维度，呈现区公司和地市之间的网络设备连接关系，展开地市呈现具体的网络设备。</w:t>
      </w:r>
    </w:p>
    <w:p w14:paraId="39460F0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40" w:leftChars="200" w:firstLine="0"/>
        <w:jc w:val="both"/>
        <w:textAlignment w:val="auto"/>
        <w:rPr>
          <w:rFonts w:hint="eastAsia"/>
          <w:b/>
          <w:bCs/>
          <w:lang w:val="en-US" w:eastAsia="zh-CN"/>
        </w:rPr>
      </w:pPr>
      <w:r>
        <w:rPr>
          <w:rFonts w:hint="eastAsia"/>
          <w:b/>
          <w:bCs/>
          <w:lang w:val="en-US" w:eastAsia="zh-CN"/>
        </w:rPr>
        <w:t>2.4设备信息板块</w:t>
      </w:r>
    </w:p>
    <w:p w14:paraId="790F1CD2">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设备按类型分类展示，分类标题突出显示，用户可快速浏览不同类型设备的数量和概况。</w:t>
      </w:r>
    </w:p>
    <w:p w14:paraId="4E244772">
      <w:pPr>
        <w:keepNext w:val="0"/>
        <w:keepLines w:val="0"/>
        <w:pageBreakBefore w:val="0"/>
        <w:widowControl w:val="0"/>
        <w:numPr>
          <w:ilvl w:val="0"/>
          <w:numId w:val="58"/>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lang w:val="en-US" w:eastAsia="zh-CN"/>
        </w:rPr>
      </w:pPr>
      <w:r>
        <w:rPr>
          <w:rFonts w:hint="eastAsia"/>
          <w:lang w:val="en-US" w:eastAsia="zh-CN"/>
        </w:rPr>
        <w:t>点击设备名称，详细信息区域展示设备的完整属性信息，信息展示排版整齐，关键信息重点标注。</w:t>
      </w:r>
    </w:p>
    <w:p w14:paraId="7207F76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lang w:val="en-US" w:eastAsia="zh-CN"/>
        </w:rPr>
      </w:pPr>
    </w:p>
    <w:p w14:paraId="399A4505">
      <w:pPr>
        <w:widowControl w:val="0"/>
        <w:numPr>
          <w:ilvl w:val="0"/>
          <w:numId w:val="0"/>
        </w:numPr>
        <w:spacing w:line="288" w:lineRule="auto"/>
        <w:jc w:val="both"/>
        <w:rPr>
          <w:rFonts w:hint="eastAsia"/>
          <w:lang w:val="en-US" w:eastAsia="zh-CN"/>
        </w:rPr>
      </w:pPr>
    </w:p>
    <w:p w14:paraId="6471FD6B">
      <w:pPr>
        <w:widowControl w:val="0"/>
        <w:numPr>
          <w:ilvl w:val="0"/>
          <w:numId w:val="0"/>
        </w:numPr>
        <w:spacing w:line="288" w:lineRule="auto"/>
        <w:jc w:val="both"/>
        <w:rPr>
          <w:rFonts w:hint="eastAsia"/>
          <w:lang w:val="en-US" w:eastAsia="zh-CN"/>
        </w:rPr>
      </w:pPr>
    </w:p>
    <w:p w14:paraId="0F71D440">
      <w:pPr>
        <w:widowControl w:val="0"/>
        <w:numPr>
          <w:ilvl w:val="0"/>
          <w:numId w:val="0"/>
        </w:numPr>
        <w:spacing w:line="288" w:lineRule="auto"/>
        <w:jc w:val="both"/>
        <w:rPr>
          <w:rFonts w:hint="eastAsia"/>
          <w:lang w:val="en-US" w:eastAsia="zh-CN"/>
        </w:rPr>
      </w:pPr>
    </w:p>
    <w:p w14:paraId="7261D916">
      <w:pPr>
        <w:widowControl w:val="0"/>
        <w:numPr>
          <w:ilvl w:val="0"/>
          <w:numId w:val="0"/>
        </w:numPr>
        <w:spacing w:line="288" w:lineRule="auto"/>
        <w:jc w:val="both"/>
        <w:rPr>
          <w:rFonts w:hint="eastAsia"/>
          <w:lang w:val="en-US" w:eastAsia="zh-CN"/>
        </w:rPr>
      </w:pPr>
    </w:p>
    <w:p w14:paraId="79028221">
      <w:pPr>
        <w:widowControl w:val="0"/>
        <w:numPr>
          <w:ilvl w:val="0"/>
          <w:numId w:val="0"/>
        </w:numPr>
        <w:spacing w:line="288" w:lineRule="auto"/>
        <w:jc w:val="both"/>
        <w:rPr>
          <w:rFonts w:hint="eastAsia"/>
          <w:lang w:val="en-US" w:eastAsia="zh-CN"/>
        </w:rPr>
      </w:pPr>
    </w:p>
    <w:p w14:paraId="170E6B3B">
      <w:pPr>
        <w:rPr>
          <w:rFonts w:hint="eastAsia"/>
        </w:rPr>
      </w:pPr>
    </w:p>
    <w:p w14:paraId="4BA66947">
      <w:pPr>
        <w:rPr>
          <w:rFonts w:hint="eastAsia"/>
        </w:rPr>
      </w:pPr>
    </w:p>
    <w:p w14:paraId="026FBB63">
      <w:pPr>
        <w:pStyle w:val="5"/>
      </w:pPr>
      <w:bookmarkStart w:id="40" w:name="_Toc28941"/>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002指标管理</w:t>
      </w:r>
      <w:bookmarkEnd w:id="40"/>
    </w:p>
    <w:p w14:paraId="7A2FD13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：配置——空间与视图——视图</w:t>
      </w:r>
    </w:p>
    <w:p w14:paraId="0B886248">
      <w:pPr>
        <w:widowControl w:val="0"/>
        <w:numPr>
          <w:ilvl w:val="0"/>
          <w:numId w:val="0"/>
        </w:numPr>
        <w:jc w:val="left"/>
        <w:rPr>
          <w:rFonts w:hint="default"/>
          <w:lang w:val="en-US" w:eastAsia="zh-CN"/>
        </w:rPr>
      </w:pPr>
      <w:r>
        <w:rPr>
          <w:rFonts w:hint="eastAsia"/>
          <w:b/>
          <w:bCs/>
          <w:lang w:val="en-US" w:eastAsia="zh-CN"/>
        </w:rPr>
        <w:t>功能描述</w:t>
      </w:r>
      <w:r>
        <w:rPr>
          <w:rFonts w:hint="eastAsia"/>
          <w:lang w:val="en-US" w:eastAsia="zh-CN"/>
        </w:rPr>
        <w:t>：在当前中屏首页---首页视图，新增两个隐患相关的指标统计板块：隐患分布；隐患统计</w:t>
      </w:r>
    </w:p>
    <w:p w14:paraId="2BF92621">
      <w:pPr>
        <w:rPr>
          <w:rFonts w:hint="eastAsia"/>
        </w:rPr>
      </w:pPr>
      <w:r>
        <w:drawing>
          <wp:inline distT="0" distB="0" distL="114300" distR="114300">
            <wp:extent cx="6187440" cy="2888615"/>
            <wp:effectExtent l="0" t="0" r="0" b="698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37"/>
                    <a:stretch>
                      <a:fillRect/>
                    </a:stretch>
                  </pic:blipFill>
                  <pic:spPr>
                    <a:xfrm>
                      <a:off x="0" y="0"/>
                      <a:ext cx="6187440" cy="2888615"/>
                    </a:xfrm>
                    <a:prstGeom prst="rect">
                      <a:avLst/>
                    </a:prstGeom>
                    <a:noFill/>
                    <a:ln>
                      <a:noFill/>
                    </a:ln>
                  </pic:spPr>
                </pic:pic>
              </a:graphicData>
            </a:graphic>
          </wp:inline>
        </w:drawing>
      </w:r>
    </w:p>
    <w:p w14:paraId="7FB53C84">
      <w:pPr>
        <w:numPr>
          <w:ilvl w:val="0"/>
          <w:numId w:val="0"/>
        </w:numPr>
        <w:rPr>
          <w:rFonts w:hint="eastAsia"/>
          <w:lang w:val="en-US" w:eastAsia="zh-CN"/>
        </w:rPr>
      </w:pPr>
      <w:r>
        <w:rPr>
          <w:rFonts w:hint="eastAsia"/>
          <w:lang w:val="en-US" w:eastAsia="zh-CN"/>
        </w:rPr>
        <w:t>1、隐患分布</w:t>
      </w:r>
    </w:p>
    <w:p w14:paraId="756B100B">
      <w:pPr>
        <w:numPr>
          <w:ilvl w:val="0"/>
          <w:numId w:val="0"/>
        </w:numPr>
        <w:rPr>
          <w:rFonts w:hint="eastAsia"/>
          <w:lang w:val="en-US" w:eastAsia="zh-CN"/>
        </w:rPr>
      </w:pPr>
      <w:r>
        <w:rPr>
          <w:rFonts w:hint="eastAsia"/>
          <w:lang w:val="en-US" w:eastAsia="zh-CN"/>
        </w:rPr>
        <w:t>隐患分布，统计地市的实时隐患和历史隐患数量。板块右上角可切换板块显示的数据内容：活动/全量。默认显示活动隐患统计数据。</w:t>
      </w:r>
    </w:p>
    <w:p w14:paraId="5EDEBDBC">
      <w:pPr>
        <w:numPr>
          <w:ilvl w:val="0"/>
          <w:numId w:val="59"/>
        </w:numPr>
        <w:ind w:left="420" w:leftChars="0" w:hanging="420" w:firstLineChars="0"/>
        <w:rPr>
          <w:rFonts w:hint="eastAsia"/>
          <w:lang w:val="en-US" w:eastAsia="zh-CN"/>
        </w:rPr>
      </w:pPr>
      <w:r>
        <w:rPr>
          <w:rFonts w:hint="eastAsia"/>
          <w:lang w:val="en-US" w:eastAsia="zh-CN"/>
        </w:rPr>
        <w:t>活动隐患：统计当前各地市的活动隐患数量。（打开或刷新页面时自动拉取数据）</w:t>
      </w:r>
    </w:p>
    <w:p w14:paraId="52279EA6">
      <w:pPr>
        <w:numPr>
          <w:ilvl w:val="0"/>
          <w:numId w:val="59"/>
        </w:numPr>
        <w:ind w:left="420" w:leftChars="0" w:hanging="420" w:firstLineChars="0"/>
        <w:rPr>
          <w:rFonts w:hint="default"/>
          <w:lang w:val="en-US" w:eastAsia="zh-CN"/>
        </w:rPr>
      </w:pPr>
      <w:r>
        <w:rPr>
          <w:rFonts w:hint="eastAsia"/>
          <w:lang w:val="en-US" w:eastAsia="zh-CN"/>
        </w:rPr>
        <w:t>全量隐患：</w:t>
      </w:r>
      <w:ins w:id="1876" w:author="zhoujiansheng" w:date="2024-08-20T15:04:25Z">
        <w:r>
          <w:rPr>
            <w:rFonts w:hint="eastAsia"/>
            <w:lang w:val="en-US" w:eastAsia="zh-CN"/>
          </w:rPr>
          <w:t>按</w:t>
        </w:r>
      </w:ins>
      <w:ins w:id="1877" w:author="zhoujiansheng" w:date="2024-08-20T15:04:27Z">
        <w:r>
          <w:rPr>
            <w:rFonts w:hint="eastAsia"/>
            <w:lang w:val="en-US" w:eastAsia="zh-CN"/>
          </w:rPr>
          <w:t>自然</w:t>
        </w:r>
      </w:ins>
      <w:ins w:id="1878" w:author="zhoujiansheng" w:date="2024-08-20T15:04:28Z">
        <w:r>
          <w:rPr>
            <w:rFonts w:hint="eastAsia"/>
            <w:lang w:val="en-US" w:eastAsia="zh-CN"/>
          </w:rPr>
          <w:t>月</w:t>
        </w:r>
      </w:ins>
      <w:r>
        <w:rPr>
          <w:rFonts w:hint="eastAsia"/>
          <w:lang w:val="en-US" w:eastAsia="zh-CN"/>
        </w:rPr>
        <w:t>统计各地市已触发的隐患数量之和，包括活动隐患数量和已关闭的历史隐患数据。（打开或刷新页面时自动拉取数据）</w:t>
      </w:r>
    </w:p>
    <w:p w14:paraId="770DDAEB">
      <w:pPr>
        <w:numPr>
          <w:ilvl w:val="0"/>
          <w:numId w:val="0"/>
        </w:numPr>
        <w:ind w:leftChars="0"/>
        <w:rPr>
          <w:rFonts w:hint="default"/>
          <w:lang w:val="en-US" w:eastAsia="zh-CN"/>
        </w:rPr>
      </w:pPr>
      <w:r>
        <w:rPr>
          <w:rFonts w:hint="eastAsia"/>
          <w:lang w:val="en-US" w:eastAsia="zh-CN"/>
        </w:rPr>
        <w:t>统计数据展示形式参考下图。</w:t>
      </w:r>
    </w:p>
    <w:p w14:paraId="2A46CDCC">
      <w:pPr>
        <w:numPr>
          <w:ilvl w:val="0"/>
          <w:numId w:val="0"/>
        </w:numPr>
        <w:rPr>
          <w:rFonts w:hint="default"/>
          <w:lang w:val="en-US" w:eastAsia="zh-CN"/>
        </w:rPr>
      </w:pPr>
      <w:r>
        <w:drawing>
          <wp:inline distT="0" distB="0" distL="114300" distR="114300">
            <wp:extent cx="3390900" cy="2209165"/>
            <wp:effectExtent l="0" t="0" r="7620" b="63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38"/>
                    <a:stretch>
                      <a:fillRect/>
                    </a:stretch>
                  </pic:blipFill>
                  <pic:spPr>
                    <a:xfrm>
                      <a:off x="0" y="0"/>
                      <a:ext cx="3390900" cy="2209165"/>
                    </a:xfrm>
                    <a:prstGeom prst="rect">
                      <a:avLst/>
                    </a:prstGeom>
                    <a:noFill/>
                    <a:ln>
                      <a:noFill/>
                    </a:ln>
                  </pic:spPr>
                </pic:pic>
              </a:graphicData>
            </a:graphic>
          </wp:inline>
        </w:drawing>
      </w:r>
    </w:p>
    <w:p w14:paraId="2C8762C2">
      <w:pPr>
        <w:numPr>
          <w:ilvl w:val="0"/>
          <w:numId w:val="0"/>
        </w:numPr>
        <w:rPr>
          <w:rFonts w:hint="default"/>
          <w:lang w:val="en-US" w:eastAsia="zh-CN"/>
        </w:rPr>
      </w:pPr>
      <w:r>
        <w:rPr>
          <w:rFonts w:hint="eastAsia"/>
          <w:lang w:val="en-US" w:eastAsia="zh-CN"/>
        </w:rPr>
        <w:t>2、隐患统计</w:t>
      </w:r>
    </w:p>
    <w:p w14:paraId="2BEF5A31">
      <w:pPr>
        <w:numPr>
          <w:ilvl w:val="0"/>
          <w:numId w:val="0"/>
        </w:numPr>
        <w:rPr>
          <w:rFonts w:hint="eastAsia"/>
          <w:lang w:val="en-US" w:eastAsia="zh-CN"/>
        </w:rPr>
      </w:pPr>
      <w:r>
        <w:rPr>
          <w:rFonts w:hint="eastAsia"/>
          <w:lang w:val="en-US" w:eastAsia="zh-CN"/>
        </w:rPr>
        <w:t>统计不同等级的活动隐患数量。隐患等级共四类：一级隐患、二级隐患、三级隐患、四级隐患。（打开或刷新页面时自动拉取数据）。</w:t>
      </w:r>
    </w:p>
    <w:p w14:paraId="405D0689">
      <w:pPr>
        <w:numPr>
          <w:ilvl w:val="0"/>
          <w:numId w:val="0"/>
        </w:numPr>
        <w:rPr>
          <w:rFonts w:hint="default"/>
          <w:lang w:val="en-US" w:eastAsia="zh-CN"/>
        </w:rPr>
      </w:pPr>
      <w:r>
        <w:rPr>
          <w:rFonts w:hint="eastAsia"/>
          <w:lang w:val="en-US" w:eastAsia="zh-CN"/>
        </w:rPr>
        <w:t>统计数据展示形式参考下图。</w:t>
      </w:r>
    </w:p>
    <w:p w14:paraId="65E8F171">
      <w:pPr>
        <w:numPr>
          <w:ilvl w:val="0"/>
          <w:numId w:val="0"/>
        </w:numPr>
        <w:rPr>
          <w:rFonts w:hint="default"/>
          <w:lang w:val="en-US" w:eastAsia="zh-CN"/>
        </w:rPr>
      </w:pPr>
      <w:r>
        <w:drawing>
          <wp:inline distT="0" distB="0" distL="114300" distR="114300">
            <wp:extent cx="2345055" cy="2141855"/>
            <wp:effectExtent l="0" t="0" r="1905" b="698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39"/>
                    <a:stretch>
                      <a:fillRect/>
                    </a:stretch>
                  </pic:blipFill>
                  <pic:spPr>
                    <a:xfrm>
                      <a:off x="0" y="0"/>
                      <a:ext cx="2345055" cy="2141855"/>
                    </a:xfrm>
                    <a:prstGeom prst="rect">
                      <a:avLst/>
                    </a:prstGeom>
                    <a:noFill/>
                    <a:ln>
                      <a:noFill/>
                    </a:ln>
                  </pic:spPr>
                </pic:pic>
              </a:graphicData>
            </a:graphic>
          </wp:inline>
        </w:drawing>
      </w:r>
    </w:p>
    <w:p w14:paraId="73F04E64">
      <w:pPr>
        <w:numPr>
          <w:ilvl w:val="0"/>
          <w:numId w:val="0"/>
        </w:numPr>
        <w:rPr>
          <w:rFonts w:hint="default"/>
          <w:lang w:val="en-US" w:eastAsia="zh-CN"/>
        </w:rPr>
      </w:pPr>
    </w:p>
    <w:p w14:paraId="5D96047B">
      <w:pPr>
        <w:numPr>
          <w:ilvl w:val="0"/>
          <w:numId w:val="0"/>
        </w:numPr>
        <w:rPr>
          <w:rFonts w:hint="default"/>
          <w:lang w:val="en-US" w:eastAsia="zh-CN"/>
        </w:rPr>
        <w:sectPr>
          <w:pgSz w:w="11906" w:h="16838"/>
          <w:pgMar w:top="1440" w:right="1080" w:bottom="1440" w:left="1080" w:header="680" w:footer="992" w:gutter="0"/>
          <w:cols w:space="425" w:num="1"/>
          <w:docGrid w:type="lines" w:linePitch="312" w:charSpace="0"/>
        </w:sectPr>
      </w:pPr>
    </w:p>
    <w:p w14:paraId="75C83EBA">
      <w:pPr>
        <w:pStyle w:val="5"/>
      </w:pPr>
      <w:bookmarkStart w:id="41" w:name="_Toc25878"/>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003供电自动化拓扑</w:t>
      </w:r>
      <w:bookmarkEnd w:id="41"/>
    </w:p>
    <w:p w14:paraId="47B3157F">
      <w:pPr>
        <w:numPr>
          <w:ilvl w:val="0"/>
          <w:numId w:val="0"/>
        </w:numPr>
        <w:rPr>
          <w:rFonts w:hint="default"/>
          <w:lang w:val="en-US" w:eastAsia="zh-CN"/>
        </w:rPr>
      </w:pPr>
      <w:r>
        <w:rPr>
          <w:rFonts w:hint="eastAsia"/>
          <w:lang w:val="en-US" w:eastAsia="zh-CN"/>
        </w:rPr>
        <w:t>该部分需求由郭哥编写，开发完成后，降内容合并到此处。</w:t>
      </w:r>
    </w:p>
    <w:p w14:paraId="1F090B30">
      <w:pPr>
        <w:numPr>
          <w:ilvl w:val="0"/>
          <w:numId w:val="0"/>
        </w:numPr>
        <w:rPr>
          <w:rFonts w:hint="default"/>
          <w:lang w:val="en-US" w:eastAsia="zh-CN"/>
        </w:rPr>
      </w:pPr>
    </w:p>
    <w:p w14:paraId="392C155C">
      <w:pPr>
        <w:numPr>
          <w:ilvl w:val="0"/>
          <w:numId w:val="0"/>
        </w:numPr>
        <w:rPr>
          <w:rFonts w:hint="default"/>
          <w:lang w:val="en-US" w:eastAsia="zh-CN"/>
        </w:rPr>
        <w:sectPr>
          <w:pgSz w:w="11906" w:h="16838"/>
          <w:pgMar w:top="1440" w:right="1080" w:bottom="1440" w:left="1080" w:header="680" w:footer="992" w:gutter="0"/>
          <w:cols w:space="425" w:num="1"/>
          <w:docGrid w:type="lines" w:linePitch="312" w:charSpace="0"/>
        </w:sectPr>
      </w:pPr>
    </w:p>
    <w:p w14:paraId="647D984D">
      <w:pPr>
        <w:pStyle w:val="5"/>
      </w:pPr>
      <w:bookmarkStart w:id="42" w:name="_Toc32723"/>
      <w:r>
        <w:rPr>
          <w:rFonts w:hint="eastAsia"/>
        </w:rPr>
        <w:t>AIMIOps-</w:t>
      </w:r>
      <w:r>
        <w:rPr>
          <w:rFonts w:hint="eastAsia"/>
          <w:lang w:val="en-US" w:eastAsia="zh-CN"/>
        </w:rPr>
        <w:t>GX-</w:t>
      </w:r>
      <w:r>
        <w:rPr>
          <w:rFonts w:hint="eastAsia"/>
        </w:rPr>
        <w:t>BR-F</w:t>
      </w:r>
      <w:r>
        <w:rPr>
          <w:rFonts w:hint="eastAsia"/>
          <w:lang w:val="en-US" w:eastAsia="zh-CN"/>
        </w:rPr>
        <w:t>-04</w:t>
      </w:r>
      <w:r>
        <w:rPr>
          <w:rFonts w:hint="eastAsia"/>
        </w:rPr>
        <w:t>-</w:t>
      </w:r>
      <w:r>
        <w:rPr>
          <w:rFonts w:hint="eastAsia"/>
          <w:lang w:val="en-US" w:eastAsia="zh-CN"/>
        </w:rPr>
        <w:t>004拓扑评估</w:t>
      </w:r>
      <w:bookmarkEnd w:id="42"/>
    </w:p>
    <w:p w14:paraId="2291D46D">
      <w:pPr>
        <w:numPr>
          <w:ilvl w:val="0"/>
          <w:numId w:val="0"/>
        </w:numPr>
        <w:rPr>
          <w:rFonts w:hint="default"/>
          <w:lang w:val="en-US" w:eastAsia="zh-CN"/>
        </w:rPr>
      </w:pPr>
      <w:r>
        <w:rPr>
          <w:rFonts w:hint="eastAsia"/>
          <w:b/>
          <w:bCs/>
          <w:lang w:val="en-US" w:eastAsia="zh-CN"/>
        </w:rPr>
        <w:t>功能位置</w:t>
      </w:r>
      <w:r>
        <w:rPr>
          <w:rFonts w:hint="eastAsia"/>
          <w:lang w:val="en-US" w:eastAsia="zh-CN"/>
        </w:rPr>
        <w:t>：配置——拓扑配置——拓扑评估（</w:t>
      </w:r>
      <w:r>
        <w:rPr>
          <w:rFonts w:hint="eastAsia"/>
          <w:b/>
          <w:bCs/>
          <w:color w:val="FF0000"/>
          <w:lang w:val="en-US" w:eastAsia="zh-CN"/>
        </w:rPr>
        <w:t>V版本</w:t>
      </w:r>
      <w:r>
        <w:rPr>
          <w:rFonts w:hint="eastAsia"/>
          <w:lang w:val="en-US" w:eastAsia="zh-CN"/>
        </w:rPr>
        <w:t>）</w:t>
      </w:r>
    </w:p>
    <w:p w14:paraId="67B5024B">
      <w:pPr>
        <w:numPr>
          <w:ilvl w:val="0"/>
          <w:numId w:val="0"/>
        </w:numPr>
        <w:rPr>
          <w:rFonts w:hint="default"/>
          <w:lang w:val="en-US" w:eastAsia="zh-CN"/>
        </w:rPr>
      </w:pPr>
      <w:r>
        <w:rPr>
          <w:rFonts w:hint="eastAsia"/>
          <w:b/>
          <w:bCs/>
          <w:lang w:val="en-US" w:eastAsia="zh-CN"/>
        </w:rPr>
        <w:t>功能描述</w:t>
      </w:r>
      <w:r>
        <w:rPr>
          <w:rFonts w:hint="eastAsia"/>
          <w:lang w:val="en-US" w:eastAsia="zh-CN"/>
        </w:rPr>
        <w:t>：对拓扑信息的完整性和合规性进行检测，并对异常数据进行报表呈现。报表数据用于支撑综资数据的稽核与整改。</w:t>
      </w:r>
    </w:p>
    <w:p w14:paraId="4A063949">
      <w:pPr>
        <w:numPr>
          <w:ilvl w:val="0"/>
          <w:numId w:val="0"/>
        </w:numPr>
        <w:rPr>
          <w:rFonts w:hint="eastAsia"/>
          <w:lang w:val="en-US" w:eastAsia="zh-CN"/>
        </w:rPr>
      </w:pPr>
      <w:r>
        <w:rPr>
          <w:rFonts w:hint="eastAsia"/>
          <w:b/>
          <w:bCs/>
          <w:lang w:val="en-US" w:eastAsia="zh-CN"/>
        </w:rPr>
        <w:t>数据来源</w:t>
      </w:r>
      <w:r>
        <w:rPr>
          <w:rFonts w:hint="eastAsia"/>
          <w:lang w:val="en-US" w:eastAsia="zh-CN"/>
        </w:rPr>
        <w:t>：综资专业内输出分路表。</w:t>
      </w:r>
    </w:p>
    <w:p w14:paraId="74E7E62A">
      <w:pPr>
        <w:numPr>
          <w:ilvl w:val="0"/>
          <w:numId w:val="0"/>
        </w:numPr>
        <w:rPr>
          <w:rFonts w:hint="eastAsia"/>
          <w:b/>
          <w:bCs/>
          <w:lang w:val="en-US" w:eastAsia="zh-CN"/>
        </w:rPr>
      </w:pPr>
    </w:p>
    <w:p w14:paraId="100D0A20">
      <w:pPr>
        <w:numPr>
          <w:ilvl w:val="0"/>
          <w:numId w:val="0"/>
        </w:numPr>
        <w:rPr>
          <w:rFonts w:hint="default"/>
          <w:b w:val="0"/>
          <w:bCs w:val="0"/>
          <w:lang w:val="en-US" w:eastAsia="zh-CN"/>
        </w:rPr>
      </w:pPr>
      <w:r>
        <w:rPr>
          <w:rFonts w:hint="eastAsia"/>
          <w:b/>
          <w:bCs/>
          <w:lang w:val="en-US" w:eastAsia="zh-CN"/>
        </w:rPr>
        <w:t>前置条件</w:t>
      </w:r>
      <w:r>
        <w:rPr>
          <w:rFonts w:hint="eastAsia"/>
          <w:b w:val="0"/>
          <w:bCs w:val="0"/>
          <w:lang w:val="en-US" w:eastAsia="zh-CN"/>
        </w:rPr>
        <w:t>：该功能可查询数据范围关联用户资源角色权限。</w:t>
      </w:r>
    </w:p>
    <w:p w14:paraId="5C89F3C5">
      <w:pPr>
        <w:numPr>
          <w:ilvl w:val="0"/>
          <w:numId w:val="0"/>
        </w:numPr>
        <w:rPr>
          <w:rFonts w:hint="default"/>
          <w:b/>
          <w:bCs/>
          <w:lang w:val="en-US" w:eastAsia="zh-CN"/>
        </w:rPr>
      </w:pPr>
    </w:p>
    <w:p w14:paraId="3B8AD042">
      <w:pPr>
        <w:numPr>
          <w:ilvl w:val="0"/>
          <w:numId w:val="0"/>
        </w:numPr>
        <w:rPr>
          <w:rFonts w:hint="default"/>
          <w:lang w:val="en-US" w:eastAsia="zh-CN"/>
        </w:rPr>
      </w:pPr>
      <w:r>
        <w:rPr>
          <w:rFonts w:hint="eastAsia"/>
          <w:b/>
          <w:bCs/>
          <w:lang w:val="en-US" w:eastAsia="zh-CN"/>
        </w:rPr>
        <w:t>功能页面</w:t>
      </w:r>
    </w:p>
    <w:p w14:paraId="6DE2EAD3">
      <w:pPr>
        <w:numPr>
          <w:ilvl w:val="0"/>
          <w:numId w:val="0"/>
        </w:numPr>
        <w:rPr>
          <w:rFonts w:hint="default"/>
          <w:lang w:val="en-US" w:eastAsia="zh-CN"/>
        </w:rPr>
      </w:pPr>
      <w:r>
        <w:rPr>
          <w:rFonts w:hint="eastAsia"/>
          <w:lang w:val="en-US" w:eastAsia="zh-CN"/>
        </w:rPr>
        <w:t>功能页面查询范围为广西综资</w:t>
      </w:r>
      <w:r>
        <w:rPr>
          <w:rFonts w:hint="eastAsia"/>
          <w:b/>
          <w:bCs/>
          <w:lang w:val="en-US" w:eastAsia="zh-CN"/>
        </w:rPr>
        <w:t>专业内输出分路报表</w:t>
      </w:r>
      <w:r>
        <w:rPr>
          <w:rFonts w:hint="eastAsia"/>
          <w:lang w:val="en-US" w:eastAsia="zh-CN"/>
        </w:rPr>
        <w:t>。页面包括筛选条件，结果列表，列表字段选择，层级稽核规则配置。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7348"/>
      </w:tblGrid>
      <w:tr w14:paraId="05F0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shd w:val="clear" w:color="auto" w:fill="C7DAF1" w:themeFill="text2" w:themeFillTint="32"/>
          </w:tcPr>
          <w:p w14:paraId="6244F781">
            <w:pPr>
              <w:jc w:val="center"/>
              <w:rPr>
                <w:rFonts w:hint="default"/>
                <w:b/>
                <w:bCs/>
                <w:vertAlign w:val="baseline"/>
                <w:lang w:val="en-US" w:eastAsia="zh-CN"/>
              </w:rPr>
            </w:pPr>
            <w:r>
              <w:rPr>
                <w:rFonts w:hint="eastAsia"/>
                <w:b/>
                <w:bCs/>
                <w:vertAlign w:val="baseline"/>
                <w:lang w:val="en-US" w:eastAsia="zh-CN"/>
              </w:rPr>
              <w:t>字段</w:t>
            </w:r>
          </w:p>
        </w:tc>
        <w:tc>
          <w:tcPr>
            <w:tcW w:w="7348" w:type="dxa"/>
            <w:shd w:val="clear" w:color="auto" w:fill="C7DAF1" w:themeFill="text2" w:themeFillTint="32"/>
          </w:tcPr>
          <w:p w14:paraId="195CD75E">
            <w:pPr>
              <w:jc w:val="center"/>
              <w:rPr>
                <w:rFonts w:hint="default"/>
                <w:b/>
                <w:bCs/>
                <w:vertAlign w:val="baseline"/>
                <w:lang w:val="en-US" w:eastAsia="zh-CN"/>
              </w:rPr>
            </w:pPr>
            <w:r>
              <w:rPr>
                <w:rFonts w:hint="eastAsia"/>
                <w:b/>
                <w:bCs/>
                <w:vertAlign w:val="baseline"/>
                <w:lang w:val="en-US" w:eastAsia="zh-CN"/>
              </w:rPr>
              <w:t>说明</w:t>
            </w:r>
          </w:p>
        </w:tc>
      </w:tr>
      <w:tr w14:paraId="5365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gridSpan w:val="2"/>
            <w:shd w:val="clear" w:color="auto" w:fill="D7D7D7" w:themeFill="background1" w:themeFillShade="D8"/>
          </w:tcPr>
          <w:p w14:paraId="0601519D">
            <w:pPr>
              <w:ind w:firstLine="442" w:firstLineChars="200"/>
              <w:jc w:val="left"/>
              <w:rPr>
                <w:rFonts w:hint="default"/>
                <w:b/>
                <w:bCs/>
                <w:vertAlign w:val="baseline"/>
                <w:lang w:val="en-US" w:eastAsia="zh-CN"/>
              </w:rPr>
            </w:pPr>
            <w:r>
              <w:rPr>
                <w:rFonts w:hint="eastAsia"/>
                <w:b/>
                <w:bCs/>
                <w:shd w:val="clear"/>
                <w:vertAlign w:val="baseline"/>
                <w:lang w:val="en-US" w:eastAsia="zh-CN"/>
              </w:rPr>
              <w:t>查询条件</w:t>
            </w:r>
          </w:p>
        </w:tc>
      </w:tr>
      <w:tr w14:paraId="0C15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27399FC2">
            <w:pPr>
              <w:rPr>
                <w:rFonts w:hint="default"/>
                <w:vertAlign w:val="baseline"/>
                <w:lang w:val="en-US" w:eastAsia="zh-CN"/>
              </w:rPr>
            </w:pPr>
            <w:r>
              <w:rPr>
                <w:rFonts w:hint="eastAsia"/>
                <w:vertAlign w:val="baseline"/>
                <w:lang w:val="en-US" w:eastAsia="zh-CN"/>
              </w:rPr>
              <w:t>地市</w:t>
            </w:r>
          </w:p>
        </w:tc>
        <w:tc>
          <w:tcPr>
            <w:tcW w:w="7348" w:type="dxa"/>
          </w:tcPr>
          <w:p w14:paraId="020D1101">
            <w:pPr>
              <w:rPr>
                <w:rFonts w:hint="default"/>
                <w:vertAlign w:val="baseline"/>
                <w:lang w:val="en-US" w:eastAsia="zh-CN"/>
              </w:rPr>
            </w:pPr>
            <w:r>
              <w:rPr>
                <w:rFonts w:hint="eastAsia"/>
                <w:vertAlign w:val="baseline"/>
                <w:lang w:val="en-US" w:eastAsia="zh-CN"/>
              </w:rPr>
              <w:t>关联综资空间位置信息，默认全选</w:t>
            </w:r>
          </w:p>
        </w:tc>
      </w:tr>
      <w:tr w14:paraId="652B0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1E9DA521">
            <w:pPr>
              <w:rPr>
                <w:rFonts w:hint="default"/>
                <w:vertAlign w:val="baseline"/>
                <w:lang w:val="en-US" w:eastAsia="zh-CN"/>
              </w:rPr>
            </w:pPr>
            <w:r>
              <w:rPr>
                <w:rFonts w:hint="eastAsia"/>
                <w:vertAlign w:val="baseline"/>
                <w:lang w:val="en-US" w:eastAsia="zh-CN"/>
              </w:rPr>
              <w:t>区县</w:t>
            </w:r>
          </w:p>
        </w:tc>
        <w:tc>
          <w:tcPr>
            <w:tcW w:w="7348" w:type="dxa"/>
          </w:tcPr>
          <w:p w14:paraId="4C2D40D4">
            <w:pPr>
              <w:ind w:firstLine="0" w:firstLineChars="0"/>
              <w:rPr>
                <w:rFonts w:hint="default"/>
                <w:vertAlign w:val="baseline"/>
                <w:lang w:val="en-US" w:eastAsia="zh-CN"/>
              </w:rPr>
            </w:pPr>
            <w:r>
              <w:rPr>
                <w:rFonts w:hint="eastAsia"/>
                <w:vertAlign w:val="baseline"/>
                <w:lang w:val="en-US" w:eastAsia="zh-CN"/>
              </w:rPr>
              <w:t>关联综资空间位置信息，默认全选</w:t>
            </w:r>
          </w:p>
        </w:tc>
      </w:tr>
      <w:tr w14:paraId="5DE8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491E7395">
            <w:pPr>
              <w:rPr>
                <w:rFonts w:hint="default"/>
                <w:vertAlign w:val="baseline"/>
                <w:lang w:val="en-US" w:eastAsia="zh-CN"/>
              </w:rPr>
            </w:pPr>
            <w:r>
              <w:rPr>
                <w:rFonts w:hint="eastAsia"/>
                <w:vertAlign w:val="baseline"/>
                <w:lang w:val="en-US" w:eastAsia="zh-CN"/>
              </w:rPr>
              <w:t>站点类型</w:t>
            </w:r>
          </w:p>
        </w:tc>
        <w:tc>
          <w:tcPr>
            <w:tcW w:w="7348" w:type="dxa"/>
          </w:tcPr>
          <w:p w14:paraId="2413338F">
            <w:pPr>
              <w:ind w:firstLine="0" w:firstLineChars="0"/>
              <w:rPr>
                <w:rFonts w:hint="eastAsia"/>
                <w:vertAlign w:val="baseline"/>
                <w:lang w:val="en-US" w:eastAsia="zh-CN"/>
              </w:rPr>
            </w:pPr>
            <w:r>
              <w:rPr>
                <w:rFonts w:hint="eastAsia"/>
                <w:vertAlign w:val="baseline"/>
                <w:lang w:val="en-US" w:eastAsia="zh-CN"/>
              </w:rPr>
              <w:t>关联综资空间位置信息，默认全选</w:t>
            </w:r>
          </w:p>
        </w:tc>
      </w:tr>
      <w:tr w14:paraId="0A28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593F107E">
            <w:pPr>
              <w:rPr>
                <w:rFonts w:hint="eastAsia"/>
                <w:vertAlign w:val="baseline"/>
                <w:lang w:val="en-US" w:eastAsia="zh-CN"/>
              </w:rPr>
            </w:pPr>
            <w:r>
              <w:rPr>
                <w:rFonts w:hint="eastAsia"/>
                <w:vertAlign w:val="baseline"/>
                <w:lang w:val="en-US" w:eastAsia="zh-CN"/>
              </w:rPr>
              <w:t>站点名称</w:t>
            </w:r>
          </w:p>
        </w:tc>
        <w:tc>
          <w:tcPr>
            <w:tcW w:w="7348" w:type="dxa"/>
          </w:tcPr>
          <w:p w14:paraId="3F7E8C64">
            <w:pPr>
              <w:ind w:firstLine="0" w:firstLineChars="0"/>
              <w:rPr>
                <w:rFonts w:hint="default"/>
                <w:vertAlign w:val="baseline"/>
                <w:lang w:val="en-US" w:eastAsia="zh-CN"/>
              </w:rPr>
            </w:pPr>
            <w:r>
              <w:rPr>
                <w:rFonts w:hint="eastAsia"/>
                <w:vertAlign w:val="baseline"/>
                <w:lang w:val="en-US" w:eastAsia="zh-CN"/>
              </w:rPr>
              <w:t>关联综资空间位置信息，支持模糊查询</w:t>
            </w:r>
          </w:p>
        </w:tc>
      </w:tr>
      <w:tr w14:paraId="746B2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7FD725A5">
            <w:pPr>
              <w:rPr>
                <w:rFonts w:hint="default"/>
                <w:vertAlign w:val="baseline"/>
                <w:lang w:val="en-US" w:eastAsia="zh-CN"/>
              </w:rPr>
            </w:pPr>
            <w:r>
              <w:rPr>
                <w:rFonts w:hint="eastAsia"/>
                <w:vertAlign w:val="baseline"/>
                <w:lang w:val="en-US" w:eastAsia="zh-CN"/>
              </w:rPr>
              <w:t>机房名称</w:t>
            </w:r>
          </w:p>
        </w:tc>
        <w:tc>
          <w:tcPr>
            <w:tcW w:w="7348" w:type="dxa"/>
          </w:tcPr>
          <w:p w14:paraId="7B80C0A3">
            <w:pPr>
              <w:ind w:firstLine="0" w:firstLineChars="0"/>
              <w:rPr>
                <w:rFonts w:hint="default"/>
                <w:vertAlign w:val="baseline"/>
                <w:lang w:val="en-US" w:eastAsia="zh-CN"/>
              </w:rPr>
            </w:pPr>
            <w:r>
              <w:rPr>
                <w:rFonts w:hint="eastAsia"/>
                <w:vertAlign w:val="baseline"/>
                <w:lang w:val="en-US" w:eastAsia="zh-CN"/>
              </w:rPr>
              <w:t>关联综资空间位置信息，支持模糊查询</w:t>
            </w:r>
          </w:p>
        </w:tc>
      </w:tr>
      <w:tr w14:paraId="38132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66EE1C0D">
            <w:pPr>
              <w:rPr>
                <w:rFonts w:hint="default"/>
                <w:vertAlign w:val="baseline"/>
                <w:lang w:val="en-US" w:eastAsia="zh-CN"/>
              </w:rPr>
            </w:pPr>
            <w:r>
              <w:rPr>
                <w:rFonts w:hint="eastAsia"/>
                <w:vertAlign w:val="baseline"/>
                <w:lang w:val="en-US" w:eastAsia="zh-CN"/>
              </w:rPr>
              <w:t>评估时间</w:t>
            </w:r>
          </w:p>
        </w:tc>
        <w:tc>
          <w:tcPr>
            <w:tcW w:w="7348" w:type="dxa"/>
          </w:tcPr>
          <w:p w14:paraId="0DDE39A7">
            <w:pPr>
              <w:ind w:firstLine="0" w:firstLineChars="0"/>
              <w:rPr>
                <w:rFonts w:hint="default"/>
                <w:vertAlign w:val="baseline"/>
                <w:lang w:val="en-US" w:eastAsia="zh-CN"/>
              </w:rPr>
            </w:pPr>
            <w:r>
              <w:rPr>
                <w:rFonts w:hint="eastAsia"/>
                <w:vertAlign w:val="baseline"/>
                <w:lang w:val="en-US" w:eastAsia="zh-CN"/>
              </w:rPr>
              <w:t>范围查询，默认查询前一天，最大跨度一个月。格式yyyy-mm-dd。</w:t>
            </w:r>
          </w:p>
        </w:tc>
      </w:tr>
      <w:tr w14:paraId="394C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tcPr>
          <w:p w14:paraId="513A8DCB">
            <w:pPr>
              <w:rPr>
                <w:rFonts w:hint="default"/>
                <w:vertAlign w:val="baseline"/>
                <w:lang w:val="en-US" w:eastAsia="zh-CN"/>
              </w:rPr>
            </w:pPr>
            <w:r>
              <w:rPr>
                <w:rFonts w:hint="eastAsia"/>
                <w:vertAlign w:val="baseline"/>
                <w:lang w:val="en-US" w:eastAsia="zh-CN"/>
              </w:rPr>
              <w:t>异常类型</w:t>
            </w:r>
          </w:p>
        </w:tc>
        <w:tc>
          <w:tcPr>
            <w:tcW w:w="7348" w:type="dxa"/>
          </w:tcPr>
          <w:p w14:paraId="5F30F704">
            <w:pPr>
              <w:rPr>
                <w:rFonts w:hint="default"/>
                <w:vertAlign w:val="baseline"/>
                <w:lang w:val="en-US" w:eastAsia="zh-CN"/>
              </w:rPr>
            </w:pPr>
            <w:r>
              <w:rPr>
                <w:rFonts w:hint="eastAsia"/>
                <w:vertAlign w:val="baseline"/>
                <w:lang w:val="en-US" w:eastAsia="zh-CN"/>
              </w:rPr>
              <w:t>拓扑评估的异常类型。枚举：上下级容量不匹配/上游设备逻辑异常/下游设备逻辑异常/拓扑信息断点/单点闭环节点。默认全选</w:t>
            </w:r>
          </w:p>
        </w:tc>
      </w:tr>
    </w:tbl>
    <w:p w14:paraId="72554421">
      <w:pPr>
        <w:numPr>
          <w:ilvl w:val="0"/>
          <w:numId w:val="0"/>
        </w:numPr>
        <w:rPr>
          <w:rFonts w:hint="eastAsia"/>
          <w:lang w:val="en-US" w:eastAsia="zh-CN"/>
        </w:rPr>
      </w:pPr>
    </w:p>
    <w:p w14:paraId="3FB4AFDA">
      <w:pPr>
        <w:numPr>
          <w:ilvl w:val="0"/>
          <w:numId w:val="0"/>
        </w:numPr>
        <w:rPr>
          <w:rFonts w:hint="default"/>
          <w:lang w:val="en-US" w:eastAsia="zh-CN"/>
        </w:rPr>
      </w:pPr>
      <w:r>
        <w:rPr>
          <w:rFonts w:hint="eastAsia"/>
          <w:lang w:val="en-US" w:eastAsia="zh-CN"/>
        </w:rPr>
        <w:t>查询结果字段列表如下，查询结果列字段可以自定义选择，支持全选。查询结果支持导出。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1404"/>
        <w:gridCol w:w="5944"/>
      </w:tblGrid>
      <w:tr w14:paraId="1B17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shd w:val="clear" w:color="auto" w:fill="C7DAF1" w:themeFill="text2" w:themeFillTint="32"/>
          </w:tcPr>
          <w:p w14:paraId="68029C54">
            <w:pPr>
              <w:jc w:val="center"/>
              <w:rPr>
                <w:rFonts w:hint="default"/>
                <w:b/>
                <w:bCs/>
                <w:vertAlign w:val="baseline"/>
                <w:lang w:val="en-US" w:eastAsia="zh-CN"/>
              </w:rPr>
            </w:pPr>
            <w:r>
              <w:rPr>
                <w:rFonts w:hint="eastAsia"/>
                <w:b/>
                <w:bCs/>
                <w:vertAlign w:val="baseline"/>
                <w:lang w:val="en-US" w:eastAsia="zh-CN"/>
              </w:rPr>
              <w:t>字段</w:t>
            </w:r>
          </w:p>
        </w:tc>
        <w:tc>
          <w:tcPr>
            <w:tcW w:w="1404" w:type="dxa"/>
            <w:shd w:val="clear" w:color="auto" w:fill="C7DAF1" w:themeFill="text2" w:themeFillTint="32"/>
          </w:tcPr>
          <w:p w14:paraId="1AD1DD7B">
            <w:pPr>
              <w:jc w:val="center"/>
              <w:rPr>
                <w:rFonts w:hint="default"/>
                <w:b/>
                <w:bCs/>
                <w:vertAlign w:val="baseline"/>
                <w:lang w:val="en-US" w:eastAsia="zh-CN"/>
              </w:rPr>
            </w:pPr>
            <w:r>
              <w:rPr>
                <w:rFonts w:hint="eastAsia"/>
                <w:b/>
                <w:bCs/>
                <w:vertAlign w:val="baseline"/>
                <w:lang w:val="en-US" w:eastAsia="zh-CN"/>
              </w:rPr>
              <w:t>约束</w:t>
            </w:r>
          </w:p>
        </w:tc>
        <w:tc>
          <w:tcPr>
            <w:tcW w:w="5944" w:type="dxa"/>
            <w:shd w:val="clear" w:color="auto" w:fill="C7DAF1" w:themeFill="text2" w:themeFillTint="32"/>
          </w:tcPr>
          <w:p w14:paraId="5A657333">
            <w:pPr>
              <w:jc w:val="center"/>
              <w:rPr>
                <w:rFonts w:hint="default"/>
                <w:b/>
                <w:bCs/>
                <w:vertAlign w:val="baseline"/>
                <w:lang w:val="en-US" w:eastAsia="zh-CN"/>
              </w:rPr>
            </w:pPr>
            <w:r>
              <w:rPr>
                <w:rFonts w:hint="eastAsia"/>
                <w:b/>
                <w:bCs/>
                <w:vertAlign w:val="baseline"/>
                <w:lang w:val="en-US" w:eastAsia="zh-CN"/>
              </w:rPr>
              <w:t>说明</w:t>
            </w:r>
          </w:p>
        </w:tc>
      </w:tr>
      <w:tr w14:paraId="0719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AE755BD">
            <w:pPr>
              <w:rPr>
                <w:rFonts w:hint="default"/>
                <w:vertAlign w:val="baseline"/>
                <w:lang w:val="en-US" w:eastAsia="zh-CN"/>
              </w:rPr>
            </w:pPr>
            <w:r>
              <w:rPr>
                <w:rFonts w:hint="eastAsia"/>
                <w:vertAlign w:val="baseline"/>
                <w:lang w:val="en-US" w:eastAsia="zh-CN"/>
              </w:rPr>
              <w:t>评估时间</w:t>
            </w:r>
          </w:p>
        </w:tc>
        <w:tc>
          <w:tcPr>
            <w:tcW w:w="1404" w:type="dxa"/>
          </w:tcPr>
          <w:p w14:paraId="2D8937AF">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4748F3C9">
            <w:pPr>
              <w:ind w:firstLine="0" w:firstLineChars="0"/>
              <w:rPr>
                <w:rFonts w:hint="default"/>
                <w:vertAlign w:val="baseline"/>
                <w:lang w:val="en-US" w:eastAsia="zh-CN"/>
              </w:rPr>
            </w:pPr>
            <w:r>
              <w:rPr>
                <w:rFonts w:hint="eastAsia"/>
                <w:vertAlign w:val="baseline"/>
                <w:lang w:val="en-US" w:eastAsia="zh-CN"/>
              </w:rPr>
              <w:t>取执行拓扑评估定时任务的时间，格式yyyy-mm-dd</w:t>
            </w:r>
          </w:p>
        </w:tc>
      </w:tr>
      <w:tr w14:paraId="4793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1935613">
            <w:pPr>
              <w:rPr>
                <w:rFonts w:hint="default"/>
                <w:vertAlign w:val="baseline"/>
                <w:lang w:val="en-US" w:eastAsia="zh-CN"/>
              </w:rPr>
            </w:pPr>
            <w:r>
              <w:rPr>
                <w:rFonts w:hint="eastAsia"/>
                <w:vertAlign w:val="baseline"/>
                <w:lang w:val="en-US" w:eastAsia="zh-CN"/>
              </w:rPr>
              <w:t>异常类型</w:t>
            </w:r>
          </w:p>
        </w:tc>
        <w:tc>
          <w:tcPr>
            <w:tcW w:w="1404" w:type="dxa"/>
          </w:tcPr>
          <w:p w14:paraId="787C543F">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21F90E5F">
            <w:pPr>
              <w:ind w:firstLine="0" w:firstLineChars="0"/>
              <w:rPr>
                <w:rFonts w:hint="default"/>
                <w:vertAlign w:val="baseline"/>
                <w:lang w:val="en-US" w:eastAsia="zh-CN"/>
              </w:rPr>
            </w:pPr>
            <w:r>
              <w:rPr>
                <w:rFonts w:hint="eastAsia"/>
                <w:vertAlign w:val="baseline"/>
                <w:lang w:val="en-US" w:eastAsia="zh-CN"/>
              </w:rPr>
              <w:t>关联筛选条件，若一行数据异常类型有多个，只要其中一个符合查询条件，即显示该条数据。多个异常类型之间用“/”区分。</w:t>
            </w:r>
          </w:p>
        </w:tc>
      </w:tr>
      <w:tr w14:paraId="013A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EE243AC">
            <w:pPr>
              <w:rPr>
                <w:rFonts w:hint="default"/>
                <w:vertAlign w:val="baseline"/>
                <w:lang w:val="en-US" w:eastAsia="zh-CN"/>
              </w:rPr>
            </w:pPr>
            <w:r>
              <w:rPr>
                <w:rFonts w:hint="eastAsia"/>
                <w:vertAlign w:val="baseline"/>
                <w:lang w:val="en-US" w:eastAsia="zh-CN"/>
              </w:rPr>
              <w:t>资源标识</w:t>
            </w:r>
          </w:p>
        </w:tc>
        <w:tc>
          <w:tcPr>
            <w:tcW w:w="1404" w:type="dxa"/>
          </w:tcPr>
          <w:p w14:paraId="58BDD6EE">
            <w:pPr>
              <w:ind w:firstLine="0" w:firstLineChars="0"/>
              <w:rPr>
                <w:rFonts w:hint="default"/>
                <w:vertAlign w:val="baseline"/>
                <w:lang w:val="en-US" w:eastAsia="zh-CN"/>
              </w:rPr>
            </w:pPr>
            <w:r>
              <w:rPr>
                <w:rFonts w:hint="eastAsia"/>
                <w:vertAlign w:val="baseline"/>
                <w:lang w:val="en-US" w:eastAsia="zh-CN"/>
              </w:rPr>
              <w:t>默认</w:t>
            </w:r>
            <w:del w:id="1879" w:author="zhoujiansheng" w:date="2025-08-26T20:42:38Z">
              <w:r>
                <w:rPr>
                  <w:rFonts w:hint="default"/>
                  <w:vertAlign w:val="baseline"/>
                  <w:lang w:val="en-US" w:eastAsia="zh-CN"/>
                </w:rPr>
                <w:delText>隐藏</w:delText>
              </w:r>
            </w:del>
            <w:ins w:id="1880" w:author="zhoujiansheng" w:date="2025-08-26T20:42:39Z">
              <w:r>
                <w:rPr>
                  <w:rFonts w:hint="eastAsia"/>
                  <w:vertAlign w:val="baseline"/>
                  <w:lang w:val="en-US" w:eastAsia="zh-CN"/>
                </w:rPr>
                <w:t>显示</w:t>
              </w:r>
            </w:ins>
          </w:p>
        </w:tc>
        <w:tc>
          <w:tcPr>
            <w:tcW w:w="5944" w:type="dxa"/>
          </w:tcPr>
          <w:p w14:paraId="7283B384">
            <w:pPr>
              <w:ind w:firstLine="0" w:firstLineChars="0"/>
              <w:rPr>
                <w:rFonts w:hint="default"/>
                <w:vertAlign w:val="baseline"/>
                <w:lang w:val="en-US" w:eastAsia="zh-CN"/>
              </w:rPr>
            </w:pPr>
            <w:r>
              <w:rPr>
                <w:rFonts w:hint="eastAsia"/>
                <w:vertAlign w:val="baseline"/>
                <w:lang w:val="en-US" w:eastAsia="zh-CN"/>
              </w:rPr>
              <w:t>自动关联</w:t>
            </w:r>
          </w:p>
        </w:tc>
      </w:tr>
      <w:tr w14:paraId="523C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CD34082">
            <w:pPr>
              <w:rPr>
                <w:rFonts w:hint="default"/>
                <w:vertAlign w:val="baseline"/>
                <w:lang w:val="en-US" w:eastAsia="zh-CN"/>
              </w:rPr>
            </w:pPr>
            <w:r>
              <w:rPr>
                <w:rFonts w:hint="eastAsia"/>
                <w:vertAlign w:val="baseline"/>
                <w:lang w:val="en-US" w:eastAsia="zh-CN"/>
              </w:rPr>
              <w:t>所属省份</w:t>
            </w:r>
          </w:p>
        </w:tc>
        <w:tc>
          <w:tcPr>
            <w:tcW w:w="1404" w:type="dxa"/>
          </w:tcPr>
          <w:p w14:paraId="4B24A8C1">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50E0B22E">
            <w:pPr>
              <w:ind w:firstLine="0" w:firstLineChars="0"/>
              <w:rPr>
                <w:rFonts w:hint="default"/>
                <w:vertAlign w:val="baseline"/>
                <w:lang w:val="en-US" w:eastAsia="zh-CN"/>
              </w:rPr>
            </w:pPr>
            <w:r>
              <w:rPr>
                <w:rFonts w:hint="eastAsia"/>
                <w:vertAlign w:val="baseline"/>
                <w:lang w:val="en-US" w:eastAsia="zh-CN"/>
              </w:rPr>
              <w:t>自动关联</w:t>
            </w:r>
          </w:p>
        </w:tc>
      </w:tr>
      <w:tr w14:paraId="6F6C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A93E6DA">
            <w:pPr>
              <w:rPr>
                <w:rFonts w:hint="default"/>
                <w:vertAlign w:val="baseline"/>
                <w:lang w:val="en-US" w:eastAsia="zh-CN"/>
              </w:rPr>
            </w:pPr>
            <w:r>
              <w:rPr>
                <w:rFonts w:hint="eastAsia"/>
                <w:vertAlign w:val="baseline"/>
                <w:lang w:val="en-US" w:eastAsia="zh-CN"/>
              </w:rPr>
              <w:t>所属地市</w:t>
            </w:r>
          </w:p>
        </w:tc>
        <w:tc>
          <w:tcPr>
            <w:tcW w:w="1404" w:type="dxa"/>
          </w:tcPr>
          <w:p w14:paraId="067BCA18">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36A14981">
            <w:pPr>
              <w:ind w:firstLine="0" w:firstLineChars="0"/>
              <w:rPr>
                <w:rFonts w:hint="default"/>
                <w:vertAlign w:val="baseline"/>
                <w:lang w:val="en-US" w:eastAsia="zh-CN"/>
              </w:rPr>
            </w:pPr>
            <w:r>
              <w:rPr>
                <w:rFonts w:hint="eastAsia"/>
                <w:vertAlign w:val="baseline"/>
                <w:lang w:val="en-US" w:eastAsia="zh-CN"/>
              </w:rPr>
              <w:t>关联筛选条件地市</w:t>
            </w:r>
          </w:p>
        </w:tc>
      </w:tr>
      <w:tr w14:paraId="62A7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CEA4EED">
            <w:pPr>
              <w:rPr>
                <w:rFonts w:hint="default"/>
                <w:vertAlign w:val="baseline"/>
                <w:lang w:val="en-US" w:eastAsia="zh-CN"/>
              </w:rPr>
            </w:pPr>
            <w:r>
              <w:rPr>
                <w:rFonts w:hint="eastAsia"/>
                <w:vertAlign w:val="baseline"/>
                <w:lang w:val="en-US" w:eastAsia="zh-CN"/>
              </w:rPr>
              <w:t>所属区县</w:t>
            </w:r>
          </w:p>
        </w:tc>
        <w:tc>
          <w:tcPr>
            <w:tcW w:w="1404" w:type="dxa"/>
          </w:tcPr>
          <w:p w14:paraId="088ACAF2">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16CED231">
            <w:pPr>
              <w:ind w:firstLine="0" w:firstLineChars="0"/>
              <w:rPr>
                <w:rFonts w:hint="default"/>
                <w:vertAlign w:val="baseline"/>
                <w:lang w:val="en-US" w:eastAsia="zh-CN"/>
              </w:rPr>
            </w:pPr>
            <w:r>
              <w:rPr>
                <w:rFonts w:hint="eastAsia"/>
                <w:vertAlign w:val="baseline"/>
                <w:lang w:val="en-US" w:eastAsia="zh-CN"/>
              </w:rPr>
              <w:t>关联筛选条件区县</w:t>
            </w:r>
          </w:p>
        </w:tc>
      </w:tr>
      <w:tr w14:paraId="589B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C5C0BDC">
            <w:pPr>
              <w:ind w:firstLine="0" w:firstLineChars="0"/>
              <w:rPr>
                <w:rFonts w:hint="eastAsia"/>
                <w:vertAlign w:val="baseline"/>
                <w:lang w:val="en-US" w:eastAsia="zh-CN"/>
              </w:rPr>
            </w:pPr>
            <w:del w:id="1881" w:author="zhoujiansheng" w:date="2024-11-21T16:49:22Z">
              <w:r>
                <w:rPr>
                  <w:rFonts w:hint="eastAsia"/>
                  <w:vertAlign w:val="baseline"/>
                  <w:lang w:val="en-US" w:eastAsia="zh-CN"/>
                </w:rPr>
                <w:delText>广西站点级别</w:delText>
              </w:r>
            </w:del>
          </w:p>
        </w:tc>
        <w:tc>
          <w:tcPr>
            <w:tcW w:w="1404" w:type="dxa"/>
            <w:vAlign w:val="top"/>
          </w:tcPr>
          <w:p w14:paraId="4A004C73">
            <w:pPr>
              <w:ind w:firstLine="0" w:firstLineChars="0"/>
              <w:rPr>
                <w:rFonts w:hint="eastAsia"/>
                <w:vertAlign w:val="baseline"/>
                <w:lang w:val="en-US" w:eastAsia="zh-CN"/>
              </w:rPr>
            </w:pPr>
            <w:del w:id="1882" w:author="zhoujiansheng" w:date="2024-11-21T16:49:22Z">
              <w:r>
                <w:rPr>
                  <w:rFonts w:hint="eastAsia"/>
                  <w:sz w:val="24"/>
                  <w:szCs w:val="24"/>
                  <w:vertAlign w:val="baseline"/>
                  <w:lang w:val="en-US" w:eastAsia="zh-CN"/>
                </w:rPr>
                <w:delText>默认隐藏</w:delText>
              </w:r>
            </w:del>
          </w:p>
        </w:tc>
        <w:tc>
          <w:tcPr>
            <w:tcW w:w="5944" w:type="dxa"/>
            <w:vAlign w:val="top"/>
          </w:tcPr>
          <w:p w14:paraId="587A0275">
            <w:pPr>
              <w:ind w:firstLine="0" w:firstLineChars="0"/>
              <w:rPr>
                <w:rFonts w:hint="default"/>
                <w:vertAlign w:val="baseline"/>
                <w:lang w:val="en-US" w:eastAsia="zh-CN"/>
              </w:rPr>
            </w:pPr>
            <w:del w:id="1883" w:author="zhoujiansheng" w:date="2024-11-21T16:49:22Z">
              <w:r>
                <w:rPr>
                  <w:rFonts w:hint="eastAsia"/>
                  <w:vertAlign w:val="baseline"/>
                  <w:lang w:val="en-US" w:eastAsia="zh-CN"/>
                </w:rPr>
                <w:delText>自动关联</w:delText>
              </w:r>
            </w:del>
          </w:p>
        </w:tc>
      </w:tr>
      <w:tr w14:paraId="4FD6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14" w:type="dxa"/>
            <w:shd w:val="clear" w:color="auto" w:fill="FFFF00"/>
            <w:vAlign w:val="center"/>
          </w:tcPr>
          <w:p w14:paraId="5CAEC77B">
            <w:pPr>
              <w:ind w:firstLine="0" w:firstLineChars="0"/>
              <w:rPr>
                <w:rFonts w:hint="eastAsia"/>
                <w:vertAlign w:val="baseline"/>
                <w:lang w:val="en-US" w:eastAsia="zh-CN"/>
              </w:rPr>
            </w:pPr>
            <w:r>
              <w:rPr>
                <w:rFonts w:hint="eastAsia"/>
                <w:vertAlign w:val="baseline"/>
                <w:lang w:val="en-US" w:eastAsia="zh-CN"/>
              </w:rPr>
              <w:t>动环专业站点级别</w:t>
            </w:r>
          </w:p>
        </w:tc>
        <w:tc>
          <w:tcPr>
            <w:tcW w:w="1404" w:type="dxa"/>
            <w:shd w:val="clear" w:color="auto" w:fill="FFFF00"/>
            <w:vAlign w:val="top"/>
          </w:tcPr>
          <w:p w14:paraId="1A350FC1">
            <w:pPr>
              <w:ind w:firstLine="0" w:firstLineChars="0"/>
              <w:rPr>
                <w:rFonts w:hint="eastAsia"/>
                <w:vertAlign w:val="baseline"/>
                <w:lang w:val="en-US" w:eastAsia="zh-CN"/>
              </w:rPr>
            </w:pPr>
            <w:r>
              <w:rPr>
                <w:rFonts w:hint="eastAsia"/>
                <w:vertAlign w:val="baseline"/>
                <w:lang w:val="en-US" w:eastAsia="zh-CN"/>
              </w:rPr>
              <w:t>默认显示</w:t>
            </w:r>
          </w:p>
        </w:tc>
        <w:tc>
          <w:tcPr>
            <w:tcW w:w="5944" w:type="dxa"/>
            <w:shd w:val="clear" w:color="auto" w:fill="FFFF00"/>
            <w:vAlign w:val="top"/>
          </w:tcPr>
          <w:p w14:paraId="4353E6C9">
            <w:pPr>
              <w:ind w:firstLine="0" w:firstLineChars="0"/>
              <w:rPr>
                <w:rFonts w:hint="eastAsia"/>
                <w:vertAlign w:val="baseline"/>
                <w:lang w:val="en-US" w:eastAsia="zh-CN"/>
              </w:rPr>
            </w:pPr>
            <w:r>
              <w:rPr>
                <w:rFonts w:hint="eastAsia"/>
                <w:vertAlign w:val="baseline"/>
                <w:lang w:val="en-US" w:eastAsia="zh-CN"/>
              </w:rPr>
              <w:t>关联筛选条件的“站点类型”</w:t>
            </w:r>
            <w:r>
              <w:commentReference w:id="9"/>
            </w:r>
          </w:p>
        </w:tc>
      </w:tr>
      <w:tr w14:paraId="0C55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6B669CA">
            <w:pPr>
              <w:rPr>
                <w:rFonts w:hint="default"/>
                <w:vertAlign w:val="baseline"/>
                <w:lang w:val="en-US" w:eastAsia="zh-CN"/>
              </w:rPr>
            </w:pPr>
            <w:r>
              <w:rPr>
                <w:rFonts w:hint="eastAsia"/>
                <w:vertAlign w:val="baseline"/>
                <w:lang w:val="en-US" w:eastAsia="zh-CN"/>
              </w:rPr>
              <w:t>所属站点</w:t>
            </w:r>
          </w:p>
        </w:tc>
        <w:tc>
          <w:tcPr>
            <w:tcW w:w="1404" w:type="dxa"/>
          </w:tcPr>
          <w:p w14:paraId="532A94B2">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69757DC7">
            <w:pPr>
              <w:ind w:firstLine="0" w:firstLineChars="0"/>
              <w:rPr>
                <w:rFonts w:hint="default"/>
                <w:vertAlign w:val="baseline"/>
                <w:lang w:val="en-US" w:eastAsia="zh-CN"/>
              </w:rPr>
            </w:pPr>
            <w:r>
              <w:rPr>
                <w:rFonts w:hint="eastAsia"/>
                <w:vertAlign w:val="baseline"/>
                <w:lang w:val="en-US" w:eastAsia="zh-CN"/>
              </w:rPr>
              <w:t>关联筛选条件站点名称</w:t>
            </w:r>
          </w:p>
        </w:tc>
      </w:tr>
      <w:tr w14:paraId="4813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E8B1BDC">
            <w:pPr>
              <w:rPr>
                <w:rFonts w:hint="default"/>
                <w:vertAlign w:val="baseline"/>
                <w:lang w:val="en-US" w:eastAsia="zh-CN"/>
              </w:rPr>
            </w:pPr>
            <w:r>
              <w:rPr>
                <w:rFonts w:hint="eastAsia"/>
                <w:vertAlign w:val="baseline"/>
                <w:lang w:val="en-US" w:eastAsia="zh-CN"/>
              </w:rPr>
              <w:t>所属机房</w:t>
            </w:r>
          </w:p>
        </w:tc>
        <w:tc>
          <w:tcPr>
            <w:tcW w:w="1404" w:type="dxa"/>
          </w:tcPr>
          <w:p w14:paraId="283E60F2">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62DA5120">
            <w:pPr>
              <w:ind w:firstLine="0" w:firstLineChars="0"/>
              <w:rPr>
                <w:rFonts w:hint="default"/>
                <w:vertAlign w:val="baseline"/>
                <w:lang w:val="en-US" w:eastAsia="zh-CN"/>
              </w:rPr>
            </w:pPr>
            <w:r>
              <w:rPr>
                <w:rFonts w:hint="eastAsia"/>
                <w:vertAlign w:val="baseline"/>
                <w:lang w:val="en-US" w:eastAsia="zh-CN"/>
              </w:rPr>
              <w:t>关联筛选条件机房名称</w:t>
            </w:r>
          </w:p>
        </w:tc>
      </w:tr>
      <w:tr w14:paraId="6AE6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7EAA4EF7">
            <w:pPr>
              <w:rPr>
                <w:rFonts w:hint="default"/>
                <w:vertAlign w:val="baseline"/>
                <w:lang w:val="en-US" w:eastAsia="zh-CN"/>
              </w:rPr>
            </w:pPr>
            <w:r>
              <w:rPr>
                <w:rFonts w:hint="eastAsia"/>
                <w:vertAlign w:val="baseline"/>
                <w:lang w:val="en-US" w:eastAsia="zh-CN"/>
              </w:rPr>
              <w:t>所属设备类型</w:t>
            </w:r>
          </w:p>
        </w:tc>
        <w:tc>
          <w:tcPr>
            <w:tcW w:w="1404" w:type="dxa"/>
          </w:tcPr>
          <w:p w14:paraId="1EC3E4EB">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187E0D42">
            <w:pPr>
              <w:ind w:firstLine="0" w:firstLineChars="0"/>
              <w:rPr>
                <w:rFonts w:hint="default"/>
                <w:vertAlign w:val="baseline"/>
                <w:lang w:val="en-US" w:eastAsia="zh-CN"/>
              </w:rPr>
            </w:pPr>
            <w:r>
              <w:rPr>
                <w:rFonts w:hint="eastAsia"/>
                <w:vertAlign w:val="baseline"/>
                <w:lang w:val="en-US" w:eastAsia="zh-CN"/>
              </w:rPr>
              <w:t>自动关联</w:t>
            </w:r>
          </w:p>
        </w:tc>
      </w:tr>
      <w:tr w14:paraId="01B6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2B1BF6A9">
            <w:pPr>
              <w:rPr>
                <w:rFonts w:hint="default"/>
                <w:vertAlign w:val="baseline"/>
                <w:lang w:val="en-US" w:eastAsia="zh-CN"/>
              </w:rPr>
            </w:pPr>
            <w:r>
              <w:rPr>
                <w:rFonts w:hint="eastAsia"/>
                <w:vertAlign w:val="baseline"/>
                <w:lang w:val="en-US" w:eastAsia="zh-CN"/>
              </w:rPr>
              <w:t>所属设备</w:t>
            </w:r>
          </w:p>
        </w:tc>
        <w:tc>
          <w:tcPr>
            <w:tcW w:w="1404" w:type="dxa"/>
          </w:tcPr>
          <w:p w14:paraId="7C71B82B">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204C63A1">
            <w:pPr>
              <w:ind w:firstLine="0" w:firstLineChars="0"/>
              <w:rPr>
                <w:rFonts w:hint="default"/>
                <w:vertAlign w:val="baseline"/>
                <w:lang w:val="en-US" w:eastAsia="zh-CN"/>
              </w:rPr>
            </w:pPr>
            <w:r>
              <w:rPr>
                <w:rFonts w:hint="eastAsia"/>
                <w:vertAlign w:val="baseline"/>
                <w:lang w:val="en-US" w:eastAsia="zh-CN"/>
              </w:rPr>
              <w:t>自动关联</w:t>
            </w:r>
          </w:p>
        </w:tc>
      </w:tr>
      <w:tr w14:paraId="35F8B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A34BD5A">
            <w:pPr>
              <w:rPr>
                <w:rFonts w:hint="default"/>
                <w:vertAlign w:val="baseline"/>
                <w:lang w:val="en-US" w:eastAsia="zh-CN"/>
              </w:rPr>
            </w:pPr>
            <w:r>
              <w:rPr>
                <w:rFonts w:hint="eastAsia"/>
                <w:vertAlign w:val="baseline"/>
                <w:lang w:val="en-US" w:eastAsia="zh-CN"/>
              </w:rPr>
              <w:t>分路类型</w:t>
            </w:r>
          </w:p>
        </w:tc>
        <w:tc>
          <w:tcPr>
            <w:tcW w:w="1404" w:type="dxa"/>
          </w:tcPr>
          <w:p w14:paraId="7F08BA4B">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7D21760B">
            <w:pPr>
              <w:ind w:firstLine="0" w:firstLineChars="0"/>
              <w:rPr>
                <w:rFonts w:hint="default"/>
                <w:vertAlign w:val="baseline"/>
                <w:lang w:val="en-US" w:eastAsia="zh-CN"/>
              </w:rPr>
            </w:pPr>
            <w:r>
              <w:rPr>
                <w:rFonts w:hint="eastAsia"/>
                <w:vertAlign w:val="baseline"/>
                <w:lang w:val="en-US" w:eastAsia="zh-CN"/>
              </w:rPr>
              <w:t>自动关联</w:t>
            </w:r>
          </w:p>
        </w:tc>
      </w:tr>
      <w:tr w14:paraId="6D13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20CD12A7">
            <w:pPr>
              <w:rPr>
                <w:rFonts w:hint="default"/>
                <w:vertAlign w:val="baseline"/>
                <w:lang w:val="en-US" w:eastAsia="zh-CN"/>
              </w:rPr>
            </w:pPr>
            <w:r>
              <w:rPr>
                <w:rFonts w:hint="eastAsia"/>
                <w:vertAlign w:val="baseline"/>
                <w:lang w:val="en-US" w:eastAsia="zh-CN"/>
              </w:rPr>
              <w:t>分路类型缩写</w:t>
            </w:r>
          </w:p>
        </w:tc>
        <w:tc>
          <w:tcPr>
            <w:tcW w:w="1404" w:type="dxa"/>
          </w:tcPr>
          <w:p w14:paraId="301B36B4">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6EFD1E41">
            <w:pPr>
              <w:ind w:firstLine="0" w:firstLineChars="0"/>
              <w:rPr>
                <w:rFonts w:hint="default"/>
                <w:vertAlign w:val="baseline"/>
                <w:lang w:val="en-US" w:eastAsia="zh-CN"/>
              </w:rPr>
            </w:pPr>
            <w:r>
              <w:rPr>
                <w:rFonts w:hint="eastAsia"/>
                <w:vertAlign w:val="baseline"/>
                <w:lang w:val="en-US" w:eastAsia="zh-CN"/>
              </w:rPr>
              <w:t>自动关联</w:t>
            </w:r>
          </w:p>
        </w:tc>
      </w:tr>
      <w:tr w14:paraId="3C0B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7D75DCE6">
            <w:pPr>
              <w:rPr>
                <w:rFonts w:hint="default"/>
                <w:vertAlign w:val="baseline"/>
                <w:lang w:val="en-US" w:eastAsia="zh-CN"/>
              </w:rPr>
            </w:pPr>
            <w:r>
              <w:rPr>
                <w:rFonts w:hint="eastAsia"/>
                <w:vertAlign w:val="baseline"/>
                <w:lang w:val="en-US" w:eastAsia="zh-CN"/>
              </w:rPr>
              <w:t>分路顺序号</w:t>
            </w:r>
          </w:p>
        </w:tc>
        <w:tc>
          <w:tcPr>
            <w:tcW w:w="1404" w:type="dxa"/>
          </w:tcPr>
          <w:p w14:paraId="231BB139">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5A955239">
            <w:pPr>
              <w:ind w:firstLine="0" w:firstLineChars="0"/>
              <w:rPr>
                <w:rFonts w:hint="default"/>
                <w:vertAlign w:val="baseline"/>
                <w:lang w:val="en-US" w:eastAsia="zh-CN"/>
              </w:rPr>
            </w:pPr>
            <w:r>
              <w:rPr>
                <w:rFonts w:hint="eastAsia"/>
                <w:vertAlign w:val="baseline"/>
                <w:lang w:val="en-US" w:eastAsia="zh-CN"/>
              </w:rPr>
              <w:t>自动关联</w:t>
            </w:r>
          </w:p>
        </w:tc>
      </w:tr>
      <w:tr w14:paraId="0848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7AA3071">
            <w:pPr>
              <w:rPr>
                <w:rFonts w:hint="default"/>
                <w:vertAlign w:val="baseline"/>
                <w:lang w:val="en-US" w:eastAsia="zh-CN"/>
              </w:rPr>
            </w:pPr>
            <w:r>
              <w:rPr>
                <w:rFonts w:hint="eastAsia"/>
                <w:vertAlign w:val="baseline"/>
                <w:lang w:val="en-US" w:eastAsia="zh-CN"/>
              </w:rPr>
              <w:t>分路主备</w:t>
            </w:r>
          </w:p>
        </w:tc>
        <w:tc>
          <w:tcPr>
            <w:tcW w:w="1404" w:type="dxa"/>
          </w:tcPr>
          <w:p w14:paraId="1E0B1BC4">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2DE77888">
            <w:pPr>
              <w:ind w:firstLine="0" w:firstLineChars="0"/>
              <w:rPr>
                <w:rFonts w:hint="default"/>
                <w:vertAlign w:val="baseline"/>
                <w:lang w:val="en-US" w:eastAsia="zh-CN"/>
              </w:rPr>
            </w:pPr>
            <w:r>
              <w:rPr>
                <w:rFonts w:hint="eastAsia"/>
                <w:vertAlign w:val="baseline"/>
                <w:lang w:val="en-US" w:eastAsia="zh-CN"/>
              </w:rPr>
              <w:t>自动关联</w:t>
            </w:r>
          </w:p>
        </w:tc>
      </w:tr>
      <w:tr w14:paraId="21E4D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182C15D">
            <w:pPr>
              <w:rPr>
                <w:rFonts w:hint="default"/>
                <w:vertAlign w:val="baseline"/>
                <w:lang w:val="en-US" w:eastAsia="zh-CN"/>
              </w:rPr>
            </w:pPr>
            <w:r>
              <w:rPr>
                <w:rFonts w:hint="eastAsia"/>
                <w:vertAlign w:val="baseline"/>
                <w:lang w:val="en-US" w:eastAsia="zh-CN"/>
              </w:rPr>
              <w:t>分路器件额定容量（A）</w:t>
            </w:r>
          </w:p>
        </w:tc>
        <w:tc>
          <w:tcPr>
            <w:tcW w:w="1404" w:type="dxa"/>
          </w:tcPr>
          <w:p w14:paraId="35E5A766">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55479757">
            <w:pPr>
              <w:ind w:firstLine="0" w:firstLineChars="0"/>
              <w:rPr>
                <w:rFonts w:hint="default"/>
                <w:vertAlign w:val="baseline"/>
                <w:lang w:val="en-US" w:eastAsia="zh-CN"/>
              </w:rPr>
            </w:pPr>
            <w:r>
              <w:rPr>
                <w:rFonts w:hint="eastAsia"/>
                <w:vertAlign w:val="baseline"/>
                <w:lang w:val="en-US" w:eastAsia="zh-CN"/>
              </w:rPr>
              <w:t>自动关联</w:t>
            </w:r>
          </w:p>
        </w:tc>
      </w:tr>
      <w:tr w14:paraId="2749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BABF9D3">
            <w:pPr>
              <w:rPr>
                <w:rFonts w:hint="default"/>
                <w:vertAlign w:val="baseline"/>
                <w:lang w:val="en-US" w:eastAsia="zh-CN"/>
              </w:rPr>
            </w:pPr>
            <w:r>
              <w:rPr>
                <w:rFonts w:hint="eastAsia"/>
                <w:vertAlign w:val="baseline"/>
                <w:lang w:val="en-US" w:eastAsia="zh-CN"/>
              </w:rPr>
              <w:t>使用状态</w:t>
            </w:r>
          </w:p>
        </w:tc>
        <w:tc>
          <w:tcPr>
            <w:tcW w:w="1404" w:type="dxa"/>
          </w:tcPr>
          <w:p w14:paraId="216133D7">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7A222FA4">
            <w:pPr>
              <w:ind w:firstLine="0" w:firstLineChars="0"/>
              <w:rPr>
                <w:rFonts w:hint="default"/>
                <w:vertAlign w:val="baseline"/>
                <w:lang w:val="en-US" w:eastAsia="zh-CN"/>
              </w:rPr>
            </w:pPr>
            <w:r>
              <w:rPr>
                <w:rFonts w:hint="eastAsia"/>
                <w:vertAlign w:val="baseline"/>
                <w:lang w:val="en-US" w:eastAsia="zh-CN"/>
              </w:rPr>
              <w:t>自动关联</w:t>
            </w:r>
          </w:p>
        </w:tc>
      </w:tr>
      <w:tr w14:paraId="0F21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CDCB9B1">
            <w:pPr>
              <w:rPr>
                <w:rFonts w:hint="default"/>
                <w:vertAlign w:val="baseline"/>
                <w:lang w:val="en-US" w:eastAsia="zh-CN"/>
              </w:rPr>
            </w:pPr>
            <w:r>
              <w:rPr>
                <w:rFonts w:hint="eastAsia"/>
                <w:vertAlign w:val="baseline"/>
                <w:lang w:val="en-US" w:eastAsia="zh-CN"/>
              </w:rPr>
              <w:t>分路名称</w:t>
            </w:r>
          </w:p>
        </w:tc>
        <w:tc>
          <w:tcPr>
            <w:tcW w:w="1404" w:type="dxa"/>
          </w:tcPr>
          <w:p w14:paraId="2B9404CB">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4687B250">
            <w:pPr>
              <w:ind w:firstLine="0" w:firstLineChars="0"/>
              <w:rPr>
                <w:rFonts w:hint="default"/>
                <w:vertAlign w:val="baseline"/>
                <w:lang w:val="en-US" w:eastAsia="zh-CN"/>
              </w:rPr>
            </w:pPr>
            <w:r>
              <w:rPr>
                <w:rFonts w:hint="eastAsia"/>
                <w:vertAlign w:val="baseline"/>
                <w:lang w:val="en-US" w:eastAsia="zh-CN"/>
              </w:rPr>
              <w:t>自动关联</w:t>
            </w:r>
          </w:p>
        </w:tc>
      </w:tr>
      <w:tr w14:paraId="7E3B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71EE9BE9">
            <w:pPr>
              <w:rPr>
                <w:rFonts w:hint="default"/>
                <w:vertAlign w:val="baseline"/>
                <w:lang w:val="en-US" w:eastAsia="zh-CN"/>
              </w:rPr>
            </w:pPr>
            <w:r>
              <w:rPr>
                <w:rFonts w:hint="eastAsia"/>
                <w:vertAlign w:val="baseline"/>
                <w:lang w:val="en-US" w:eastAsia="zh-CN"/>
              </w:rPr>
              <w:t>下游设备所在机房</w:t>
            </w:r>
          </w:p>
        </w:tc>
        <w:tc>
          <w:tcPr>
            <w:tcW w:w="1404" w:type="dxa"/>
          </w:tcPr>
          <w:p w14:paraId="2D8CA077">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4C7B605B">
            <w:pPr>
              <w:ind w:firstLine="0" w:firstLineChars="0"/>
              <w:rPr>
                <w:rFonts w:hint="default"/>
                <w:vertAlign w:val="baseline"/>
                <w:lang w:val="en-US" w:eastAsia="zh-CN"/>
              </w:rPr>
            </w:pPr>
            <w:r>
              <w:rPr>
                <w:rFonts w:hint="eastAsia"/>
                <w:vertAlign w:val="baseline"/>
                <w:lang w:val="en-US" w:eastAsia="zh-CN"/>
              </w:rPr>
              <w:t>自动关联</w:t>
            </w:r>
          </w:p>
        </w:tc>
      </w:tr>
      <w:tr w14:paraId="45E0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4E9AEFC">
            <w:pPr>
              <w:rPr>
                <w:rFonts w:hint="default"/>
                <w:vertAlign w:val="baseline"/>
                <w:lang w:val="en-US" w:eastAsia="zh-CN"/>
              </w:rPr>
            </w:pPr>
            <w:r>
              <w:rPr>
                <w:rFonts w:hint="eastAsia"/>
                <w:vertAlign w:val="baseline"/>
                <w:lang w:val="en-US" w:eastAsia="zh-CN"/>
              </w:rPr>
              <w:t>下游设备</w:t>
            </w:r>
          </w:p>
        </w:tc>
        <w:tc>
          <w:tcPr>
            <w:tcW w:w="1404" w:type="dxa"/>
          </w:tcPr>
          <w:p w14:paraId="76831735">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7A754490">
            <w:pPr>
              <w:ind w:firstLine="0" w:firstLineChars="0"/>
              <w:rPr>
                <w:rFonts w:hint="default"/>
                <w:vertAlign w:val="baseline"/>
                <w:lang w:val="en-US" w:eastAsia="zh-CN"/>
              </w:rPr>
            </w:pPr>
            <w:r>
              <w:rPr>
                <w:rFonts w:hint="eastAsia"/>
                <w:vertAlign w:val="baseline"/>
                <w:lang w:val="en-US" w:eastAsia="zh-CN"/>
              </w:rPr>
              <w:t>自动关联</w:t>
            </w:r>
          </w:p>
        </w:tc>
      </w:tr>
      <w:tr w14:paraId="3D78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02C1D06F">
            <w:pPr>
              <w:rPr>
                <w:rFonts w:hint="default"/>
                <w:vertAlign w:val="baseline"/>
                <w:lang w:val="en-US" w:eastAsia="zh-CN"/>
              </w:rPr>
            </w:pPr>
            <w:r>
              <w:rPr>
                <w:rFonts w:hint="eastAsia"/>
                <w:vertAlign w:val="baseline"/>
                <w:lang w:val="en-US" w:eastAsia="zh-CN"/>
              </w:rPr>
              <w:t>下游分路名称</w:t>
            </w:r>
          </w:p>
        </w:tc>
        <w:tc>
          <w:tcPr>
            <w:tcW w:w="1404" w:type="dxa"/>
          </w:tcPr>
          <w:p w14:paraId="2970F9F3">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66DC2BA6">
            <w:pPr>
              <w:ind w:firstLine="0" w:firstLineChars="0"/>
              <w:rPr>
                <w:rFonts w:hint="default"/>
                <w:vertAlign w:val="baseline"/>
                <w:lang w:val="en-US" w:eastAsia="zh-CN"/>
              </w:rPr>
            </w:pPr>
            <w:r>
              <w:rPr>
                <w:rFonts w:hint="eastAsia"/>
                <w:vertAlign w:val="baseline"/>
                <w:lang w:val="en-US" w:eastAsia="zh-CN"/>
              </w:rPr>
              <w:t>自动关联</w:t>
            </w:r>
          </w:p>
        </w:tc>
      </w:tr>
      <w:tr w14:paraId="0691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8770093">
            <w:pPr>
              <w:rPr>
                <w:rFonts w:hint="default"/>
                <w:vertAlign w:val="baseline"/>
                <w:lang w:val="en-US" w:eastAsia="zh-CN"/>
              </w:rPr>
            </w:pPr>
            <w:r>
              <w:rPr>
                <w:rFonts w:hint="eastAsia"/>
                <w:vertAlign w:val="baseline"/>
                <w:lang w:val="en-US" w:eastAsia="zh-CN"/>
              </w:rPr>
              <w:t>下游设备类型</w:t>
            </w:r>
          </w:p>
        </w:tc>
        <w:tc>
          <w:tcPr>
            <w:tcW w:w="1404" w:type="dxa"/>
          </w:tcPr>
          <w:p w14:paraId="7F750B05">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7CFC2E92">
            <w:pPr>
              <w:ind w:firstLine="0" w:firstLineChars="0"/>
              <w:rPr>
                <w:rFonts w:hint="default"/>
                <w:vertAlign w:val="baseline"/>
                <w:lang w:val="en-US" w:eastAsia="zh-CN"/>
              </w:rPr>
            </w:pPr>
            <w:r>
              <w:rPr>
                <w:rFonts w:hint="eastAsia"/>
                <w:vertAlign w:val="baseline"/>
                <w:lang w:val="en-US" w:eastAsia="zh-CN"/>
              </w:rPr>
              <w:t>自动关联</w:t>
            </w:r>
          </w:p>
        </w:tc>
      </w:tr>
      <w:tr w14:paraId="60DD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29862EE2">
            <w:pPr>
              <w:rPr>
                <w:rFonts w:hint="default"/>
                <w:vertAlign w:val="baseline"/>
                <w:lang w:val="en-US" w:eastAsia="zh-CN"/>
              </w:rPr>
            </w:pPr>
            <w:r>
              <w:rPr>
                <w:rFonts w:hint="eastAsia"/>
                <w:vertAlign w:val="baseline"/>
                <w:lang w:val="en-US" w:eastAsia="zh-CN"/>
              </w:rPr>
              <w:t>下游分路类型</w:t>
            </w:r>
          </w:p>
        </w:tc>
        <w:tc>
          <w:tcPr>
            <w:tcW w:w="1404" w:type="dxa"/>
          </w:tcPr>
          <w:p w14:paraId="05D0828B">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234C3DC7">
            <w:pPr>
              <w:ind w:firstLine="0" w:firstLineChars="0"/>
              <w:rPr>
                <w:rFonts w:hint="default"/>
                <w:vertAlign w:val="baseline"/>
                <w:lang w:val="en-US" w:eastAsia="zh-CN"/>
              </w:rPr>
            </w:pPr>
            <w:r>
              <w:rPr>
                <w:rFonts w:hint="eastAsia"/>
                <w:vertAlign w:val="baseline"/>
                <w:lang w:val="en-US" w:eastAsia="zh-CN"/>
              </w:rPr>
              <w:t>自动关联</w:t>
            </w:r>
          </w:p>
        </w:tc>
      </w:tr>
      <w:tr w14:paraId="64E2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8687699">
            <w:pPr>
              <w:rPr>
                <w:rFonts w:hint="default"/>
                <w:vertAlign w:val="baseline"/>
                <w:lang w:val="en-US" w:eastAsia="zh-CN"/>
              </w:rPr>
            </w:pPr>
            <w:r>
              <w:rPr>
                <w:rFonts w:hint="eastAsia"/>
                <w:vertAlign w:val="baseline"/>
                <w:lang w:val="en-US" w:eastAsia="zh-CN"/>
              </w:rPr>
              <w:t>下游分路类型缩写</w:t>
            </w:r>
          </w:p>
        </w:tc>
        <w:tc>
          <w:tcPr>
            <w:tcW w:w="1404" w:type="dxa"/>
          </w:tcPr>
          <w:p w14:paraId="79CFE80F">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45DA3C5C">
            <w:pPr>
              <w:ind w:firstLine="0" w:firstLineChars="0"/>
              <w:rPr>
                <w:rFonts w:hint="default"/>
                <w:vertAlign w:val="baseline"/>
                <w:lang w:val="en-US" w:eastAsia="zh-CN"/>
              </w:rPr>
            </w:pPr>
            <w:r>
              <w:rPr>
                <w:rFonts w:hint="eastAsia"/>
                <w:vertAlign w:val="baseline"/>
                <w:lang w:val="en-US" w:eastAsia="zh-CN"/>
              </w:rPr>
              <w:t>自动关联</w:t>
            </w:r>
          </w:p>
        </w:tc>
      </w:tr>
      <w:tr w14:paraId="7A39B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7EC167B">
            <w:pPr>
              <w:rPr>
                <w:rFonts w:hint="default"/>
                <w:vertAlign w:val="baseline"/>
                <w:lang w:val="en-US" w:eastAsia="zh-CN"/>
              </w:rPr>
            </w:pPr>
            <w:r>
              <w:rPr>
                <w:rFonts w:hint="eastAsia"/>
                <w:vertAlign w:val="baseline"/>
                <w:lang w:val="en-US" w:eastAsia="zh-CN"/>
              </w:rPr>
              <w:t>下游分路顺序号</w:t>
            </w:r>
          </w:p>
        </w:tc>
        <w:tc>
          <w:tcPr>
            <w:tcW w:w="1404" w:type="dxa"/>
          </w:tcPr>
          <w:p w14:paraId="757FDB0B">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272FD8A3">
            <w:pPr>
              <w:ind w:firstLine="0" w:firstLineChars="0"/>
              <w:rPr>
                <w:rFonts w:hint="default"/>
                <w:vertAlign w:val="baseline"/>
                <w:lang w:val="en-US" w:eastAsia="zh-CN"/>
              </w:rPr>
            </w:pPr>
            <w:r>
              <w:rPr>
                <w:rFonts w:hint="eastAsia"/>
                <w:vertAlign w:val="baseline"/>
                <w:lang w:val="en-US" w:eastAsia="zh-CN"/>
              </w:rPr>
              <w:t>自动关联</w:t>
            </w:r>
          </w:p>
        </w:tc>
      </w:tr>
      <w:tr w14:paraId="55314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121FD75">
            <w:pPr>
              <w:rPr>
                <w:rFonts w:hint="default"/>
                <w:vertAlign w:val="baseline"/>
                <w:lang w:val="en-US" w:eastAsia="zh-CN"/>
              </w:rPr>
            </w:pPr>
            <w:r>
              <w:rPr>
                <w:rFonts w:hint="eastAsia"/>
                <w:vertAlign w:val="baseline"/>
                <w:lang w:val="en-US" w:eastAsia="zh-CN"/>
              </w:rPr>
              <w:t>下游分路器件额定容量（A）</w:t>
            </w:r>
          </w:p>
        </w:tc>
        <w:tc>
          <w:tcPr>
            <w:tcW w:w="1404" w:type="dxa"/>
          </w:tcPr>
          <w:p w14:paraId="765EECE4">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748E851E">
            <w:pPr>
              <w:ind w:firstLine="0" w:firstLineChars="0"/>
              <w:rPr>
                <w:rFonts w:hint="default"/>
                <w:vertAlign w:val="baseline"/>
                <w:lang w:val="en-US" w:eastAsia="zh-CN"/>
              </w:rPr>
            </w:pPr>
            <w:r>
              <w:rPr>
                <w:rFonts w:hint="eastAsia"/>
                <w:vertAlign w:val="baseline"/>
                <w:lang w:val="en-US" w:eastAsia="zh-CN"/>
              </w:rPr>
              <w:t>自动关联</w:t>
            </w:r>
          </w:p>
        </w:tc>
      </w:tr>
      <w:tr w14:paraId="7928A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106841D">
            <w:pPr>
              <w:rPr>
                <w:rFonts w:hint="default"/>
                <w:vertAlign w:val="baseline"/>
                <w:lang w:val="en-US" w:eastAsia="zh-CN"/>
              </w:rPr>
            </w:pPr>
            <w:r>
              <w:rPr>
                <w:rFonts w:hint="eastAsia"/>
                <w:vertAlign w:val="baseline"/>
                <w:lang w:val="en-US" w:eastAsia="zh-CN"/>
              </w:rPr>
              <w:t>下游分路主备</w:t>
            </w:r>
          </w:p>
        </w:tc>
        <w:tc>
          <w:tcPr>
            <w:tcW w:w="1404" w:type="dxa"/>
          </w:tcPr>
          <w:p w14:paraId="67318C2D">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3E1698EB">
            <w:pPr>
              <w:ind w:firstLine="0" w:firstLineChars="0"/>
              <w:rPr>
                <w:rFonts w:hint="default"/>
                <w:vertAlign w:val="baseline"/>
                <w:lang w:val="en-US" w:eastAsia="zh-CN"/>
              </w:rPr>
            </w:pPr>
            <w:r>
              <w:rPr>
                <w:rFonts w:hint="eastAsia"/>
                <w:vertAlign w:val="baseline"/>
                <w:lang w:val="en-US" w:eastAsia="zh-CN"/>
              </w:rPr>
              <w:t>自动关联</w:t>
            </w:r>
          </w:p>
        </w:tc>
      </w:tr>
      <w:tr w14:paraId="5E02F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597C4502">
            <w:pPr>
              <w:rPr>
                <w:rFonts w:hint="default"/>
                <w:vertAlign w:val="baseline"/>
                <w:lang w:val="en-US" w:eastAsia="zh-CN"/>
              </w:rPr>
            </w:pPr>
            <w:r>
              <w:rPr>
                <w:rFonts w:hint="eastAsia"/>
                <w:vertAlign w:val="baseline"/>
                <w:lang w:val="en-US" w:eastAsia="zh-CN"/>
              </w:rPr>
              <w:t>下游使用状态</w:t>
            </w:r>
          </w:p>
        </w:tc>
        <w:tc>
          <w:tcPr>
            <w:tcW w:w="1404" w:type="dxa"/>
          </w:tcPr>
          <w:p w14:paraId="1031A5D2">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1E7AF3FD">
            <w:pPr>
              <w:ind w:firstLine="0" w:firstLineChars="0"/>
              <w:rPr>
                <w:rFonts w:hint="default"/>
                <w:vertAlign w:val="baseline"/>
                <w:lang w:val="en-US" w:eastAsia="zh-CN"/>
              </w:rPr>
            </w:pPr>
            <w:r>
              <w:rPr>
                <w:rFonts w:hint="eastAsia"/>
                <w:vertAlign w:val="baseline"/>
                <w:lang w:val="en-US" w:eastAsia="zh-CN"/>
              </w:rPr>
              <w:t>自动关联</w:t>
            </w:r>
          </w:p>
        </w:tc>
      </w:tr>
      <w:tr w14:paraId="3BAA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5F60915">
            <w:pPr>
              <w:rPr>
                <w:rFonts w:hint="default"/>
                <w:vertAlign w:val="baseline"/>
                <w:lang w:val="en-US" w:eastAsia="zh-CN"/>
              </w:rPr>
            </w:pPr>
            <w:r>
              <w:rPr>
                <w:rFonts w:hint="eastAsia"/>
                <w:vertAlign w:val="baseline"/>
                <w:lang w:val="en-US" w:eastAsia="zh-CN"/>
              </w:rPr>
              <w:t>设备编码</w:t>
            </w:r>
          </w:p>
        </w:tc>
        <w:tc>
          <w:tcPr>
            <w:tcW w:w="1404" w:type="dxa"/>
          </w:tcPr>
          <w:p w14:paraId="76130E51">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77513872">
            <w:pPr>
              <w:ind w:firstLine="0" w:firstLineChars="0"/>
              <w:rPr>
                <w:rFonts w:hint="default"/>
                <w:vertAlign w:val="baseline"/>
                <w:lang w:val="en-US" w:eastAsia="zh-CN"/>
              </w:rPr>
            </w:pPr>
            <w:r>
              <w:rPr>
                <w:rFonts w:hint="eastAsia"/>
                <w:vertAlign w:val="baseline"/>
                <w:lang w:val="en-US" w:eastAsia="zh-CN"/>
              </w:rPr>
              <w:t>自动关联</w:t>
            </w:r>
          </w:p>
        </w:tc>
      </w:tr>
      <w:tr w14:paraId="19E8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4F13FC3">
            <w:pPr>
              <w:rPr>
                <w:rFonts w:hint="default"/>
                <w:vertAlign w:val="baseline"/>
                <w:lang w:val="en-US" w:eastAsia="zh-CN"/>
              </w:rPr>
            </w:pPr>
            <w:r>
              <w:rPr>
                <w:rFonts w:hint="eastAsia"/>
                <w:vertAlign w:val="baseline"/>
                <w:lang w:val="en-US" w:eastAsia="zh-CN"/>
              </w:rPr>
              <w:t>资源分路类型</w:t>
            </w:r>
          </w:p>
        </w:tc>
        <w:tc>
          <w:tcPr>
            <w:tcW w:w="1404" w:type="dxa"/>
            <w:vAlign w:val="center"/>
          </w:tcPr>
          <w:p w14:paraId="6033AA20">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4A387FCB">
            <w:pPr>
              <w:ind w:firstLine="0" w:firstLineChars="0"/>
              <w:rPr>
                <w:rFonts w:hint="default"/>
                <w:vertAlign w:val="baseline"/>
                <w:lang w:val="en-US" w:eastAsia="zh-CN"/>
              </w:rPr>
            </w:pPr>
            <w:r>
              <w:rPr>
                <w:rFonts w:hint="eastAsia"/>
                <w:vertAlign w:val="baseline"/>
                <w:lang w:val="en-US" w:eastAsia="zh-CN"/>
              </w:rPr>
              <w:t>自动关联（</w:t>
            </w:r>
            <w:r>
              <w:rPr>
                <w:rFonts w:hint="eastAsia"/>
                <w:sz w:val="18"/>
                <w:szCs w:val="18"/>
                <w:vertAlign w:val="baseline"/>
                <w:lang w:val="en-US" w:eastAsia="zh-CN"/>
              </w:rPr>
              <w:t>目前只有专业内输出分路一种，考虑这个字段有无扩展的可能，若没有，该字段不显示在当前报表，无实际意义</w:t>
            </w:r>
            <w:r>
              <w:rPr>
                <w:rFonts w:hint="eastAsia"/>
                <w:vertAlign w:val="baseline"/>
                <w:lang w:val="en-US" w:eastAsia="zh-CN"/>
              </w:rPr>
              <w:t>）</w:t>
            </w:r>
          </w:p>
        </w:tc>
      </w:tr>
      <w:tr w14:paraId="3E3A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7FD0C69">
            <w:pPr>
              <w:rPr>
                <w:rFonts w:hint="default"/>
                <w:vertAlign w:val="baseline"/>
                <w:lang w:val="en-US" w:eastAsia="zh-CN"/>
              </w:rPr>
            </w:pPr>
            <w:r>
              <w:rPr>
                <w:rFonts w:hint="eastAsia"/>
                <w:vertAlign w:val="baseline"/>
                <w:lang w:val="en-US" w:eastAsia="zh-CN"/>
              </w:rPr>
              <w:t>额定电压（V）</w:t>
            </w:r>
          </w:p>
        </w:tc>
        <w:tc>
          <w:tcPr>
            <w:tcW w:w="1404" w:type="dxa"/>
          </w:tcPr>
          <w:p w14:paraId="43B0C273">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1CDB86D2">
            <w:pPr>
              <w:ind w:firstLine="0" w:firstLineChars="0"/>
              <w:rPr>
                <w:rFonts w:hint="default"/>
                <w:vertAlign w:val="baseline"/>
                <w:lang w:val="en-US" w:eastAsia="zh-CN"/>
              </w:rPr>
            </w:pPr>
            <w:r>
              <w:rPr>
                <w:rFonts w:hint="eastAsia"/>
                <w:vertAlign w:val="baseline"/>
                <w:lang w:val="en-US" w:eastAsia="zh-CN"/>
              </w:rPr>
              <w:t>自动关联</w:t>
            </w:r>
          </w:p>
        </w:tc>
      </w:tr>
      <w:tr w14:paraId="0733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8F436BB">
            <w:pPr>
              <w:rPr>
                <w:rFonts w:hint="default"/>
                <w:vertAlign w:val="baseline"/>
                <w:lang w:val="en-US" w:eastAsia="zh-CN"/>
              </w:rPr>
            </w:pPr>
            <w:r>
              <w:rPr>
                <w:rFonts w:hint="eastAsia"/>
                <w:vertAlign w:val="baseline"/>
                <w:lang w:val="en-US" w:eastAsia="zh-CN"/>
              </w:rPr>
              <w:t>交直流方式</w:t>
            </w:r>
          </w:p>
        </w:tc>
        <w:tc>
          <w:tcPr>
            <w:tcW w:w="1404" w:type="dxa"/>
          </w:tcPr>
          <w:p w14:paraId="3E3BCB8D">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71277CD6">
            <w:pPr>
              <w:ind w:firstLine="0" w:firstLineChars="0"/>
              <w:rPr>
                <w:rFonts w:hint="default"/>
                <w:vertAlign w:val="baseline"/>
                <w:lang w:val="en-US" w:eastAsia="zh-CN"/>
              </w:rPr>
            </w:pPr>
            <w:r>
              <w:rPr>
                <w:rFonts w:hint="eastAsia"/>
                <w:vertAlign w:val="baseline"/>
                <w:lang w:val="en-US" w:eastAsia="zh-CN"/>
              </w:rPr>
              <w:t>自动关联</w:t>
            </w:r>
          </w:p>
        </w:tc>
      </w:tr>
      <w:tr w14:paraId="079A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26C25369">
            <w:pPr>
              <w:rPr>
                <w:rFonts w:hint="default"/>
                <w:vertAlign w:val="baseline"/>
                <w:lang w:val="en-US" w:eastAsia="zh-CN"/>
              </w:rPr>
            </w:pPr>
            <w:r>
              <w:rPr>
                <w:rFonts w:hint="eastAsia"/>
                <w:vertAlign w:val="baseline"/>
                <w:lang w:val="en-US" w:eastAsia="zh-CN"/>
              </w:rPr>
              <w:t>输出电缆容量（A）</w:t>
            </w:r>
          </w:p>
        </w:tc>
        <w:tc>
          <w:tcPr>
            <w:tcW w:w="1404" w:type="dxa"/>
          </w:tcPr>
          <w:p w14:paraId="7F079ABF">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599F761B">
            <w:pPr>
              <w:ind w:firstLine="0" w:firstLineChars="0"/>
              <w:rPr>
                <w:rFonts w:hint="default"/>
                <w:vertAlign w:val="baseline"/>
                <w:lang w:val="en-US" w:eastAsia="zh-CN"/>
              </w:rPr>
            </w:pPr>
            <w:r>
              <w:rPr>
                <w:rFonts w:hint="eastAsia"/>
                <w:vertAlign w:val="baseline"/>
                <w:lang w:val="en-US" w:eastAsia="zh-CN"/>
              </w:rPr>
              <w:t>自动关联</w:t>
            </w:r>
          </w:p>
        </w:tc>
      </w:tr>
      <w:tr w14:paraId="18D6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DFC750B">
            <w:pPr>
              <w:rPr>
                <w:rFonts w:hint="default"/>
                <w:vertAlign w:val="baseline"/>
                <w:lang w:val="en-US" w:eastAsia="zh-CN"/>
              </w:rPr>
            </w:pPr>
            <w:r>
              <w:rPr>
                <w:rFonts w:hint="eastAsia"/>
                <w:vertAlign w:val="baseline"/>
                <w:lang w:val="en-US" w:eastAsia="zh-CN"/>
              </w:rPr>
              <w:t>下游设备编码</w:t>
            </w:r>
          </w:p>
        </w:tc>
        <w:tc>
          <w:tcPr>
            <w:tcW w:w="1404" w:type="dxa"/>
          </w:tcPr>
          <w:p w14:paraId="3CD92915">
            <w:pPr>
              <w:ind w:firstLine="0" w:firstLineChars="0"/>
              <w:rPr>
                <w:rFonts w:hint="default"/>
                <w:vertAlign w:val="baseline"/>
                <w:lang w:val="en-US" w:eastAsia="zh-CN"/>
              </w:rPr>
            </w:pPr>
            <w:r>
              <w:rPr>
                <w:rFonts w:hint="eastAsia"/>
                <w:vertAlign w:val="baseline"/>
                <w:lang w:val="en-US" w:eastAsia="zh-CN"/>
              </w:rPr>
              <w:t>默认隐藏</w:t>
            </w:r>
          </w:p>
        </w:tc>
        <w:tc>
          <w:tcPr>
            <w:tcW w:w="5944" w:type="dxa"/>
          </w:tcPr>
          <w:p w14:paraId="4A171E13">
            <w:pPr>
              <w:ind w:firstLine="0" w:firstLineChars="0"/>
              <w:rPr>
                <w:rFonts w:hint="default"/>
                <w:vertAlign w:val="baseline"/>
                <w:lang w:val="en-US" w:eastAsia="zh-CN"/>
              </w:rPr>
            </w:pPr>
            <w:r>
              <w:rPr>
                <w:rFonts w:hint="eastAsia"/>
                <w:vertAlign w:val="baseline"/>
                <w:lang w:val="en-US" w:eastAsia="zh-CN"/>
              </w:rPr>
              <w:t>自动关联</w:t>
            </w:r>
          </w:p>
        </w:tc>
      </w:tr>
    </w:tbl>
    <w:p w14:paraId="755AF365">
      <w:pPr>
        <w:numPr>
          <w:ilvl w:val="0"/>
          <w:numId w:val="0"/>
        </w:numPr>
      </w:pPr>
    </w:p>
    <w:p w14:paraId="27837B96">
      <w:pPr>
        <w:numPr>
          <w:ilvl w:val="0"/>
          <w:numId w:val="0"/>
        </w:numPr>
        <w:rPr>
          <w:rFonts w:hint="default" w:eastAsia="宋体"/>
          <w:b/>
          <w:bCs/>
          <w:lang w:val="en-US" w:eastAsia="zh-CN"/>
        </w:rPr>
      </w:pPr>
      <w:r>
        <w:rPr>
          <w:rFonts w:hint="eastAsia"/>
          <w:b/>
          <w:bCs/>
          <w:lang w:val="en-US" w:eastAsia="zh-CN"/>
        </w:rPr>
        <w:t>拓扑评估规则</w:t>
      </w:r>
    </w:p>
    <w:p w14:paraId="29DA511B">
      <w:pPr>
        <w:numPr>
          <w:ilvl w:val="0"/>
          <w:numId w:val="0"/>
        </w:numPr>
        <w:rPr>
          <w:rFonts w:hint="eastAsia"/>
          <w:vertAlign w:val="baseline"/>
          <w:lang w:val="en-US" w:eastAsia="zh-CN"/>
        </w:rPr>
      </w:pPr>
      <w:r>
        <w:rPr>
          <w:rFonts w:hint="eastAsia"/>
          <w:lang w:val="en-US" w:eastAsia="zh-CN"/>
        </w:rPr>
        <w:t>评估异常类型：</w:t>
      </w:r>
      <w:r>
        <w:rPr>
          <w:rFonts w:hint="eastAsia"/>
          <w:vertAlign w:val="baseline"/>
          <w:lang w:val="en-US" w:eastAsia="zh-CN"/>
        </w:rPr>
        <w:t>上下级设备容量不匹配（下级设备容量大于上级设备）/设备层级逻辑异常/单点闭环节点。</w:t>
      </w:r>
    </w:p>
    <w:p w14:paraId="6E522A72">
      <w:pPr>
        <w:numPr>
          <w:ilvl w:val="0"/>
          <w:numId w:val="0"/>
        </w:numPr>
        <w:rPr>
          <w:rFonts w:hint="default"/>
          <w:vertAlign w:val="baseline"/>
          <w:lang w:val="en-US" w:eastAsia="zh-CN"/>
        </w:rPr>
      </w:pPr>
      <w:r>
        <w:rPr>
          <w:rFonts w:hint="eastAsia"/>
          <w:vertAlign w:val="baseline"/>
          <w:lang w:val="en-US" w:eastAsia="zh-CN"/>
        </w:rPr>
        <w:t>拓扑评估规则每天早上8点前执行定时任务，输出评估结果。</w:t>
      </w:r>
    </w:p>
    <w:p w14:paraId="23629A40">
      <w:pPr>
        <w:numPr>
          <w:ilvl w:val="0"/>
          <w:numId w:val="0"/>
        </w:numPr>
        <w:rPr>
          <w:rFonts w:hint="default"/>
          <w:vertAlign w:val="baseline"/>
          <w:lang w:val="en-US" w:eastAsia="zh-CN"/>
        </w:rPr>
      </w:pPr>
      <w:r>
        <w:rPr>
          <w:rFonts w:hint="eastAsia"/>
          <w:b/>
          <w:bCs/>
          <w:vertAlign w:val="baseline"/>
          <w:lang w:val="en-US" w:eastAsia="zh-CN"/>
        </w:rPr>
        <w:t>1.1上下级容量不匹配</w:t>
      </w:r>
    </w:p>
    <w:p w14:paraId="26FE4459">
      <w:pPr>
        <w:numPr>
          <w:ilvl w:val="0"/>
          <w:numId w:val="0"/>
        </w:numPr>
        <w:rPr>
          <w:rFonts w:hint="default"/>
          <w:lang w:val="en-US" w:eastAsia="zh-CN"/>
        </w:rPr>
      </w:pPr>
      <w:r>
        <w:rPr>
          <w:rFonts w:hint="eastAsia"/>
          <w:lang w:val="en-US" w:eastAsia="zh-CN"/>
        </w:rPr>
        <w:t>固定规则，查找专业内输出分路表，同一分路中，若：</w:t>
      </w:r>
      <w:r>
        <w:rPr>
          <w:rFonts w:hint="eastAsia"/>
          <w:vertAlign w:val="baseline"/>
          <w:lang w:val="en-US" w:eastAsia="zh-CN"/>
        </w:rPr>
        <w:t>分路器件额定容量（A）＜下游分路器件额定容量（A），则标记为</w:t>
      </w:r>
      <w:r>
        <w:rPr>
          <w:rFonts w:hint="eastAsia"/>
          <w:u w:val="single"/>
          <w:vertAlign w:val="baseline"/>
          <w:lang w:val="en-US" w:eastAsia="zh-CN"/>
        </w:rPr>
        <w:t>上下级容量不匹配</w:t>
      </w:r>
      <w:r>
        <w:rPr>
          <w:rFonts w:hint="eastAsia"/>
          <w:vertAlign w:val="baseline"/>
          <w:lang w:val="en-US" w:eastAsia="zh-CN"/>
        </w:rPr>
        <w:t>。显示此条分路信息。</w:t>
      </w:r>
    </w:p>
    <w:p w14:paraId="5809FB42">
      <w:pPr>
        <w:numPr>
          <w:ilvl w:val="0"/>
          <w:numId w:val="0"/>
        </w:numPr>
        <w:rPr>
          <w:rFonts w:hint="eastAsia"/>
          <w:lang w:val="en-US" w:eastAsia="zh-CN"/>
        </w:rPr>
      </w:pPr>
    </w:p>
    <w:p w14:paraId="2EC535F2">
      <w:pPr>
        <w:numPr>
          <w:ilvl w:val="0"/>
          <w:numId w:val="0"/>
        </w:numPr>
        <w:rPr>
          <w:rFonts w:hint="default"/>
          <w:b/>
          <w:bCs/>
          <w:lang w:val="en-US" w:eastAsia="zh-CN"/>
        </w:rPr>
      </w:pPr>
      <w:r>
        <w:rPr>
          <w:rFonts w:hint="eastAsia"/>
          <w:b/>
          <w:bCs/>
          <w:lang w:val="en-US" w:eastAsia="zh-CN"/>
        </w:rPr>
        <w:t>1.2设备层级逻辑异常/拓扑信息断点</w:t>
      </w:r>
    </w:p>
    <w:p w14:paraId="64BBE3DB">
      <w:pPr>
        <w:numPr>
          <w:ilvl w:val="0"/>
          <w:numId w:val="0"/>
        </w:numPr>
        <w:rPr>
          <w:rFonts w:hint="eastAsia"/>
          <w:lang w:val="en-US" w:eastAsia="zh-CN"/>
        </w:rPr>
      </w:pPr>
      <w:r>
        <w:rPr>
          <w:rFonts w:hint="eastAsia"/>
          <w:lang w:val="en-US" w:eastAsia="zh-CN"/>
        </w:rPr>
        <w:t>规则配置按钮通过菜单权限管控，默认开放给省级管理员。</w:t>
      </w:r>
    </w:p>
    <w:p w14:paraId="04F72A3B">
      <w:pPr>
        <w:numPr>
          <w:ilvl w:val="0"/>
          <w:numId w:val="0"/>
        </w:numPr>
        <w:rPr>
          <w:rFonts w:hint="eastAsia"/>
          <w:lang w:val="en-US" w:eastAsia="zh-CN"/>
        </w:rPr>
      </w:pPr>
      <w:r>
        <w:rPr>
          <w:rFonts w:hint="eastAsia"/>
          <w:lang w:val="en-US" w:eastAsia="zh-CN"/>
        </w:rPr>
        <w:t>点击“层级稽核规则配置”，进入自定义稽核规则配置页面。通过配置正常拓扑设备上下层级关系，对拓扑异常进行评估。弹窗页面提示配置正常拓扑设备上下层级关系。</w:t>
      </w:r>
    </w:p>
    <w:p w14:paraId="2373ECA3">
      <w:pPr>
        <w:numPr>
          <w:ilvl w:val="0"/>
          <w:numId w:val="0"/>
        </w:numPr>
        <w:rPr>
          <w:rFonts w:hint="default"/>
          <w:lang w:val="en-US" w:eastAsia="zh-CN"/>
        </w:rPr>
      </w:pPr>
      <w:r>
        <w:rPr>
          <w:rFonts w:hint="eastAsia"/>
          <w:lang w:val="en-US" w:eastAsia="zh-CN"/>
        </w:rPr>
        <w:t>稽核规则配置如下：</w:t>
      </w:r>
      <w:r>
        <w:commentReference w:id="10"/>
      </w:r>
    </w:p>
    <w:tbl>
      <w:tblPr>
        <w:tblStyle w:val="32"/>
        <w:tblW w:w="9670"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14"/>
        <w:gridCol w:w="3756"/>
        <w:gridCol w:w="3900"/>
      </w:tblGrid>
      <w:tr w14:paraId="106C7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8" w:hRule="atLeast"/>
        </w:trPr>
        <w:tc>
          <w:tcPr>
            <w:tcW w:w="2014" w:type="dxa"/>
            <w:shd w:val="clear" w:color="auto" w:fill="C7DAF1" w:themeFill="text2" w:themeFillTint="32"/>
            <w:noWrap/>
            <w:vAlign w:val="center"/>
          </w:tcPr>
          <w:p w14:paraId="4DC515FB">
            <w:pPr>
              <w:keepNext w:val="0"/>
              <w:keepLines w:val="0"/>
              <w:widowControl/>
              <w:suppressLineNumbers w:val="0"/>
              <w:jc w:val="left"/>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上游是否为空</w:t>
            </w:r>
          </w:p>
        </w:tc>
        <w:tc>
          <w:tcPr>
            <w:tcW w:w="3756" w:type="dxa"/>
            <w:shd w:val="clear" w:color="auto" w:fill="C7DAF1" w:themeFill="text2" w:themeFillTint="32"/>
            <w:noWrap/>
            <w:vAlign w:val="center"/>
          </w:tcPr>
          <w:p w14:paraId="64EEED9A">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rPr>
              <w:t>设备类型</w:t>
            </w:r>
            <w:r>
              <w:rPr>
                <w:rFonts w:hint="eastAsia" w:ascii="宋体" w:hAnsi="宋体" w:eastAsia="宋体" w:cs="宋体"/>
                <w:b w:val="0"/>
                <w:bCs w:val="0"/>
                <w:i w:val="0"/>
                <w:iCs w:val="0"/>
                <w:color w:val="000000"/>
                <w:kern w:val="0"/>
                <w:sz w:val="18"/>
                <w:szCs w:val="18"/>
                <w:u w:val="none"/>
                <w:lang w:val="en-US" w:eastAsia="zh-CN" w:bidi="ar"/>
              </w:rPr>
              <w:t>（关联所属设备类型）</w:t>
            </w:r>
          </w:p>
        </w:tc>
        <w:tc>
          <w:tcPr>
            <w:tcW w:w="3900" w:type="dxa"/>
            <w:shd w:val="clear" w:color="auto" w:fill="C7DAF1" w:themeFill="text2" w:themeFillTint="32"/>
            <w:noWrap/>
            <w:vAlign w:val="center"/>
          </w:tcPr>
          <w:p w14:paraId="4A8316DD">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下游设备类型</w:t>
            </w:r>
          </w:p>
        </w:tc>
      </w:tr>
      <w:tr w14:paraId="5C4A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14:paraId="474BBB37">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单选，必为空/必不为空/可以为空</w:t>
            </w:r>
            <w:r>
              <w:rPr>
                <w:rFonts w:hint="eastAsia" w:ascii="宋体" w:hAnsi="宋体" w:cs="宋体"/>
                <w:i w:val="0"/>
                <w:iCs w:val="0"/>
                <w:color w:val="000000"/>
                <w:kern w:val="0"/>
                <w:sz w:val="22"/>
                <w:szCs w:val="22"/>
                <w:u w:val="none"/>
                <w:lang w:val="en-US" w:eastAsia="zh-CN" w:bidi="ar"/>
              </w:rPr>
              <w:t>。默认可以为空</w:t>
            </w:r>
          </w:p>
        </w:tc>
        <w:tc>
          <w:tcPr>
            <w:tcW w:w="3756" w:type="dxa"/>
            <w:shd w:val="clear" w:color="auto" w:fill="auto"/>
            <w:noWrap/>
            <w:vAlign w:val="center"/>
          </w:tcPr>
          <w:p w14:paraId="14DA98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c>
          <w:tcPr>
            <w:tcW w:w="3900" w:type="dxa"/>
            <w:shd w:val="clear" w:color="auto" w:fill="auto"/>
            <w:noWrap/>
            <w:vAlign w:val="center"/>
          </w:tcPr>
          <w:p w14:paraId="59682779">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左侧全量上游设备类型可选。支持全选或者全不选。默认全选。“其余设备”字段增加提示“包括非大类设备，如冷却塔、风机、变频器、水泵等”</w:t>
            </w:r>
          </w:p>
        </w:tc>
      </w:tr>
      <w:tr w14:paraId="27A7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5BE0E624">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78DCC9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c>
          <w:tcPr>
            <w:tcW w:w="3900" w:type="dxa"/>
            <w:shd w:val="clear" w:color="auto" w:fill="auto"/>
            <w:noWrap/>
            <w:vAlign w:val="center"/>
          </w:tcPr>
          <w:p w14:paraId="4C9915B1">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6D26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14:paraId="0115BAB2">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5A9805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高压直流配电</w:t>
            </w:r>
          </w:p>
        </w:tc>
        <w:tc>
          <w:tcPr>
            <w:tcW w:w="3900" w:type="dxa"/>
            <w:shd w:val="clear" w:color="auto" w:fill="auto"/>
            <w:noWrap/>
            <w:vAlign w:val="center"/>
          </w:tcPr>
          <w:p w14:paraId="62CF402A">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3D78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42D218A6">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5599BC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c>
          <w:tcPr>
            <w:tcW w:w="3900" w:type="dxa"/>
            <w:shd w:val="clear" w:color="auto" w:fill="auto"/>
            <w:noWrap/>
            <w:vAlign w:val="center"/>
          </w:tcPr>
          <w:p w14:paraId="749E0467">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5876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14:paraId="0CF7BA6E">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10AC47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c>
          <w:tcPr>
            <w:tcW w:w="3900" w:type="dxa"/>
            <w:shd w:val="clear" w:color="auto" w:fill="auto"/>
            <w:noWrap/>
            <w:vAlign w:val="center"/>
          </w:tcPr>
          <w:p w14:paraId="287BDF9D">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33D7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35C684DB">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2C1C0F8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c>
          <w:tcPr>
            <w:tcW w:w="3900" w:type="dxa"/>
            <w:shd w:val="clear" w:color="auto" w:fill="auto"/>
            <w:noWrap/>
            <w:vAlign w:val="center"/>
          </w:tcPr>
          <w:p w14:paraId="4C6879BB">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3A2F3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4DC4661F">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57C51EF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c>
          <w:tcPr>
            <w:tcW w:w="3900" w:type="dxa"/>
            <w:shd w:val="clear" w:color="auto" w:fill="auto"/>
            <w:noWrap/>
            <w:vAlign w:val="center"/>
          </w:tcPr>
          <w:p w14:paraId="0CF73885">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62A7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45C20C4F">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3FB8161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c>
          <w:tcPr>
            <w:tcW w:w="3900" w:type="dxa"/>
            <w:shd w:val="clear" w:color="auto" w:fill="auto"/>
            <w:noWrap/>
            <w:vAlign w:val="center"/>
          </w:tcPr>
          <w:p w14:paraId="522207C7">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2DA5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14:paraId="7720A0E4">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6C72E8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c>
          <w:tcPr>
            <w:tcW w:w="3900" w:type="dxa"/>
            <w:shd w:val="clear" w:color="auto" w:fill="auto"/>
            <w:noWrap/>
            <w:vAlign w:val="center"/>
          </w:tcPr>
          <w:p w14:paraId="5875E59C">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2740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14:paraId="1F743BF5">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2752FA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c>
          <w:tcPr>
            <w:tcW w:w="3900" w:type="dxa"/>
            <w:shd w:val="clear" w:color="auto" w:fill="auto"/>
            <w:noWrap/>
            <w:vAlign w:val="center"/>
          </w:tcPr>
          <w:p w14:paraId="367C3A10">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347A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14:paraId="1AF6F328">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6733777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交流母线配电</w:t>
            </w:r>
          </w:p>
        </w:tc>
        <w:tc>
          <w:tcPr>
            <w:tcW w:w="3900" w:type="dxa"/>
            <w:shd w:val="clear" w:color="auto" w:fill="auto"/>
            <w:noWrap/>
            <w:vAlign w:val="center"/>
          </w:tcPr>
          <w:p w14:paraId="08DCCD9A">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751B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68F53B0C">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2F3493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c>
          <w:tcPr>
            <w:tcW w:w="3900" w:type="dxa"/>
            <w:shd w:val="clear" w:color="auto" w:fill="auto"/>
            <w:noWrap/>
            <w:vAlign w:val="center"/>
          </w:tcPr>
          <w:p w14:paraId="14A4EB89">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3FC7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20A5F17D">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79C1AC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c>
          <w:tcPr>
            <w:tcW w:w="3900" w:type="dxa"/>
            <w:shd w:val="clear" w:color="auto" w:fill="auto"/>
            <w:noWrap/>
            <w:vAlign w:val="center"/>
          </w:tcPr>
          <w:p w14:paraId="0A3B84C6">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3C446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0F3758F2">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0C4240C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c>
          <w:tcPr>
            <w:tcW w:w="3900" w:type="dxa"/>
            <w:shd w:val="clear" w:color="auto" w:fill="auto"/>
            <w:noWrap/>
            <w:vAlign w:val="center"/>
          </w:tcPr>
          <w:p w14:paraId="1772E5A3">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1B5B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14:paraId="303356E5">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4D0394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c>
          <w:tcPr>
            <w:tcW w:w="3900" w:type="dxa"/>
            <w:shd w:val="clear" w:color="auto" w:fill="auto"/>
            <w:noWrap/>
            <w:vAlign w:val="center"/>
          </w:tcPr>
          <w:p w14:paraId="67ABDF66">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6DCDF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43D8BECC">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730F40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c>
          <w:tcPr>
            <w:tcW w:w="3900" w:type="dxa"/>
            <w:shd w:val="clear" w:color="auto" w:fill="auto"/>
            <w:noWrap/>
            <w:vAlign w:val="center"/>
          </w:tcPr>
          <w:p w14:paraId="0B728228">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741C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3550B432">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3D9598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c>
          <w:tcPr>
            <w:tcW w:w="3900" w:type="dxa"/>
            <w:shd w:val="clear" w:color="auto" w:fill="auto"/>
            <w:noWrap/>
            <w:vAlign w:val="center"/>
          </w:tcPr>
          <w:p w14:paraId="1F545CD7">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1F438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5287E779">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0C29BD4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c>
          <w:tcPr>
            <w:tcW w:w="3900" w:type="dxa"/>
            <w:shd w:val="clear" w:color="auto" w:fill="auto"/>
            <w:noWrap/>
            <w:vAlign w:val="center"/>
          </w:tcPr>
          <w:p w14:paraId="5B8EA658">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5C8B7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14:paraId="06CDE785">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696FECF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c>
          <w:tcPr>
            <w:tcW w:w="3900" w:type="dxa"/>
            <w:shd w:val="clear" w:color="auto" w:fill="auto"/>
            <w:noWrap/>
            <w:vAlign w:val="center"/>
          </w:tcPr>
          <w:p w14:paraId="1EF9DDAD">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5071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222F735C">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4A30D0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c>
          <w:tcPr>
            <w:tcW w:w="3900" w:type="dxa"/>
            <w:shd w:val="clear" w:color="auto" w:fill="auto"/>
            <w:noWrap/>
            <w:vAlign w:val="center"/>
          </w:tcPr>
          <w:p w14:paraId="24891B5A">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12BB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0BB63D10">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3E9B44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c>
          <w:tcPr>
            <w:tcW w:w="3900" w:type="dxa"/>
            <w:shd w:val="clear" w:color="auto" w:fill="auto"/>
            <w:noWrap/>
            <w:vAlign w:val="center"/>
          </w:tcPr>
          <w:p w14:paraId="1DE44D56">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r>
      <w:tr w14:paraId="6783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14" w:type="dxa"/>
            <w:shd w:val="clear" w:color="auto" w:fill="auto"/>
            <w:noWrap/>
            <w:vAlign w:val="center"/>
          </w:tcPr>
          <w:p w14:paraId="1843033D">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32E9A953">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变换设备</w:t>
            </w:r>
          </w:p>
        </w:tc>
        <w:tc>
          <w:tcPr>
            <w:tcW w:w="3900" w:type="dxa"/>
            <w:shd w:val="clear" w:color="auto" w:fill="auto"/>
            <w:noWrap/>
            <w:vAlign w:val="center"/>
          </w:tcPr>
          <w:p w14:paraId="186FE62A">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同上</w:t>
            </w:r>
          </w:p>
        </w:tc>
      </w:tr>
      <w:tr w14:paraId="2711A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trPr>
        <w:tc>
          <w:tcPr>
            <w:tcW w:w="2014" w:type="dxa"/>
            <w:shd w:val="clear" w:color="auto" w:fill="auto"/>
            <w:noWrap/>
            <w:vAlign w:val="center"/>
          </w:tcPr>
          <w:p w14:paraId="364F555F">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同上</w:t>
            </w:r>
          </w:p>
        </w:tc>
        <w:tc>
          <w:tcPr>
            <w:tcW w:w="3756" w:type="dxa"/>
            <w:shd w:val="clear" w:color="auto" w:fill="auto"/>
            <w:noWrap/>
            <w:vAlign w:val="center"/>
          </w:tcPr>
          <w:p w14:paraId="16EEEA80">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其</w:t>
            </w:r>
            <w:del w:id="1884" w:author="zhoujiansheng" w:date="2025-08-22T14:19:52Z">
              <w:r>
                <w:rPr>
                  <w:rFonts w:hint="default" w:ascii="宋体" w:hAnsi="宋体" w:eastAsia="宋体" w:cs="宋体"/>
                  <w:i w:val="0"/>
                  <w:iCs w:val="0"/>
                  <w:color w:val="000000"/>
                  <w:kern w:val="0"/>
                  <w:sz w:val="22"/>
                  <w:szCs w:val="22"/>
                  <w:u w:val="none"/>
                  <w:lang w:val="en-US" w:eastAsia="zh-CN" w:bidi="ar"/>
                </w:rPr>
                <w:delText>余</w:delText>
              </w:r>
            </w:del>
            <w:ins w:id="1885" w:author="zhoujiansheng" w:date="2025-08-22T14:19:55Z">
              <w:r>
                <w:rPr>
                  <w:rFonts w:hint="eastAsia" w:ascii="宋体" w:hAnsi="宋体" w:cs="宋体"/>
                  <w:i w:val="0"/>
                  <w:iCs w:val="0"/>
                  <w:color w:val="000000"/>
                  <w:kern w:val="0"/>
                  <w:sz w:val="22"/>
                  <w:szCs w:val="22"/>
                  <w:u w:val="none"/>
                  <w:lang w:val="en-US" w:eastAsia="zh-CN" w:bidi="ar"/>
                </w:rPr>
                <w:t>他</w:t>
              </w:r>
            </w:ins>
            <w:r>
              <w:rPr>
                <w:rFonts w:hint="eastAsia" w:ascii="宋体" w:hAnsi="宋体" w:eastAsia="宋体" w:cs="宋体"/>
                <w:i w:val="0"/>
                <w:iCs w:val="0"/>
                <w:color w:val="000000"/>
                <w:kern w:val="0"/>
                <w:sz w:val="22"/>
                <w:szCs w:val="22"/>
                <w:u w:val="none"/>
                <w:lang w:val="en-US" w:eastAsia="zh-CN" w:bidi="ar"/>
              </w:rPr>
              <w:t>设备</w:t>
            </w:r>
            <w:r>
              <w:rPr>
                <w:rFonts w:hint="eastAsia" w:ascii="宋体" w:hAnsi="宋体" w:eastAsia="宋体" w:cs="宋体"/>
                <w:i w:val="0"/>
                <w:iCs w:val="0"/>
                <w:color w:val="000000"/>
                <w:kern w:val="0"/>
                <w:sz w:val="18"/>
                <w:szCs w:val="18"/>
                <w:u w:val="none"/>
                <w:lang w:val="en-US" w:eastAsia="zh-CN" w:bidi="ar"/>
              </w:rPr>
              <w:t>（</w:t>
            </w:r>
            <w:r>
              <w:rPr>
                <w:rFonts w:hint="eastAsia" w:ascii="宋体" w:hAnsi="宋体" w:cs="宋体"/>
                <w:i w:val="0"/>
                <w:iCs w:val="0"/>
                <w:color w:val="000000"/>
                <w:kern w:val="0"/>
                <w:sz w:val="18"/>
                <w:szCs w:val="18"/>
                <w:u w:val="none"/>
                <w:lang w:val="en-US" w:eastAsia="zh-CN" w:bidi="ar"/>
              </w:rPr>
              <w:t>该</w:t>
            </w:r>
            <w:r>
              <w:rPr>
                <w:rFonts w:hint="eastAsia" w:ascii="宋体" w:hAnsi="宋体" w:eastAsia="宋体" w:cs="宋体"/>
                <w:i w:val="0"/>
                <w:iCs w:val="0"/>
                <w:color w:val="000000"/>
                <w:kern w:val="0"/>
                <w:sz w:val="18"/>
                <w:szCs w:val="18"/>
                <w:u w:val="none"/>
                <w:lang w:val="en-US" w:eastAsia="zh-CN" w:bidi="ar"/>
              </w:rPr>
              <w:t>字段增加提示“包括非大类设备，如冷却塔、风机、变频器、水泵等</w:t>
            </w:r>
            <w:r>
              <w:rPr>
                <w:rFonts w:hint="eastAsia" w:ascii="宋体" w:hAnsi="宋体" w:cs="宋体"/>
                <w:i w:val="0"/>
                <w:iCs w:val="0"/>
                <w:color w:val="000000"/>
                <w:kern w:val="0"/>
                <w:sz w:val="18"/>
                <w:szCs w:val="18"/>
                <w:u w:val="none"/>
                <w:lang w:val="en-US" w:eastAsia="zh-CN" w:bidi="ar"/>
              </w:rPr>
              <w:t>”）</w:t>
            </w:r>
          </w:p>
        </w:tc>
        <w:tc>
          <w:tcPr>
            <w:tcW w:w="3900" w:type="dxa"/>
            <w:shd w:val="clear" w:color="auto" w:fill="auto"/>
            <w:noWrap/>
            <w:vAlign w:val="center"/>
          </w:tcPr>
          <w:p w14:paraId="0D9642A6">
            <w:pPr>
              <w:keepNext w:val="0"/>
              <w:keepLines w:val="0"/>
              <w:widowControl/>
              <w:suppressLineNumbers w:val="0"/>
              <w:ind w:firstLine="0" w:firstLineChars="0"/>
              <w:jc w:val="left"/>
              <w:textAlignment w:val="center"/>
              <w:rPr>
                <w:rFonts w:hint="default"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同上</w:t>
            </w:r>
          </w:p>
        </w:tc>
      </w:tr>
    </w:tbl>
    <w:p w14:paraId="39C8822E">
      <w:pPr>
        <w:numPr>
          <w:ilvl w:val="0"/>
          <w:numId w:val="0"/>
        </w:numPr>
        <w:rPr>
          <w:rFonts w:hint="eastAsia"/>
          <w:lang w:val="en-US" w:eastAsia="zh-CN"/>
        </w:rPr>
      </w:pPr>
      <w:r>
        <w:rPr>
          <w:rFonts w:hint="eastAsia"/>
          <w:lang w:val="en-US" w:eastAsia="zh-CN"/>
        </w:rPr>
        <w:t>上表配置规则分两步执行：</w:t>
      </w:r>
    </w:p>
    <w:p w14:paraId="310DECDE">
      <w:pPr>
        <w:numPr>
          <w:ilvl w:val="0"/>
          <w:numId w:val="60"/>
        </w:numPr>
        <w:rPr>
          <w:rFonts w:hint="eastAsia"/>
          <w:lang w:val="en-US" w:eastAsia="zh-CN"/>
        </w:rPr>
      </w:pPr>
      <w:r>
        <w:rPr>
          <w:rFonts w:hint="eastAsia"/>
          <w:lang w:val="en-US" w:eastAsia="zh-CN"/>
        </w:rPr>
        <w:t>判断已配置规则内，单条分路信息中，所属设备类型和下游设备类型是否符合规则配置范围，若不符合，标记</w:t>
      </w:r>
      <w:r>
        <w:rPr>
          <w:rFonts w:hint="eastAsia"/>
          <w:u w:val="single"/>
          <w:lang w:val="en-US" w:eastAsia="zh-CN"/>
        </w:rPr>
        <w:t>下游设备逻辑异常</w:t>
      </w:r>
      <w:r>
        <w:rPr>
          <w:rFonts w:hint="eastAsia"/>
          <w:lang w:val="en-US" w:eastAsia="zh-CN"/>
        </w:rPr>
        <w:t>。显示此条分路信息。</w:t>
      </w:r>
    </w:p>
    <w:p w14:paraId="67131B5F">
      <w:pPr>
        <w:numPr>
          <w:ilvl w:val="0"/>
          <w:numId w:val="60"/>
        </w:numPr>
        <w:rPr>
          <w:rFonts w:hint="default"/>
          <w:lang w:val="en-US" w:eastAsia="zh-CN"/>
        </w:rPr>
      </w:pPr>
      <w:r>
        <w:rPr>
          <w:rFonts w:hint="eastAsia"/>
          <w:lang w:val="en-US" w:eastAsia="zh-CN"/>
        </w:rPr>
        <w:t>已配置规则内，上游是否为空选项，选择必为空或必不为空的设备类型。</w:t>
      </w:r>
    </w:p>
    <w:p w14:paraId="6DBA188B">
      <w:pPr>
        <w:numPr>
          <w:ilvl w:val="0"/>
          <w:numId w:val="61"/>
        </w:numPr>
        <w:ind w:left="420" w:leftChars="0" w:hanging="420" w:firstLineChars="0"/>
        <w:rPr>
          <w:rFonts w:hint="default"/>
          <w:lang w:val="en-US" w:eastAsia="zh-CN"/>
        </w:rPr>
      </w:pPr>
      <w:r>
        <w:rPr>
          <w:rFonts w:hint="eastAsia"/>
          <w:lang w:val="en-US" w:eastAsia="zh-CN"/>
        </w:rPr>
        <w:t>判断必为空的所属设备类型设备，其是否存在上游设备，若存在，则标记</w:t>
      </w:r>
      <w:r>
        <w:rPr>
          <w:rFonts w:hint="eastAsia"/>
          <w:u w:val="single"/>
          <w:lang w:val="en-US" w:eastAsia="zh-CN"/>
        </w:rPr>
        <w:t>上游设备逻辑异常</w:t>
      </w:r>
      <w:r>
        <w:rPr>
          <w:rFonts w:hint="eastAsia"/>
          <w:lang w:val="en-US" w:eastAsia="zh-CN"/>
        </w:rPr>
        <w:t>。显示该设备及其上游设备之间的所有分路信息。</w:t>
      </w:r>
    </w:p>
    <w:p w14:paraId="7A7F5BF1">
      <w:pPr>
        <w:numPr>
          <w:ilvl w:val="0"/>
          <w:numId w:val="61"/>
        </w:numPr>
        <w:ind w:left="420" w:leftChars="0" w:hanging="420" w:firstLineChars="0"/>
        <w:rPr>
          <w:rFonts w:hint="default"/>
          <w:lang w:val="en-US" w:eastAsia="zh-CN"/>
        </w:rPr>
      </w:pPr>
      <w:r>
        <w:rPr>
          <w:rFonts w:hint="eastAsia"/>
          <w:lang w:val="en-US" w:eastAsia="zh-CN"/>
        </w:rPr>
        <w:t>判定必不为空的所属设备类型设备，其是否存在上游设备，若不存在，则标记</w:t>
      </w:r>
      <w:r>
        <w:rPr>
          <w:rFonts w:hint="eastAsia"/>
          <w:u w:val="single"/>
          <w:lang w:val="en-US" w:eastAsia="zh-CN"/>
        </w:rPr>
        <w:t>拓扑信息断点</w:t>
      </w:r>
      <w:r>
        <w:rPr>
          <w:rFonts w:hint="eastAsia"/>
          <w:u w:val="none"/>
          <w:lang w:val="en-US" w:eastAsia="zh-CN"/>
        </w:rPr>
        <w:t>。显示该设备及其下游设备之间的所有分路信息。</w:t>
      </w:r>
      <w:ins w:id="1886" w:author="zhoujiansheng" w:date="2025-07-31T18:13:33Z">
        <w:r>
          <w:rPr>
            <w:rFonts w:hint="eastAsia"/>
            <w:u w:val="none"/>
            <w:lang w:val="en-US" w:eastAsia="zh-CN"/>
          </w:rPr>
          <w:t>补充</w:t>
        </w:r>
      </w:ins>
      <w:ins w:id="1887" w:author="zhoujiansheng" w:date="2025-07-31T18:13:36Z">
        <w:r>
          <w:rPr>
            <w:rFonts w:hint="eastAsia"/>
            <w:u w:val="none"/>
            <w:lang w:val="en-US" w:eastAsia="zh-CN"/>
          </w:rPr>
          <w:t>原始</w:t>
        </w:r>
      </w:ins>
      <w:ins w:id="1888" w:author="zhoujiansheng" w:date="2025-07-31T18:13:37Z">
        <w:r>
          <w:rPr>
            <w:rFonts w:hint="eastAsia"/>
            <w:u w:val="none"/>
            <w:lang w:val="en-US" w:eastAsia="zh-CN"/>
          </w:rPr>
          <w:t>数据</w:t>
        </w:r>
      </w:ins>
      <w:ins w:id="1889" w:author="zhoujiansheng" w:date="2025-07-31T18:13:38Z">
        <w:r>
          <w:rPr>
            <w:rFonts w:hint="eastAsia"/>
            <w:u w:val="none"/>
            <w:lang w:val="en-US" w:eastAsia="zh-CN"/>
          </w:rPr>
          <w:t>异常</w:t>
        </w:r>
      </w:ins>
      <w:ins w:id="1890" w:author="zhoujiansheng" w:date="2025-07-31T18:13:39Z">
        <w:r>
          <w:rPr>
            <w:rFonts w:hint="eastAsia"/>
            <w:u w:val="none"/>
            <w:lang w:val="en-US" w:eastAsia="zh-CN"/>
          </w:rPr>
          <w:t>的</w:t>
        </w:r>
      </w:ins>
      <w:ins w:id="1891" w:author="zhoujiansheng" w:date="2025-07-31T18:13:41Z">
        <w:r>
          <w:rPr>
            <w:rFonts w:hint="eastAsia"/>
            <w:u w:val="none"/>
            <w:lang w:val="en-US" w:eastAsia="zh-CN"/>
          </w:rPr>
          <w:t>稽核</w:t>
        </w:r>
      </w:ins>
      <w:ins w:id="1892" w:author="zhoujiansheng" w:date="2025-07-31T18:13:42Z">
        <w:r>
          <w:rPr>
            <w:rFonts w:hint="eastAsia"/>
            <w:u w:val="none"/>
            <w:lang w:val="en-US" w:eastAsia="zh-CN"/>
          </w:rPr>
          <w:t>：</w:t>
        </w:r>
      </w:ins>
      <w:ins w:id="1893" w:author="zhoujiansheng" w:date="2025-07-31T18:13:44Z">
        <w:r>
          <w:rPr>
            <w:rFonts w:hint="eastAsia"/>
            <w:u w:val="none"/>
            <w:lang w:val="en-US" w:eastAsia="zh-CN"/>
          </w:rPr>
          <w:t>当</w:t>
        </w:r>
      </w:ins>
      <w:ins w:id="1894" w:author="zhoujiansheng" w:date="2025-07-31T18:14:23Z">
        <w:r>
          <w:rPr>
            <w:rFonts w:hint="eastAsia"/>
            <w:u w:val="none"/>
            <w:lang w:val="en-US" w:eastAsia="zh-CN"/>
          </w:rPr>
          <w:t>所属</w:t>
        </w:r>
      </w:ins>
      <w:ins w:id="1895" w:author="zhoujiansheng" w:date="2025-07-31T18:14:25Z">
        <w:r>
          <w:rPr>
            <w:rFonts w:hint="eastAsia"/>
            <w:u w:val="none"/>
            <w:lang w:val="en-US" w:eastAsia="zh-CN"/>
          </w:rPr>
          <w:t>设备</w:t>
        </w:r>
      </w:ins>
      <w:ins w:id="1896" w:author="zhoujiansheng" w:date="2025-07-31T18:14:46Z">
        <w:r>
          <w:rPr>
            <w:rFonts w:hint="eastAsia"/>
            <w:u w:val="none"/>
            <w:lang w:val="en-US" w:eastAsia="zh-CN"/>
          </w:rPr>
          <w:t>为空</w:t>
        </w:r>
      </w:ins>
      <w:ins w:id="1897" w:author="zhoujiansheng" w:date="2025-07-31T18:14:48Z">
        <w:r>
          <w:rPr>
            <w:rFonts w:hint="eastAsia"/>
            <w:u w:val="none"/>
            <w:lang w:val="en-US" w:eastAsia="zh-CN"/>
          </w:rPr>
          <w:t>时</w:t>
        </w:r>
      </w:ins>
      <w:ins w:id="1898" w:author="zhoujiansheng" w:date="2025-07-31T18:14:49Z">
        <w:r>
          <w:rPr>
            <w:rFonts w:hint="eastAsia"/>
            <w:u w:val="none"/>
            <w:lang w:val="en-US" w:eastAsia="zh-CN"/>
          </w:rPr>
          <w:t>，也</w:t>
        </w:r>
      </w:ins>
      <w:ins w:id="1899" w:author="zhoujiansheng" w:date="2025-07-31T18:14:51Z">
        <w:r>
          <w:rPr>
            <w:rFonts w:hint="eastAsia"/>
            <w:u w:val="none"/>
            <w:lang w:val="en-US" w:eastAsia="zh-CN"/>
          </w:rPr>
          <w:t>判断</w:t>
        </w:r>
      </w:ins>
      <w:ins w:id="1900" w:author="zhoujiansheng" w:date="2025-07-31T18:14:53Z">
        <w:r>
          <w:rPr>
            <w:rFonts w:hint="eastAsia"/>
            <w:u w:val="none"/>
            <w:lang w:val="en-US" w:eastAsia="zh-CN"/>
          </w:rPr>
          <w:t>为</w:t>
        </w:r>
      </w:ins>
      <w:ins w:id="1901" w:author="zhoujiansheng" w:date="2025-07-31T18:14:55Z">
        <w:r>
          <w:rPr>
            <w:rFonts w:hint="eastAsia"/>
            <w:u w:val="none"/>
            <w:lang w:val="en-US" w:eastAsia="zh-CN"/>
          </w:rPr>
          <w:t>拓扑</w:t>
        </w:r>
      </w:ins>
      <w:ins w:id="1902" w:author="zhoujiansheng" w:date="2025-07-31T18:14:56Z">
        <w:r>
          <w:rPr>
            <w:rFonts w:hint="eastAsia"/>
            <w:u w:val="none"/>
            <w:lang w:val="en-US" w:eastAsia="zh-CN"/>
          </w:rPr>
          <w:t>信息</w:t>
        </w:r>
      </w:ins>
      <w:ins w:id="1903" w:author="zhoujiansheng" w:date="2025-07-31T18:14:57Z">
        <w:r>
          <w:rPr>
            <w:rFonts w:hint="eastAsia"/>
            <w:u w:val="none"/>
            <w:lang w:val="en-US" w:eastAsia="zh-CN"/>
          </w:rPr>
          <w:t>断点</w:t>
        </w:r>
      </w:ins>
      <w:ins w:id="1904" w:author="zhoujiansheng" w:date="2025-07-31T18:14:58Z">
        <w:r>
          <w:rPr>
            <w:rFonts w:hint="eastAsia"/>
            <w:u w:val="none"/>
            <w:lang w:val="en-US" w:eastAsia="zh-CN"/>
          </w:rPr>
          <w:t>。</w:t>
        </w:r>
      </w:ins>
    </w:p>
    <w:p w14:paraId="4E622DF7">
      <w:pPr>
        <w:numPr>
          <w:ilvl w:val="0"/>
          <w:numId w:val="0"/>
        </w:numPr>
        <w:rPr>
          <w:rFonts w:hint="eastAsia"/>
          <w:lang w:val="en-US" w:eastAsia="zh-CN"/>
        </w:rPr>
      </w:pPr>
    </w:p>
    <w:p w14:paraId="6F5C0141">
      <w:pPr>
        <w:numPr>
          <w:ilvl w:val="0"/>
          <w:numId w:val="0"/>
        </w:numPr>
        <w:rPr>
          <w:rFonts w:hint="default"/>
          <w:b/>
          <w:bCs/>
          <w:lang w:val="en-US" w:eastAsia="zh-CN"/>
        </w:rPr>
      </w:pPr>
      <w:r>
        <w:rPr>
          <w:rFonts w:hint="eastAsia"/>
          <w:b/>
          <w:bCs/>
          <w:lang w:val="en-US" w:eastAsia="zh-CN"/>
        </w:rPr>
        <w:t>1.3单点闭环节点</w:t>
      </w:r>
    </w:p>
    <w:p w14:paraId="7841387B">
      <w:pPr>
        <w:numPr>
          <w:ilvl w:val="0"/>
          <w:numId w:val="0"/>
        </w:numPr>
        <w:rPr>
          <w:rFonts w:hint="default"/>
          <w:lang w:val="en-US" w:eastAsia="zh-CN"/>
        </w:rPr>
      </w:pPr>
      <w:r>
        <w:rPr>
          <w:rFonts w:hint="eastAsia"/>
          <w:lang w:val="en-US" w:eastAsia="zh-CN"/>
        </w:rPr>
        <w:t>固定规则，判断“所属机房+所属设备”是否与“下游设备所在机房+下游设备”一致，若一致，则标记</w:t>
      </w:r>
      <w:r>
        <w:rPr>
          <w:rFonts w:hint="eastAsia"/>
          <w:u w:val="single"/>
          <w:lang w:val="en-US" w:eastAsia="zh-CN"/>
        </w:rPr>
        <w:t>单点闭环节点</w:t>
      </w:r>
      <w:r>
        <w:rPr>
          <w:rFonts w:hint="eastAsia"/>
          <w:lang w:val="en-US" w:eastAsia="zh-CN"/>
        </w:rPr>
        <w:t>。显示该此条分路信息。</w:t>
      </w:r>
    </w:p>
    <w:p w14:paraId="5A2D0390">
      <w:pPr>
        <w:numPr>
          <w:ilvl w:val="0"/>
          <w:numId w:val="0"/>
        </w:numPr>
        <w:rPr>
          <w:rFonts w:hint="default"/>
          <w:lang w:val="en-US" w:eastAsia="zh-CN"/>
        </w:rPr>
      </w:pPr>
    </w:p>
    <w:p w14:paraId="3D51AEE9">
      <w:pPr>
        <w:numPr>
          <w:ilvl w:val="0"/>
          <w:numId w:val="0"/>
        </w:numPr>
        <w:rPr>
          <w:rFonts w:hint="default"/>
          <w:lang w:val="en-US" w:eastAsia="zh-CN"/>
        </w:rPr>
      </w:pPr>
    </w:p>
    <w:p w14:paraId="401F0AD2">
      <w:pPr>
        <w:numPr>
          <w:ilvl w:val="0"/>
          <w:numId w:val="0"/>
        </w:numPr>
        <w:rPr>
          <w:rFonts w:hint="default"/>
          <w:lang w:val="en-US" w:eastAsia="zh-CN"/>
        </w:rPr>
      </w:pPr>
    </w:p>
    <w:p w14:paraId="693E66BE">
      <w:pPr>
        <w:widowControl w:val="0"/>
        <w:numPr>
          <w:ilvl w:val="0"/>
          <w:numId w:val="0"/>
        </w:numPr>
        <w:jc w:val="left"/>
        <w:rPr>
          <w:rFonts w:hint="default"/>
          <w:lang w:val="en-US" w:eastAsia="zh-CN"/>
        </w:rPr>
      </w:pPr>
    </w:p>
    <w:p w14:paraId="095A3CC6">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101A9903">
      <w:pPr>
        <w:pStyle w:val="4"/>
        <w:bidi w:val="0"/>
        <w:rPr>
          <w:rFonts w:hint="default"/>
          <w:lang w:val="en-US" w:eastAsia="zh-CN"/>
        </w:rPr>
      </w:pPr>
      <w:bookmarkStart w:id="43" w:name="_Toc21059"/>
      <w:r>
        <w:rPr>
          <w:rFonts w:hint="eastAsia"/>
          <w:lang w:val="en-US" w:eastAsia="zh-CN"/>
        </w:rPr>
        <w:t>容量管理</w:t>
      </w:r>
      <w:bookmarkEnd w:id="43"/>
    </w:p>
    <w:p w14:paraId="0D38017F">
      <w:pPr>
        <w:pStyle w:val="5"/>
      </w:pPr>
      <w:bookmarkStart w:id="44" w:name="_Toc7532"/>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001容量扩容策略</w:t>
      </w:r>
      <w:bookmarkEnd w:id="44"/>
    </w:p>
    <w:p w14:paraId="03B36D9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：容量管理——仿真扩容——容量扩容策略</w:t>
      </w:r>
    </w:p>
    <w:p w14:paraId="79A83C1B">
      <w:pPr>
        <w:widowControl w:val="0"/>
        <w:numPr>
          <w:ilvl w:val="0"/>
          <w:numId w:val="0"/>
        </w:numPr>
        <w:jc w:val="left"/>
        <w:rPr>
          <w:rFonts w:hint="default"/>
          <w:lang w:val="en-US" w:eastAsia="zh-CN"/>
        </w:rPr>
      </w:pPr>
    </w:p>
    <w:p w14:paraId="3633E7E3">
      <w:pPr>
        <w:widowControl w:val="0"/>
        <w:numPr>
          <w:ilvl w:val="0"/>
          <w:numId w:val="0"/>
        </w:numPr>
        <w:jc w:val="left"/>
        <w:rPr>
          <w:rFonts w:hint="default"/>
          <w:lang w:val="en-US" w:eastAsia="zh-CN"/>
        </w:rPr>
      </w:pPr>
    </w:p>
    <w:p w14:paraId="14E033F4">
      <w:pPr>
        <w:widowControl w:val="0"/>
        <w:numPr>
          <w:ilvl w:val="0"/>
          <w:numId w:val="0"/>
        </w:numPr>
        <w:jc w:val="left"/>
        <w:rPr>
          <w:rFonts w:hint="default"/>
          <w:lang w:val="en-US" w:eastAsia="zh-CN"/>
        </w:rPr>
      </w:pPr>
    </w:p>
    <w:p w14:paraId="4BA9D974">
      <w:pPr>
        <w:widowControl w:val="0"/>
        <w:numPr>
          <w:ilvl w:val="0"/>
          <w:numId w:val="0"/>
        </w:numPr>
        <w:jc w:val="left"/>
        <w:rPr>
          <w:rFonts w:hint="eastAsia"/>
          <w:lang w:val="en-US" w:eastAsia="zh-CN"/>
        </w:rPr>
      </w:pPr>
      <w:r>
        <w:rPr>
          <w:rFonts w:hint="eastAsia"/>
          <w:lang w:val="en-US" w:eastAsia="zh-CN"/>
        </w:rPr>
        <w:t>低压直流配电，设备名称命名组合规律：设备品牌+设备子类+设备顺序号/所属系统顺序号</w:t>
      </w:r>
    </w:p>
    <w:p w14:paraId="2CC1BDF8">
      <w:pPr>
        <w:widowControl w:val="0"/>
        <w:numPr>
          <w:ilvl w:val="0"/>
          <w:numId w:val="0"/>
        </w:numPr>
        <w:jc w:val="left"/>
        <w:rPr>
          <w:rFonts w:hint="default"/>
          <w:lang w:val="en-US" w:eastAsia="zh-CN"/>
        </w:rPr>
      </w:pPr>
      <w:r>
        <w:rPr>
          <w:rFonts w:hint="eastAsia"/>
          <w:lang w:val="en-US" w:eastAsia="zh-CN"/>
        </w:rPr>
        <w:t>低压交流配电，设备名称命名组合归类：设备品牌+设备子类+设备顺序号/所属系统顺序号</w:t>
      </w:r>
    </w:p>
    <w:p w14:paraId="4EB29A64">
      <w:pPr>
        <w:widowControl w:val="0"/>
        <w:numPr>
          <w:ilvl w:val="0"/>
          <w:numId w:val="0"/>
        </w:numPr>
        <w:jc w:val="left"/>
        <w:rPr>
          <w:rFonts w:hint="eastAsia"/>
          <w:lang w:val="en-US" w:eastAsia="zh-CN"/>
        </w:rPr>
      </w:pPr>
      <w:r>
        <w:rPr>
          <w:rFonts w:hint="eastAsia"/>
          <w:lang w:val="en-US" w:eastAsia="zh-CN"/>
        </w:rPr>
        <w:t>设备顺序号：站点内相同子类的顺序编号</w:t>
      </w:r>
    </w:p>
    <w:p w14:paraId="73BE6DA1">
      <w:pPr>
        <w:widowControl w:val="0"/>
        <w:numPr>
          <w:ilvl w:val="0"/>
          <w:numId w:val="0"/>
        </w:numPr>
        <w:jc w:val="left"/>
        <w:rPr>
          <w:rFonts w:hint="eastAsia"/>
          <w:lang w:val="en-US" w:eastAsia="zh-CN"/>
        </w:rPr>
      </w:pPr>
    </w:p>
    <w:p w14:paraId="69CC86BD">
      <w:pPr>
        <w:widowControl w:val="0"/>
        <w:numPr>
          <w:ilvl w:val="0"/>
          <w:numId w:val="0"/>
        </w:numPr>
        <w:jc w:val="left"/>
        <w:rPr>
          <w:rFonts w:hint="default"/>
          <w:lang w:val="en-US" w:eastAsia="zh-CN"/>
        </w:rPr>
      </w:pPr>
      <w:r>
        <w:rPr>
          <w:rFonts w:hint="eastAsia"/>
          <w:lang w:val="en-US" w:eastAsia="zh-CN"/>
        </w:rPr>
        <w:t>因为列头柜并非全为智能列头柜，无法获取到实时负载电流或功率</w:t>
      </w:r>
      <w:r>
        <w:commentReference w:id="11"/>
      </w:r>
      <w:r>
        <w:rPr>
          <w:rFonts w:hint="eastAsia"/>
          <w:lang w:val="en-US" w:eastAsia="zh-CN"/>
        </w:rPr>
        <w:t>，所以核查列头柜加载是否合理，只需验证从UPS或开关电源为末端节点的拓扑电路。</w:t>
      </w:r>
    </w:p>
    <w:p w14:paraId="18FBEDEA">
      <w:pPr>
        <w:widowControl w:val="0"/>
        <w:numPr>
          <w:ilvl w:val="0"/>
          <w:numId w:val="0"/>
        </w:numPr>
        <w:jc w:val="left"/>
        <w:rPr>
          <w:rFonts w:hint="default"/>
          <w:lang w:val="en-US" w:eastAsia="zh-CN"/>
        </w:rPr>
      </w:pPr>
    </w:p>
    <w:p w14:paraId="7533F496">
      <w:pPr>
        <w:widowControl w:val="0"/>
        <w:numPr>
          <w:ilvl w:val="0"/>
          <w:numId w:val="0"/>
        </w:numPr>
        <w:jc w:val="left"/>
        <w:rPr>
          <w:rFonts w:hint="default"/>
          <w:lang w:val="en-US" w:eastAsia="zh-CN"/>
        </w:rPr>
      </w:pPr>
      <w:r>
        <w:rPr>
          <w:rFonts w:hint="eastAsia"/>
          <w:lang w:val="en-US" w:eastAsia="zh-CN"/>
        </w:rPr>
        <w:t>根据现有拓扑，怎么完成容量仿真和扩容策略所需数据的计算？？</w:t>
      </w:r>
    </w:p>
    <w:p w14:paraId="23CD9310">
      <w:pPr>
        <w:widowControl w:val="0"/>
        <w:numPr>
          <w:ilvl w:val="0"/>
          <w:numId w:val="0"/>
        </w:numPr>
        <w:jc w:val="left"/>
        <w:rPr>
          <w:rFonts w:hint="default"/>
          <w:lang w:val="en-US" w:eastAsia="zh-CN"/>
        </w:rPr>
      </w:pPr>
      <w:r>
        <w:rPr>
          <w:rFonts w:hint="eastAsia"/>
          <w:lang w:val="en-US" w:eastAsia="zh-CN"/>
        </w:rPr>
        <w:t>未生成拓扑的站点，是否不支持用电预算预占功能，再电子运维系统中，点击预占评估，返回“该机房拓扑关系未建立，暂时无法评估”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1660"/>
        <w:gridCol w:w="1660"/>
        <w:gridCol w:w="1661"/>
        <w:gridCol w:w="1661"/>
      </w:tblGrid>
      <w:tr w14:paraId="105CE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7134C8D1">
            <w:pPr>
              <w:widowControl w:val="0"/>
              <w:numPr>
                <w:ilvl w:val="0"/>
                <w:numId w:val="0"/>
              </w:numPr>
              <w:jc w:val="left"/>
              <w:rPr>
                <w:rFonts w:hint="default"/>
                <w:vertAlign w:val="baseline"/>
                <w:lang w:val="en-US" w:eastAsia="zh-CN"/>
              </w:rPr>
            </w:pPr>
          </w:p>
        </w:tc>
        <w:tc>
          <w:tcPr>
            <w:tcW w:w="1660" w:type="dxa"/>
          </w:tcPr>
          <w:p w14:paraId="36EBACEB">
            <w:pPr>
              <w:widowControl w:val="0"/>
              <w:numPr>
                <w:ilvl w:val="0"/>
                <w:numId w:val="0"/>
              </w:numPr>
              <w:jc w:val="left"/>
              <w:rPr>
                <w:rFonts w:hint="default"/>
                <w:vertAlign w:val="baseline"/>
                <w:lang w:val="en-US" w:eastAsia="zh-CN"/>
              </w:rPr>
            </w:pPr>
            <w:r>
              <w:rPr>
                <w:rFonts w:hint="eastAsia"/>
                <w:vertAlign w:val="baseline"/>
                <w:lang w:val="en-US" w:eastAsia="zh-CN"/>
              </w:rPr>
              <w:t>UPS</w:t>
            </w:r>
          </w:p>
        </w:tc>
        <w:tc>
          <w:tcPr>
            <w:tcW w:w="1660" w:type="dxa"/>
          </w:tcPr>
          <w:p w14:paraId="2C020936">
            <w:pPr>
              <w:widowControl w:val="0"/>
              <w:numPr>
                <w:ilvl w:val="0"/>
                <w:numId w:val="0"/>
              </w:numPr>
              <w:jc w:val="left"/>
              <w:rPr>
                <w:rFonts w:hint="default"/>
                <w:vertAlign w:val="baseline"/>
                <w:lang w:val="en-US" w:eastAsia="zh-CN"/>
              </w:rPr>
            </w:pPr>
            <w:r>
              <w:rPr>
                <w:rFonts w:hint="eastAsia"/>
                <w:vertAlign w:val="baseline"/>
                <w:lang w:val="en-US" w:eastAsia="zh-CN"/>
              </w:rPr>
              <w:t>低压</w:t>
            </w:r>
          </w:p>
        </w:tc>
        <w:tc>
          <w:tcPr>
            <w:tcW w:w="1660" w:type="dxa"/>
          </w:tcPr>
          <w:p w14:paraId="35E15993">
            <w:pPr>
              <w:widowControl w:val="0"/>
              <w:numPr>
                <w:ilvl w:val="0"/>
                <w:numId w:val="0"/>
              </w:numPr>
              <w:jc w:val="left"/>
              <w:rPr>
                <w:rFonts w:hint="default"/>
                <w:vertAlign w:val="baseline"/>
                <w:lang w:val="en-US" w:eastAsia="zh-CN"/>
              </w:rPr>
            </w:pPr>
            <w:r>
              <w:rPr>
                <w:rFonts w:hint="eastAsia"/>
                <w:vertAlign w:val="baseline"/>
                <w:lang w:val="en-US" w:eastAsia="zh-CN"/>
              </w:rPr>
              <w:t>低压</w:t>
            </w:r>
          </w:p>
        </w:tc>
        <w:tc>
          <w:tcPr>
            <w:tcW w:w="1661" w:type="dxa"/>
          </w:tcPr>
          <w:p w14:paraId="41AC1C7A">
            <w:pPr>
              <w:widowControl w:val="0"/>
              <w:numPr>
                <w:ilvl w:val="0"/>
                <w:numId w:val="0"/>
              </w:numPr>
              <w:jc w:val="left"/>
              <w:rPr>
                <w:rFonts w:hint="default"/>
                <w:vertAlign w:val="baseline"/>
                <w:lang w:val="en-US" w:eastAsia="zh-CN"/>
              </w:rPr>
            </w:pPr>
            <w:r>
              <w:rPr>
                <w:rFonts w:hint="eastAsia"/>
                <w:vertAlign w:val="baseline"/>
                <w:lang w:val="en-US" w:eastAsia="zh-CN"/>
              </w:rPr>
              <w:t>变压器</w:t>
            </w:r>
          </w:p>
        </w:tc>
        <w:tc>
          <w:tcPr>
            <w:tcW w:w="1661" w:type="dxa"/>
          </w:tcPr>
          <w:p w14:paraId="0E82C725">
            <w:pPr>
              <w:widowControl w:val="0"/>
              <w:numPr>
                <w:ilvl w:val="0"/>
                <w:numId w:val="0"/>
              </w:numPr>
              <w:jc w:val="left"/>
              <w:rPr>
                <w:rFonts w:hint="default"/>
                <w:vertAlign w:val="baseline"/>
                <w:lang w:val="en-US" w:eastAsia="zh-CN"/>
              </w:rPr>
            </w:pPr>
          </w:p>
        </w:tc>
      </w:tr>
      <w:tr w14:paraId="6BF2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0CBE6058">
            <w:pPr>
              <w:widowControl w:val="0"/>
              <w:numPr>
                <w:ilvl w:val="0"/>
                <w:numId w:val="0"/>
              </w:numPr>
              <w:jc w:val="left"/>
              <w:rPr>
                <w:rFonts w:hint="default"/>
                <w:vertAlign w:val="baseline"/>
                <w:lang w:val="en-US" w:eastAsia="zh-CN"/>
              </w:rPr>
            </w:pPr>
          </w:p>
        </w:tc>
        <w:tc>
          <w:tcPr>
            <w:tcW w:w="1660" w:type="dxa"/>
          </w:tcPr>
          <w:p w14:paraId="5D7A8241">
            <w:pPr>
              <w:widowControl w:val="0"/>
              <w:numPr>
                <w:ilvl w:val="0"/>
                <w:numId w:val="0"/>
              </w:numPr>
              <w:jc w:val="left"/>
              <w:rPr>
                <w:rFonts w:hint="default"/>
                <w:vertAlign w:val="baseline"/>
                <w:lang w:val="en-US" w:eastAsia="zh-CN"/>
              </w:rPr>
            </w:pPr>
          </w:p>
        </w:tc>
        <w:tc>
          <w:tcPr>
            <w:tcW w:w="1660" w:type="dxa"/>
          </w:tcPr>
          <w:p w14:paraId="49498D9B">
            <w:pPr>
              <w:widowControl w:val="0"/>
              <w:numPr>
                <w:ilvl w:val="0"/>
                <w:numId w:val="0"/>
              </w:numPr>
              <w:jc w:val="left"/>
              <w:rPr>
                <w:rFonts w:hint="default"/>
                <w:vertAlign w:val="baseline"/>
                <w:lang w:val="en-US" w:eastAsia="zh-CN"/>
              </w:rPr>
            </w:pPr>
          </w:p>
        </w:tc>
        <w:tc>
          <w:tcPr>
            <w:tcW w:w="1660" w:type="dxa"/>
          </w:tcPr>
          <w:p w14:paraId="6D10D4A5">
            <w:pPr>
              <w:widowControl w:val="0"/>
              <w:numPr>
                <w:ilvl w:val="0"/>
                <w:numId w:val="0"/>
              </w:numPr>
              <w:jc w:val="left"/>
              <w:rPr>
                <w:rFonts w:hint="default"/>
                <w:vertAlign w:val="baseline"/>
                <w:lang w:val="en-US" w:eastAsia="zh-CN"/>
              </w:rPr>
            </w:pPr>
          </w:p>
        </w:tc>
        <w:tc>
          <w:tcPr>
            <w:tcW w:w="1661" w:type="dxa"/>
          </w:tcPr>
          <w:p w14:paraId="5F2BA012">
            <w:pPr>
              <w:widowControl w:val="0"/>
              <w:numPr>
                <w:ilvl w:val="0"/>
                <w:numId w:val="0"/>
              </w:numPr>
              <w:jc w:val="left"/>
              <w:rPr>
                <w:rFonts w:hint="default"/>
                <w:vertAlign w:val="baseline"/>
                <w:lang w:val="en-US" w:eastAsia="zh-CN"/>
              </w:rPr>
            </w:pPr>
          </w:p>
        </w:tc>
        <w:tc>
          <w:tcPr>
            <w:tcW w:w="1661" w:type="dxa"/>
          </w:tcPr>
          <w:p w14:paraId="2F1ED053">
            <w:pPr>
              <w:widowControl w:val="0"/>
              <w:numPr>
                <w:ilvl w:val="0"/>
                <w:numId w:val="0"/>
              </w:numPr>
              <w:jc w:val="left"/>
              <w:rPr>
                <w:rFonts w:hint="default"/>
                <w:vertAlign w:val="baseline"/>
                <w:lang w:val="en-US" w:eastAsia="zh-CN"/>
              </w:rPr>
            </w:pPr>
          </w:p>
        </w:tc>
      </w:tr>
      <w:tr w14:paraId="6CE8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3C197AD5">
            <w:pPr>
              <w:widowControl w:val="0"/>
              <w:numPr>
                <w:ilvl w:val="0"/>
                <w:numId w:val="0"/>
              </w:numPr>
              <w:jc w:val="left"/>
              <w:rPr>
                <w:rFonts w:hint="default"/>
                <w:vertAlign w:val="baseline"/>
                <w:lang w:val="en-US" w:eastAsia="zh-CN"/>
              </w:rPr>
            </w:pPr>
          </w:p>
        </w:tc>
        <w:tc>
          <w:tcPr>
            <w:tcW w:w="1660" w:type="dxa"/>
          </w:tcPr>
          <w:p w14:paraId="1C73F0DB">
            <w:pPr>
              <w:widowControl w:val="0"/>
              <w:numPr>
                <w:ilvl w:val="0"/>
                <w:numId w:val="0"/>
              </w:numPr>
              <w:jc w:val="left"/>
              <w:rPr>
                <w:rFonts w:hint="default"/>
                <w:vertAlign w:val="baseline"/>
                <w:lang w:val="en-US" w:eastAsia="zh-CN"/>
              </w:rPr>
            </w:pPr>
          </w:p>
        </w:tc>
        <w:tc>
          <w:tcPr>
            <w:tcW w:w="1660" w:type="dxa"/>
          </w:tcPr>
          <w:p w14:paraId="6691B958">
            <w:pPr>
              <w:widowControl w:val="0"/>
              <w:numPr>
                <w:ilvl w:val="0"/>
                <w:numId w:val="0"/>
              </w:numPr>
              <w:jc w:val="left"/>
              <w:rPr>
                <w:rFonts w:hint="default"/>
                <w:vertAlign w:val="baseline"/>
                <w:lang w:val="en-US" w:eastAsia="zh-CN"/>
              </w:rPr>
            </w:pPr>
          </w:p>
        </w:tc>
        <w:tc>
          <w:tcPr>
            <w:tcW w:w="1660" w:type="dxa"/>
          </w:tcPr>
          <w:p w14:paraId="33CA0FAC">
            <w:pPr>
              <w:widowControl w:val="0"/>
              <w:numPr>
                <w:ilvl w:val="0"/>
                <w:numId w:val="0"/>
              </w:numPr>
              <w:jc w:val="left"/>
              <w:rPr>
                <w:rFonts w:hint="default"/>
                <w:vertAlign w:val="baseline"/>
                <w:lang w:val="en-US" w:eastAsia="zh-CN"/>
              </w:rPr>
            </w:pPr>
          </w:p>
        </w:tc>
        <w:tc>
          <w:tcPr>
            <w:tcW w:w="1661" w:type="dxa"/>
          </w:tcPr>
          <w:p w14:paraId="58F51C6E">
            <w:pPr>
              <w:widowControl w:val="0"/>
              <w:numPr>
                <w:ilvl w:val="0"/>
                <w:numId w:val="0"/>
              </w:numPr>
              <w:jc w:val="left"/>
              <w:rPr>
                <w:rFonts w:hint="default"/>
                <w:vertAlign w:val="baseline"/>
                <w:lang w:val="en-US" w:eastAsia="zh-CN"/>
              </w:rPr>
            </w:pPr>
          </w:p>
        </w:tc>
        <w:tc>
          <w:tcPr>
            <w:tcW w:w="1661" w:type="dxa"/>
          </w:tcPr>
          <w:p w14:paraId="1C94BE57">
            <w:pPr>
              <w:widowControl w:val="0"/>
              <w:numPr>
                <w:ilvl w:val="0"/>
                <w:numId w:val="0"/>
              </w:numPr>
              <w:jc w:val="left"/>
              <w:rPr>
                <w:rFonts w:hint="default"/>
                <w:vertAlign w:val="baseline"/>
                <w:lang w:val="en-US" w:eastAsia="zh-CN"/>
              </w:rPr>
            </w:pPr>
          </w:p>
        </w:tc>
      </w:tr>
      <w:tr w14:paraId="45B9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7CB97237">
            <w:pPr>
              <w:widowControl w:val="0"/>
              <w:numPr>
                <w:ilvl w:val="0"/>
                <w:numId w:val="0"/>
              </w:numPr>
              <w:jc w:val="left"/>
              <w:rPr>
                <w:rFonts w:hint="default"/>
                <w:vertAlign w:val="baseline"/>
                <w:lang w:val="en-US" w:eastAsia="zh-CN"/>
              </w:rPr>
            </w:pPr>
          </w:p>
        </w:tc>
        <w:tc>
          <w:tcPr>
            <w:tcW w:w="1660" w:type="dxa"/>
          </w:tcPr>
          <w:p w14:paraId="24341B68">
            <w:pPr>
              <w:widowControl w:val="0"/>
              <w:numPr>
                <w:ilvl w:val="0"/>
                <w:numId w:val="0"/>
              </w:numPr>
              <w:jc w:val="left"/>
              <w:rPr>
                <w:rFonts w:hint="default"/>
                <w:vertAlign w:val="baseline"/>
                <w:lang w:val="en-US" w:eastAsia="zh-CN"/>
              </w:rPr>
            </w:pPr>
          </w:p>
        </w:tc>
        <w:tc>
          <w:tcPr>
            <w:tcW w:w="1660" w:type="dxa"/>
          </w:tcPr>
          <w:p w14:paraId="1B1FCFF4">
            <w:pPr>
              <w:widowControl w:val="0"/>
              <w:numPr>
                <w:ilvl w:val="0"/>
                <w:numId w:val="0"/>
              </w:numPr>
              <w:jc w:val="left"/>
              <w:rPr>
                <w:rFonts w:hint="default"/>
                <w:vertAlign w:val="baseline"/>
                <w:lang w:val="en-US" w:eastAsia="zh-CN"/>
              </w:rPr>
            </w:pPr>
          </w:p>
        </w:tc>
        <w:tc>
          <w:tcPr>
            <w:tcW w:w="1660" w:type="dxa"/>
          </w:tcPr>
          <w:p w14:paraId="7A067942">
            <w:pPr>
              <w:widowControl w:val="0"/>
              <w:numPr>
                <w:ilvl w:val="0"/>
                <w:numId w:val="0"/>
              </w:numPr>
              <w:jc w:val="left"/>
              <w:rPr>
                <w:rFonts w:hint="default"/>
                <w:vertAlign w:val="baseline"/>
                <w:lang w:val="en-US" w:eastAsia="zh-CN"/>
              </w:rPr>
            </w:pPr>
          </w:p>
        </w:tc>
        <w:tc>
          <w:tcPr>
            <w:tcW w:w="1661" w:type="dxa"/>
          </w:tcPr>
          <w:p w14:paraId="6F63304A">
            <w:pPr>
              <w:widowControl w:val="0"/>
              <w:numPr>
                <w:ilvl w:val="0"/>
                <w:numId w:val="0"/>
              </w:numPr>
              <w:jc w:val="left"/>
              <w:rPr>
                <w:rFonts w:hint="default"/>
                <w:vertAlign w:val="baseline"/>
                <w:lang w:val="en-US" w:eastAsia="zh-CN"/>
              </w:rPr>
            </w:pPr>
          </w:p>
        </w:tc>
        <w:tc>
          <w:tcPr>
            <w:tcW w:w="1661" w:type="dxa"/>
          </w:tcPr>
          <w:p w14:paraId="213899B0">
            <w:pPr>
              <w:widowControl w:val="0"/>
              <w:numPr>
                <w:ilvl w:val="0"/>
                <w:numId w:val="0"/>
              </w:numPr>
              <w:jc w:val="left"/>
              <w:rPr>
                <w:rFonts w:hint="default"/>
                <w:vertAlign w:val="baseline"/>
                <w:lang w:val="en-US" w:eastAsia="zh-CN"/>
              </w:rPr>
            </w:pPr>
          </w:p>
        </w:tc>
      </w:tr>
    </w:tbl>
    <w:p w14:paraId="7BF22A33">
      <w:pPr>
        <w:widowControl w:val="0"/>
        <w:numPr>
          <w:ilvl w:val="0"/>
          <w:numId w:val="0"/>
        </w:numPr>
        <w:jc w:val="left"/>
        <w:rPr>
          <w:rFonts w:hint="default"/>
          <w:lang w:val="en-US" w:eastAsia="zh-CN"/>
        </w:rPr>
      </w:pPr>
    </w:p>
    <w:p w14:paraId="4EC54F88">
      <w:pPr>
        <w:widowControl w:val="0"/>
        <w:numPr>
          <w:ilvl w:val="0"/>
          <w:numId w:val="0"/>
        </w:numPr>
        <w:jc w:val="left"/>
        <w:rPr>
          <w:rFonts w:hint="default"/>
          <w:lang w:val="en-US" w:eastAsia="zh-CN"/>
        </w:rPr>
      </w:pPr>
      <w:r>
        <w:rPr>
          <w:rFonts w:hint="eastAsia"/>
          <w:lang w:val="en-US" w:eastAsia="zh-CN"/>
        </w:rPr>
        <w:t>通过4A运维管理中心加电工单实时接口推送的字段信息，迅速完成估算仿真，并返回估算结果。如果一个加电工单中有多台设备，是否支持多台设备的同时仿真估算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5074"/>
        <w:gridCol w:w="1568"/>
      </w:tblGrid>
      <w:tr w14:paraId="3035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shd w:val="clear" w:color="auto" w:fill="D7D7D7" w:themeFill="background1" w:themeFillShade="D8"/>
          </w:tcPr>
          <w:p w14:paraId="32AD52F8">
            <w:pPr>
              <w:widowControl w:val="0"/>
              <w:numPr>
                <w:ilvl w:val="0"/>
                <w:numId w:val="0"/>
              </w:numPr>
              <w:jc w:val="center"/>
              <w:rPr>
                <w:rFonts w:hint="default"/>
                <w:vertAlign w:val="baseline"/>
                <w:lang w:val="en-US" w:eastAsia="zh-CN"/>
              </w:rPr>
            </w:pPr>
            <w:r>
              <w:rPr>
                <w:rFonts w:hint="eastAsia"/>
                <w:b/>
                <w:bCs/>
                <w:sz w:val="21"/>
                <w:szCs w:val="21"/>
                <w:vertAlign w:val="baseline"/>
                <w:lang w:val="en-US" w:eastAsia="zh-CN"/>
              </w:rPr>
              <w:t>加电工单字段</w:t>
            </w:r>
          </w:p>
        </w:tc>
        <w:tc>
          <w:tcPr>
            <w:tcW w:w="5074" w:type="dxa"/>
            <w:shd w:val="clear" w:color="auto" w:fill="D7D7D7" w:themeFill="background1" w:themeFillShade="D8"/>
          </w:tcPr>
          <w:p w14:paraId="2E70F5D8">
            <w:pPr>
              <w:widowControl w:val="0"/>
              <w:numPr>
                <w:ilvl w:val="0"/>
                <w:numId w:val="0"/>
              </w:numPr>
              <w:jc w:val="center"/>
              <w:rPr>
                <w:rFonts w:hint="default"/>
                <w:vertAlign w:val="baseline"/>
                <w:lang w:val="en-US" w:eastAsia="zh-CN"/>
              </w:rPr>
            </w:pPr>
            <w:r>
              <w:rPr>
                <w:rFonts w:hint="eastAsia"/>
                <w:b/>
                <w:bCs/>
                <w:vertAlign w:val="baseline"/>
                <w:lang w:val="en-US" w:eastAsia="zh-CN"/>
              </w:rPr>
              <w:t>问题？</w:t>
            </w:r>
          </w:p>
        </w:tc>
        <w:tc>
          <w:tcPr>
            <w:tcW w:w="1568" w:type="dxa"/>
            <w:shd w:val="clear" w:color="auto" w:fill="D7D7D7" w:themeFill="background1" w:themeFillShade="D8"/>
          </w:tcPr>
          <w:p w14:paraId="0D1CB1DD">
            <w:pPr>
              <w:widowControl w:val="0"/>
              <w:numPr>
                <w:ilvl w:val="0"/>
                <w:numId w:val="0"/>
              </w:numPr>
              <w:jc w:val="center"/>
              <w:rPr>
                <w:rFonts w:hint="default"/>
                <w:vertAlign w:val="baseline"/>
                <w:lang w:val="en-US" w:eastAsia="zh-CN"/>
              </w:rPr>
            </w:pPr>
          </w:p>
        </w:tc>
      </w:tr>
      <w:tr w14:paraId="37AD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CC976E9">
            <w:pPr>
              <w:widowControl w:val="0"/>
              <w:numPr>
                <w:ilvl w:val="0"/>
                <w:numId w:val="0"/>
              </w:numPr>
              <w:jc w:val="left"/>
              <w:rPr>
                <w:rFonts w:hint="default"/>
                <w:vertAlign w:val="baseline"/>
                <w:lang w:val="en-US" w:eastAsia="zh-CN"/>
              </w:rPr>
            </w:pPr>
            <w:r>
              <w:rPr>
                <w:rFonts w:hint="eastAsia"/>
                <w:vertAlign w:val="baseline"/>
                <w:lang w:val="en-US" w:eastAsia="zh-CN"/>
              </w:rPr>
              <w:t>需要加电的站点</w:t>
            </w:r>
          </w:p>
        </w:tc>
        <w:tc>
          <w:tcPr>
            <w:tcW w:w="5074" w:type="dxa"/>
          </w:tcPr>
          <w:p w14:paraId="4D0F5EEB">
            <w:pPr>
              <w:widowControl w:val="0"/>
              <w:numPr>
                <w:ilvl w:val="0"/>
                <w:numId w:val="0"/>
              </w:numPr>
              <w:jc w:val="left"/>
              <w:rPr>
                <w:rFonts w:hint="default"/>
                <w:vertAlign w:val="baseline"/>
                <w:lang w:val="en-US" w:eastAsia="zh-CN"/>
              </w:rPr>
            </w:pPr>
            <w:r>
              <w:rPr>
                <w:rFonts w:hint="eastAsia"/>
                <w:vertAlign w:val="baseline"/>
                <w:lang w:val="en-US" w:eastAsia="zh-CN"/>
              </w:rPr>
              <w:t>当前加电工单中的站点名称与动环或综资的站点名称是否一致，能否通过站点名称进行关联</w:t>
            </w:r>
          </w:p>
        </w:tc>
        <w:tc>
          <w:tcPr>
            <w:tcW w:w="1568" w:type="dxa"/>
          </w:tcPr>
          <w:p w14:paraId="25089805">
            <w:pPr>
              <w:widowControl w:val="0"/>
              <w:numPr>
                <w:ilvl w:val="0"/>
                <w:numId w:val="0"/>
              </w:numPr>
              <w:jc w:val="left"/>
              <w:rPr>
                <w:rFonts w:hint="default"/>
                <w:vertAlign w:val="baseline"/>
                <w:lang w:val="en-US" w:eastAsia="zh-CN"/>
              </w:rPr>
            </w:pPr>
          </w:p>
        </w:tc>
      </w:tr>
      <w:tr w14:paraId="28B1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D484AB2">
            <w:pPr>
              <w:widowControl w:val="0"/>
              <w:numPr>
                <w:ilvl w:val="0"/>
                <w:numId w:val="0"/>
              </w:numPr>
              <w:jc w:val="left"/>
              <w:rPr>
                <w:rFonts w:hint="default"/>
                <w:vertAlign w:val="baseline"/>
                <w:lang w:val="en-US" w:eastAsia="zh-CN"/>
              </w:rPr>
            </w:pPr>
            <w:r>
              <w:rPr>
                <w:rFonts w:hint="eastAsia"/>
                <w:vertAlign w:val="baseline"/>
                <w:lang w:val="en-US" w:eastAsia="zh-CN"/>
              </w:rPr>
              <w:t>用电设备机房</w:t>
            </w:r>
          </w:p>
        </w:tc>
        <w:tc>
          <w:tcPr>
            <w:tcW w:w="5074" w:type="dxa"/>
          </w:tcPr>
          <w:p w14:paraId="0F2CF9E5">
            <w:pPr>
              <w:widowControl w:val="0"/>
              <w:numPr>
                <w:ilvl w:val="0"/>
                <w:numId w:val="0"/>
              </w:numPr>
              <w:jc w:val="left"/>
              <w:rPr>
                <w:rFonts w:hint="default"/>
                <w:vertAlign w:val="baseline"/>
                <w:lang w:val="en-US" w:eastAsia="zh-CN"/>
              </w:rPr>
            </w:pPr>
            <w:r>
              <w:rPr>
                <w:rFonts w:hint="eastAsia"/>
                <w:vertAlign w:val="baseline"/>
                <w:lang w:val="en-US" w:eastAsia="zh-CN"/>
              </w:rPr>
              <w:t>问题同上</w:t>
            </w:r>
          </w:p>
        </w:tc>
        <w:tc>
          <w:tcPr>
            <w:tcW w:w="1568" w:type="dxa"/>
          </w:tcPr>
          <w:p w14:paraId="12EE1EAB">
            <w:pPr>
              <w:widowControl w:val="0"/>
              <w:numPr>
                <w:ilvl w:val="0"/>
                <w:numId w:val="0"/>
              </w:numPr>
              <w:jc w:val="left"/>
              <w:rPr>
                <w:rFonts w:hint="default"/>
                <w:vertAlign w:val="baseline"/>
                <w:lang w:val="en-US" w:eastAsia="zh-CN"/>
              </w:rPr>
            </w:pPr>
          </w:p>
        </w:tc>
      </w:tr>
      <w:tr w14:paraId="5B53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734B95F0">
            <w:pPr>
              <w:widowControl w:val="0"/>
              <w:numPr>
                <w:ilvl w:val="0"/>
                <w:numId w:val="0"/>
              </w:numPr>
              <w:jc w:val="left"/>
              <w:rPr>
                <w:rFonts w:hint="default"/>
                <w:vertAlign w:val="baseline"/>
                <w:lang w:val="en-US" w:eastAsia="zh-CN"/>
              </w:rPr>
            </w:pPr>
            <w:r>
              <w:rPr>
                <w:rFonts w:hint="eastAsia"/>
                <w:vertAlign w:val="baseline"/>
                <w:lang w:val="en-US" w:eastAsia="zh-CN"/>
              </w:rPr>
              <w:t>用电设备名称</w:t>
            </w:r>
          </w:p>
        </w:tc>
        <w:tc>
          <w:tcPr>
            <w:tcW w:w="5074" w:type="dxa"/>
          </w:tcPr>
          <w:p w14:paraId="5EAA5D40">
            <w:pPr>
              <w:widowControl w:val="0"/>
              <w:numPr>
                <w:ilvl w:val="0"/>
                <w:numId w:val="0"/>
              </w:numPr>
              <w:jc w:val="left"/>
              <w:rPr>
                <w:rFonts w:hint="default"/>
                <w:vertAlign w:val="baseline"/>
                <w:lang w:val="en-US" w:eastAsia="zh-CN"/>
              </w:rPr>
            </w:pPr>
            <w:r>
              <w:rPr>
                <w:rFonts w:hint="eastAsia"/>
                <w:vertAlign w:val="baseline"/>
                <w:lang w:val="en-US" w:eastAsia="zh-CN"/>
              </w:rPr>
              <w:t>感觉用不上，先挂着</w:t>
            </w:r>
          </w:p>
        </w:tc>
        <w:tc>
          <w:tcPr>
            <w:tcW w:w="1568" w:type="dxa"/>
          </w:tcPr>
          <w:p w14:paraId="44292201">
            <w:pPr>
              <w:widowControl w:val="0"/>
              <w:numPr>
                <w:ilvl w:val="0"/>
                <w:numId w:val="0"/>
              </w:numPr>
              <w:jc w:val="left"/>
              <w:rPr>
                <w:rFonts w:hint="default"/>
                <w:vertAlign w:val="baseline"/>
                <w:lang w:val="en-US" w:eastAsia="zh-CN"/>
              </w:rPr>
            </w:pPr>
          </w:p>
        </w:tc>
      </w:tr>
      <w:tr w14:paraId="62FF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70BF3904">
            <w:pPr>
              <w:widowControl w:val="0"/>
              <w:numPr>
                <w:ilvl w:val="0"/>
                <w:numId w:val="0"/>
              </w:numPr>
              <w:jc w:val="left"/>
              <w:rPr>
                <w:rFonts w:hint="default"/>
                <w:vertAlign w:val="baseline"/>
                <w:lang w:val="en-US" w:eastAsia="zh-CN"/>
              </w:rPr>
            </w:pPr>
            <w:r>
              <w:rPr>
                <w:rFonts w:hint="eastAsia"/>
                <w:vertAlign w:val="baseline"/>
                <w:lang w:val="en-US" w:eastAsia="zh-CN"/>
              </w:rPr>
              <w:t>用电设备类型</w:t>
            </w:r>
          </w:p>
        </w:tc>
        <w:tc>
          <w:tcPr>
            <w:tcW w:w="5074" w:type="dxa"/>
          </w:tcPr>
          <w:p w14:paraId="1B0A2EF8">
            <w:pPr>
              <w:widowControl w:val="0"/>
              <w:numPr>
                <w:ilvl w:val="0"/>
                <w:numId w:val="0"/>
              </w:numPr>
              <w:jc w:val="left"/>
              <w:rPr>
                <w:rFonts w:hint="default"/>
                <w:vertAlign w:val="baseline"/>
                <w:lang w:val="en-US" w:eastAsia="zh-CN"/>
              </w:rPr>
            </w:pPr>
            <w:r>
              <w:rPr>
                <w:rFonts w:hint="eastAsia"/>
                <w:vertAlign w:val="baseline"/>
                <w:lang w:val="en-US" w:eastAsia="zh-CN"/>
              </w:rPr>
              <w:t>有哪些枚举值，是否涉及跨专业输出分路信息</w:t>
            </w:r>
          </w:p>
        </w:tc>
        <w:tc>
          <w:tcPr>
            <w:tcW w:w="1568" w:type="dxa"/>
          </w:tcPr>
          <w:p w14:paraId="24CDEA83">
            <w:pPr>
              <w:widowControl w:val="0"/>
              <w:numPr>
                <w:ilvl w:val="0"/>
                <w:numId w:val="0"/>
              </w:numPr>
              <w:jc w:val="left"/>
              <w:rPr>
                <w:rFonts w:hint="default"/>
                <w:vertAlign w:val="baseline"/>
                <w:lang w:val="en-US" w:eastAsia="zh-CN"/>
              </w:rPr>
            </w:pPr>
          </w:p>
        </w:tc>
      </w:tr>
      <w:tr w14:paraId="40860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073557AE">
            <w:pPr>
              <w:widowControl w:val="0"/>
              <w:numPr>
                <w:ilvl w:val="0"/>
                <w:numId w:val="0"/>
              </w:numPr>
              <w:jc w:val="left"/>
              <w:rPr>
                <w:rFonts w:hint="default"/>
                <w:vertAlign w:val="baseline"/>
                <w:lang w:val="en-US" w:eastAsia="zh-CN"/>
              </w:rPr>
            </w:pPr>
            <w:r>
              <w:rPr>
                <w:rFonts w:hint="eastAsia"/>
                <w:vertAlign w:val="baseline"/>
                <w:lang w:val="en-US" w:eastAsia="zh-CN"/>
              </w:rPr>
              <w:t>用电设备额定功率（W）</w:t>
            </w:r>
          </w:p>
        </w:tc>
        <w:tc>
          <w:tcPr>
            <w:tcW w:w="5074" w:type="dxa"/>
          </w:tcPr>
          <w:p w14:paraId="0D6B11B7">
            <w:pPr>
              <w:widowControl w:val="0"/>
              <w:numPr>
                <w:ilvl w:val="0"/>
                <w:numId w:val="0"/>
              </w:numPr>
              <w:jc w:val="left"/>
              <w:rPr>
                <w:rFonts w:hint="default"/>
                <w:vertAlign w:val="baseline"/>
                <w:lang w:val="en-US" w:eastAsia="zh-CN"/>
              </w:rPr>
            </w:pPr>
            <w:r>
              <w:rPr>
                <w:rFonts w:hint="eastAsia"/>
                <w:vertAlign w:val="baseline"/>
                <w:lang w:val="en-US" w:eastAsia="zh-CN"/>
              </w:rPr>
              <w:t>对接过来之后，需要对单位进行换算。动环统一用kW</w:t>
            </w:r>
          </w:p>
        </w:tc>
        <w:tc>
          <w:tcPr>
            <w:tcW w:w="1568" w:type="dxa"/>
          </w:tcPr>
          <w:p w14:paraId="0A033AD7">
            <w:pPr>
              <w:widowControl w:val="0"/>
              <w:numPr>
                <w:ilvl w:val="0"/>
                <w:numId w:val="0"/>
              </w:numPr>
              <w:jc w:val="left"/>
              <w:rPr>
                <w:rFonts w:hint="default"/>
                <w:vertAlign w:val="baseline"/>
                <w:lang w:val="en-US" w:eastAsia="zh-CN"/>
              </w:rPr>
            </w:pPr>
          </w:p>
        </w:tc>
      </w:tr>
      <w:tr w14:paraId="69C5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5F865611">
            <w:pPr>
              <w:widowControl w:val="0"/>
              <w:numPr>
                <w:ilvl w:val="0"/>
                <w:numId w:val="0"/>
              </w:numPr>
              <w:jc w:val="left"/>
              <w:rPr>
                <w:rFonts w:hint="default"/>
                <w:vertAlign w:val="baseline"/>
                <w:lang w:val="en-US" w:eastAsia="zh-CN"/>
              </w:rPr>
            </w:pPr>
            <w:r>
              <w:rPr>
                <w:rFonts w:hint="eastAsia"/>
                <w:vertAlign w:val="baseline"/>
                <w:lang w:val="en-US" w:eastAsia="zh-CN"/>
              </w:rPr>
              <w:t>配电设备机房</w:t>
            </w:r>
          </w:p>
        </w:tc>
        <w:tc>
          <w:tcPr>
            <w:tcW w:w="5074" w:type="dxa"/>
          </w:tcPr>
          <w:p w14:paraId="67FBCBEB">
            <w:pPr>
              <w:widowControl w:val="0"/>
              <w:numPr>
                <w:ilvl w:val="0"/>
                <w:numId w:val="0"/>
              </w:numPr>
              <w:jc w:val="left"/>
              <w:rPr>
                <w:rFonts w:hint="default"/>
                <w:vertAlign w:val="baseline"/>
                <w:lang w:val="en-US" w:eastAsia="zh-CN"/>
              </w:rPr>
            </w:pPr>
            <w:r>
              <w:rPr>
                <w:rFonts w:hint="eastAsia"/>
                <w:vertAlign w:val="baseline"/>
                <w:lang w:val="en-US" w:eastAsia="zh-CN"/>
              </w:rPr>
              <w:t>问题同用电设备机房；跨机房取电的情况多吗？</w:t>
            </w:r>
          </w:p>
        </w:tc>
        <w:tc>
          <w:tcPr>
            <w:tcW w:w="1568" w:type="dxa"/>
          </w:tcPr>
          <w:p w14:paraId="0A816C6D">
            <w:pPr>
              <w:widowControl w:val="0"/>
              <w:numPr>
                <w:ilvl w:val="0"/>
                <w:numId w:val="0"/>
              </w:numPr>
              <w:jc w:val="left"/>
              <w:rPr>
                <w:rFonts w:hint="default"/>
                <w:vertAlign w:val="baseline"/>
                <w:lang w:val="en-US" w:eastAsia="zh-CN"/>
              </w:rPr>
            </w:pPr>
          </w:p>
        </w:tc>
      </w:tr>
      <w:tr w14:paraId="48F0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246DAE4C">
            <w:pPr>
              <w:widowControl w:val="0"/>
              <w:numPr>
                <w:ilvl w:val="0"/>
                <w:numId w:val="0"/>
              </w:numPr>
              <w:jc w:val="left"/>
              <w:rPr>
                <w:rFonts w:hint="default"/>
                <w:vertAlign w:val="baseline"/>
                <w:lang w:val="en-US" w:eastAsia="zh-CN"/>
              </w:rPr>
            </w:pPr>
            <w:r>
              <w:rPr>
                <w:rFonts w:hint="eastAsia"/>
                <w:vertAlign w:val="baseline"/>
                <w:lang w:val="en-US" w:eastAsia="zh-CN"/>
              </w:rPr>
              <w:t>配电设备类型</w:t>
            </w:r>
          </w:p>
        </w:tc>
        <w:tc>
          <w:tcPr>
            <w:tcW w:w="5074" w:type="dxa"/>
          </w:tcPr>
          <w:p w14:paraId="511B5BBD">
            <w:pPr>
              <w:widowControl w:val="0"/>
              <w:numPr>
                <w:ilvl w:val="0"/>
                <w:numId w:val="0"/>
              </w:numPr>
              <w:jc w:val="left"/>
              <w:rPr>
                <w:rFonts w:hint="default"/>
                <w:vertAlign w:val="baseline"/>
                <w:lang w:val="en-US" w:eastAsia="zh-CN"/>
              </w:rPr>
            </w:pPr>
            <w:r>
              <w:rPr>
                <w:rFonts w:hint="eastAsia"/>
                <w:vertAlign w:val="baseline"/>
                <w:lang w:val="en-US" w:eastAsia="zh-CN"/>
              </w:rPr>
              <w:t>有几种枚举值。如：“UPS配电/开关电源？”</w:t>
            </w:r>
          </w:p>
        </w:tc>
        <w:tc>
          <w:tcPr>
            <w:tcW w:w="1568" w:type="dxa"/>
          </w:tcPr>
          <w:p w14:paraId="6390C008">
            <w:pPr>
              <w:widowControl w:val="0"/>
              <w:numPr>
                <w:ilvl w:val="0"/>
                <w:numId w:val="0"/>
              </w:numPr>
              <w:jc w:val="left"/>
              <w:rPr>
                <w:rFonts w:hint="default"/>
                <w:vertAlign w:val="baseline"/>
                <w:lang w:val="en-US" w:eastAsia="zh-CN"/>
              </w:rPr>
            </w:pPr>
          </w:p>
        </w:tc>
      </w:tr>
      <w:tr w14:paraId="2F77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20" w:type="dxa"/>
          </w:tcPr>
          <w:p w14:paraId="6A530F78">
            <w:pPr>
              <w:widowControl w:val="0"/>
              <w:numPr>
                <w:ilvl w:val="0"/>
                <w:numId w:val="0"/>
              </w:numPr>
              <w:jc w:val="left"/>
              <w:rPr>
                <w:rFonts w:hint="default"/>
                <w:vertAlign w:val="baseline"/>
                <w:lang w:val="en-US" w:eastAsia="zh-CN"/>
              </w:rPr>
            </w:pPr>
            <w:r>
              <w:rPr>
                <w:rFonts w:hint="eastAsia"/>
                <w:vertAlign w:val="baseline"/>
                <w:lang w:val="en-US" w:eastAsia="zh-CN"/>
              </w:rPr>
              <w:t>配电设备名称</w:t>
            </w:r>
          </w:p>
        </w:tc>
        <w:tc>
          <w:tcPr>
            <w:tcW w:w="5074" w:type="dxa"/>
          </w:tcPr>
          <w:p w14:paraId="643C5D22">
            <w:pPr>
              <w:widowControl w:val="0"/>
              <w:numPr>
                <w:ilvl w:val="0"/>
                <w:numId w:val="0"/>
              </w:numPr>
              <w:jc w:val="left"/>
              <w:rPr>
                <w:rFonts w:hint="default"/>
                <w:vertAlign w:val="baseline"/>
                <w:lang w:val="en-US" w:eastAsia="zh-CN"/>
              </w:rPr>
            </w:pPr>
            <w:r>
              <w:rPr>
                <w:rFonts w:hint="eastAsia"/>
                <w:vertAlign w:val="baseline"/>
                <w:lang w:val="en-US" w:eastAsia="zh-CN"/>
              </w:rPr>
              <w:t>设备名称是否与综资设备名称一致。是否可通过机房+设备名称进行定位</w:t>
            </w:r>
          </w:p>
        </w:tc>
        <w:tc>
          <w:tcPr>
            <w:tcW w:w="1568" w:type="dxa"/>
          </w:tcPr>
          <w:p w14:paraId="3F1FFDCD">
            <w:pPr>
              <w:widowControl w:val="0"/>
              <w:numPr>
                <w:ilvl w:val="0"/>
                <w:numId w:val="0"/>
              </w:numPr>
              <w:jc w:val="left"/>
              <w:rPr>
                <w:rFonts w:hint="default"/>
                <w:vertAlign w:val="baseline"/>
                <w:lang w:val="en-US" w:eastAsia="zh-CN"/>
              </w:rPr>
            </w:pPr>
          </w:p>
        </w:tc>
      </w:tr>
      <w:tr w14:paraId="77B6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224F5060">
            <w:pPr>
              <w:widowControl w:val="0"/>
              <w:numPr>
                <w:ilvl w:val="0"/>
                <w:numId w:val="0"/>
              </w:numPr>
              <w:jc w:val="left"/>
              <w:rPr>
                <w:rFonts w:hint="default"/>
                <w:vertAlign w:val="baseline"/>
                <w:lang w:val="en-US" w:eastAsia="zh-CN"/>
              </w:rPr>
            </w:pPr>
            <w:r>
              <w:rPr>
                <w:rFonts w:hint="eastAsia"/>
                <w:vertAlign w:val="baseline"/>
                <w:lang w:val="en-US" w:eastAsia="zh-CN"/>
              </w:rPr>
              <w:t>配电设备编号</w:t>
            </w:r>
          </w:p>
        </w:tc>
        <w:tc>
          <w:tcPr>
            <w:tcW w:w="5074" w:type="dxa"/>
          </w:tcPr>
          <w:p w14:paraId="7717B5F8">
            <w:pPr>
              <w:widowControl w:val="0"/>
              <w:numPr>
                <w:ilvl w:val="0"/>
                <w:numId w:val="0"/>
              </w:numPr>
              <w:jc w:val="left"/>
              <w:rPr>
                <w:rFonts w:hint="default"/>
                <w:vertAlign w:val="baseline"/>
                <w:lang w:val="en-US" w:eastAsia="zh-CN"/>
              </w:rPr>
            </w:pPr>
            <w:r>
              <w:rPr>
                <w:rFonts w:hint="eastAsia"/>
                <w:vertAlign w:val="baseline"/>
                <w:lang w:val="en-US" w:eastAsia="zh-CN"/>
              </w:rPr>
              <w:t>这个编号是否动环设备编码</w:t>
            </w:r>
          </w:p>
        </w:tc>
        <w:tc>
          <w:tcPr>
            <w:tcW w:w="1568" w:type="dxa"/>
          </w:tcPr>
          <w:p w14:paraId="2AA92D4E">
            <w:pPr>
              <w:widowControl w:val="0"/>
              <w:numPr>
                <w:ilvl w:val="0"/>
                <w:numId w:val="0"/>
              </w:numPr>
              <w:jc w:val="left"/>
              <w:rPr>
                <w:rFonts w:hint="default"/>
                <w:vertAlign w:val="baseline"/>
                <w:lang w:val="en-US" w:eastAsia="zh-CN"/>
              </w:rPr>
            </w:pPr>
          </w:p>
        </w:tc>
      </w:tr>
      <w:tr w14:paraId="17B5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1C40DBD1">
            <w:pPr>
              <w:widowControl w:val="0"/>
              <w:numPr>
                <w:ilvl w:val="0"/>
                <w:numId w:val="0"/>
              </w:numPr>
              <w:jc w:val="left"/>
              <w:rPr>
                <w:rFonts w:hint="default"/>
                <w:vertAlign w:val="baseline"/>
                <w:lang w:val="en-US" w:eastAsia="zh-CN"/>
              </w:rPr>
            </w:pPr>
            <w:r>
              <w:rPr>
                <w:rFonts w:hint="eastAsia"/>
                <w:vertAlign w:val="baseline"/>
                <w:lang w:val="en-US" w:eastAsia="zh-CN"/>
              </w:rPr>
              <w:t>工作电压等级</w:t>
            </w:r>
          </w:p>
        </w:tc>
        <w:tc>
          <w:tcPr>
            <w:tcW w:w="5074" w:type="dxa"/>
          </w:tcPr>
          <w:p w14:paraId="1A698506">
            <w:pPr>
              <w:widowControl w:val="0"/>
              <w:numPr>
                <w:ilvl w:val="0"/>
                <w:numId w:val="0"/>
              </w:numPr>
              <w:jc w:val="left"/>
              <w:rPr>
                <w:rFonts w:hint="default"/>
                <w:vertAlign w:val="baseline"/>
                <w:lang w:val="en-US" w:eastAsia="zh-CN"/>
              </w:rPr>
            </w:pPr>
            <w:r>
              <w:rPr>
                <w:rFonts w:hint="eastAsia"/>
                <w:vertAlign w:val="baseline"/>
                <w:lang w:val="en-US" w:eastAsia="zh-CN"/>
              </w:rPr>
              <w:t>有哪些枚举值？如220V</w:t>
            </w:r>
          </w:p>
        </w:tc>
        <w:tc>
          <w:tcPr>
            <w:tcW w:w="1568" w:type="dxa"/>
          </w:tcPr>
          <w:p w14:paraId="1022E4A0">
            <w:pPr>
              <w:widowControl w:val="0"/>
              <w:numPr>
                <w:ilvl w:val="0"/>
                <w:numId w:val="0"/>
              </w:numPr>
              <w:jc w:val="left"/>
              <w:rPr>
                <w:rFonts w:hint="default"/>
                <w:vertAlign w:val="baseline"/>
                <w:lang w:val="en-US" w:eastAsia="zh-CN"/>
              </w:rPr>
            </w:pPr>
          </w:p>
        </w:tc>
      </w:tr>
      <w:tr w14:paraId="056E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7B4EB53B">
            <w:pPr>
              <w:widowControl w:val="0"/>
              <w:numPr>
                <w:ilvl w:val="0"/>
                <w:numId w:val="0"/>
              </w:numPr>
              <w:jc w:val="left"/>
              <w:rPr>
                <w:rFonts w:hint="default"/>
                <w:vertAlign w:val="baseline"/>
                <w:lang w:val="en-US" w:eastAsia="zh-CN"/>
              </w:rPr>
            </w:pPr>
            <w:r>
              <w:rPr>
                <w:rFonts w:hint="eastAsia"/>
                <w:vertAlign w:val="baseline"/>
                <w:lang w:val="en-US" w:eastAsia="zh-CN"/>
              </w:rPr>
              <w:t>加电功率（kW）</w:t>
            </w:r>
          </w:p>
        </w:tc>
        <w:tc>
          <w:tcPr>
            <w:tcW w:w="5074" w:type="dxa"/>
          </w:tcPr>
          <w:p w14:paraId="25EC7411">
            <w:pPr>
              <w:widowControl w:val="0"/>
              <w:numPr>
                <w:ilvl w:val="0"/>
                <w:numId w:val="0"/>
              </w:numPr>
              <w:jc w:val="left"/>
              <w:rPr>
                <w:rFonts w:hint="default"/>
                <w:vertAlign w:val="baseline"/>
                <w:lang w:val="en-US" w:eastAsia="zh-CN"/>
              </w:rPr>
            </w:pPr>
            <w:r>
              <w:rPr>
                <w:rFonts w:hint="eastAsia"/>
                <w:vertAlign w:val="baseline"/>
                <w:lang w:val="en-US" w:eastAsia="zh-CN"/>
              </w:rPr>
              <w:t>判断线路上加多大功率，用加电功率，还是用“用电设备额定功率”</w:t>
            </w:r>
          </w:p>
        </w:tc>
        <w:tc>
          <w:tcPr>
            <w:tcW w:w="1568" w:type="dxa"/>
          </w:tcPr>
          <w:p w14:paraId="464BF779">
            <w:pPr>
              <w:widowControl w:val="0"/>
              <w:numPr>
                <w:ilvl w:val="0"/>
                <w:numId w:val="0"/>
              </w:numPr>
              <w:jc w:val="left"/>
              <w:rPr>
                <w:rFonts w:hint="default"/>
                <w:vertAlign w:val="baseline"/>
                <w:lang w:val="en-US" w:eastAsia="zh-CN"/>
              </w:rPr>
            </w:pPr>
          </w:p>
        </w:tc>
      </w:tr>
      <w:tr w14:paraId="49BD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3D1957A">
            <w:pPr>
              <w:widowControl w:val="0"/>
              <w:numPr>
                <w:ilvl w:val="0"/>
                <w:numId w:val="0"/>
              </w:numPr>
              <w:jc w:val="left"/>
              <w:rPr>
                <w:rFonts w:hint="default"/>
                <w:vertAlign w:val="baseline"/>
                <w:lang w:val="en-US" w:eastAsia="zh-CN"/>
              </w:rPr>
            </w:pPr>
            <w:r>
              <w:rPr>
                <w:rFonts w:hint="eastAsia"/>
                <w:vertAlign w:val="baseline"/>
                <w:lang w:val="en-US" w:eastAsia="zh-CN"/>
              </w:rPr>
              <w:t>分路类型</w:t>
            </w:r>
          </w:p>
        </w:tc>
        <w:tc>
          <w:tcPr>
            <w:tcW w:w="5074" w:type="dxa"/>
          </w:tcPr>
          <w:p w14:paraId="5CD70680">
            <w:pPr>
              <w:widowControl w:val="0"/>
              <w:numPr>
                <w:ilvl w:val="0"/>
                <w:numId w:val="0"/>
              </w:numPr>
              <w:jc w:val="left"/>
              <w:rPr>
                <w:rFonts w:hint="default"/>
                <w:vertAlign w:val="baseline"/>
                <w:lang w:val="en-US" w:eastAsia="zh-CN"/>
              </w:rPr>
            </w:pPr>
            <w:r>
              <w:rPr>
                <w:rFonts w:hint="eastAsia"/>
                <w:vertAlign w:val="baseline"/>
                <w:lang w:val="en-US" w:eastAsia="zh-CN"/>
              </w:rPr>
              <w:t>工单中没有值，可能为非必填字段，尽量不考虑使用</w:t>
            </w:r>
          </w:p>
        </w:tc>
        <w:tc>
          <w:tcPr>
            <w:tcW w:w="1568" w:type="dxa"/>
          </w:tcPr>
          <w:p w14:paraId="044E988F">
            <w:pPr>
              <w:widowControl w:val="0"/>
              <w:numPr>
                <w:ilvl w:val="0"/>
                <w:numId w:val="0"/>
              </w:numPr>
              <w:jc w:val="left"/>
              <w:rPr>
                <w:rFonts w:hint="default"/>
                <w:vertAlign w:val="baseline"/>
                <w:lang w:val="en-US" w:eastAsia="zh-CN"/>
              </w:rPr>
            </w:pPr>
          </w:p>
        </w:tc>
      </w:tr>
      <w:tr w14:paraId="51F1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159CDDA9">
            <w:pPr>
              <w:widowControl w:val="0"/>
              <w:numPr>
                <w:ilvl w:val="0"/>
                <w:numId w:val="0"/>
              </w:numPr>
              <w:jc w:val="left"/>
              <w:rPr>
                <w:rFonts w:hint="default"/>
                <w:vertAlign w:val="baseline"/>
                <w:lang w:val="en-US" w:eastAsia="zh-CN"/>
              </w:rPr>
            </w:pPr>
            <w:r>
              <w:rPr>
                <w:rFonts w:hint="eastAsia"/>
                <w:vertAlign w:val="baseline"/>
                <w:lang w:val="en-US" w:eastAsia="zh-CN"/>
              </w:rPr>
              <w:t>分路器件额定容量（A）</w:t>
            </w:r>
          </w:p>
        </w:tc>
        <w:tc>
          <w:tcPr>
            <w:tcW w:w="5074" w:type="dxa"/>
          </w:tcPr>
          <w:p w14:paraId="47FBB6DB">
            <w:pPr>
              <w:widowControl w:val="0"/>
              <w:numPr>
                <w:ilvl w:val="0"/>
                <w:numId w:val="0"/>
              </w:numPr>
              <w:jc w:val="left"/>
              <w:rPr>
                <w:rFonts w:hint="default"/>
                <w:vertAlign w:val="baseline"/>
                <w:lang w:val="en-US" w:eastAsia="zh-CN"/>
              </w:rPr>
            </w:pPr>
            <w:r>
              <w:rPr>
                <w:rFonts w:hint="eastAsia"/>
                <w:vertAlign w:val="baseline"/>
                <w:lang w:val="en-US" w:eastAsia="zh-CN"/>
              </w:rPr>
              <w:t>断路器、熔丝、空开等的额定参数</w:t>
            </w:r>
          </w:p>
        </w:tc>
        <w:tc>
          <w:tcPr>
            <w:tcW w:w="1568" w:type="dxa"/>
          </w:tcPr>
          <w:p w14:paraId="043E05C3">
            <w:pPr>
              <w:widowControl w:val="0"/>
              <w:numPr>
                <w:ilvl w:val="0"/>
                <w:numId w:val="0"/>
              </w:numPr>
              <w:jc w:val="left"/>
              <w:rPr>
                <w:rFonts w:hint="default"/>
                <w:vertAlign w:val="baseline"/>
                <w:lang w:val="en-US" w:eastAsia="zh-CN"/>
              </w:rPr>
            </w:pPr>
          </w:p>
        </w:tc>
      </w:tr>
      <w:tr w14:paraId="68CC4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46CC2AC9">
            <w:pPr>
              <w:widowControl w:val="0"/>
              <w:numPr>
                <w:ilvl w:val="0"/>
                <w:numId w:val="0"/>
              </w:numPr>
              <w:jc w:val="left"/>
              <w:rPr>
                <w:rFonts w:hint="eastAsia"/>
                <w:vertAlign w:val="baseline"/>
                <w:lang w:val="en-US" w:eastAsia="zh-CN"/>
              </w:rPr>
            </w:pPr>
            <w:r>
              <w:rPr>
                <w:rFonts w:hint="eastAsia"/>
                <w:vertAlign w:val="baseline"/>
                <w:lang w:val="en-US" w:eastAsia="zh-CN"/>
              </w:rPr>
              <w:t>跨专业输出分路id</w:t>
            </w:r>
          </w:p>
        </w:tc>
        <w:tc>
          <w:tcPr>
            <w:tcW w:w="5074" w:type="dxa"/>
          </w:tcPr>
          <w:p w14:paraId="1E12F96A">
            <w:pPr>
              <w:widowControl w:val="0"/>
              <w:numPr>
                <w:ilvl w:val="0"/>
                <w:numId w:val="0"/>
              </w:numPr>
              <w:jc w:val="left"/>
              <w:rPr>
                <w:rFonts w:hint="default"/>
                <w:vertAlign w:val="baseline"/>
                <w:lang w:val="en-US" w:eastAsia="zh-CN"/>
              </w:rPr>
            </w:pPr>
            <w:r>
              <w:rPr>
                <w:rFonts w:hint="eastAsia"/>
                <w:vertAlign w:val="baseline"/>
                <w:lang w:val="en-US" w:eastAsia="zh-CN"/>
              </w:rPr>
              <w:t>跨专业输出分路的res_code</w:t>
            </w:r>
          </w:p>
        </w:tc>
        <w:tc>
          <w:tcPr>
            <w:tcW w:w="1568" w:type="dxa"/>
          </w:tcPr>
          <w:p w14:paraId="4CBB6E2A">
            <w:pPr>
              <w:widowControl w:val="0"/>
              <w:numPr>
                <w:ilvl w:val="0"/>
                <w:numId w:val="0"/>
              </w:numPr>
              <w:jc w:val="left"/>
              <w:rPr>
                <w:rFonts w:hint="default"/>
                <w:vertAlign w:val="baseline"/>
                <w:lang w:val="en-US" w:eastAsia="zh-CN"/>
              </w:rPr>
            </w:pPr>
          </w:p>
        </w:tc>
      </w:tr>
      <w:tr w14:paraId="6068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49D505C">
            <w:pPr>
              <w:widowControl w:val="0"/>
              <w:numPr>
                <w:ilvl w:val="0"/>
                <w:numId w:val="0"/>
              </w:numPr>
              <w:jc w:val="left"/>
              <w:rPr>
                <w:rFonts w:hint="default"/>
                <w:vertAlign w:val="baseline"/>
                <w:lang w:val="en-US" w:eastAsia="zh-CN"/>
              </w:rPr>
            </w:pPr>
            <w:r>
              <w:rPr>
                <w:rFonts w:hint="eastAsia"/>
                <w:vertAlign w:val="baseline"/>
                <w:lang w:val="en-US" w:eastAsia="zh-CN"/>
              </w:rPr>
              <w:t>分路名称</w:t>
            </w:r>
          </w:p>
        </w:tc>
        <w:tc>
          <w:tcPr>
            <w:tcW w:w="5074" w:type="dxa"/>
          </w:tcPr>
          <w:p w14:paraId="7E96564B">
            <w:pPr>
              <w:widowControl w:val="0"/>
              <w:numPr>
                <w:ilvl w:val="0"/>
                <w:numId w:val="0"/>
              </w:numPr>
              <w:jc w:val="left"/>
              <w:rPr>
                <w:rFonts w:hint="default"/>
                <w:vertAlign w:val="baseline"/>
                <w:lang w:val="en-US" w:eastAsia="zh-CN"/>
              </w:rPr>
            </w:pPr>
            <w:r>
              <w:rPr>
                <w:rFonts w:hint="eastAsia"/>
                <w:vertAlign w:val="baseline"/>
                <w:lang w:val="en-US" w:eastAsia="zh-CN"/>
              </w:rPr>
              <w:t>跨专业输出分路的分路名称</w:t>
            </w:r>
          </w:p>
        </w:tc>
        <w:tc>
          <w:tcPr>
            <w:tcW w:w="1568" w:type="dxa"/>
          </w:tcPr>
          <w:p w14:paraId="140CE97E">
            <w:pPr>
              <w:widowControl w:val="0"/>
              <w:numPr>
                <w:ilvl w:val="0"/>
                <w:numId w:val="0"/>
              </w:numPr>
              <w:jc w:val="left"/>
              <w:rPr>
                <w:rFonts w:hint="default"/>
                <w:vertAlign w:val="baseline"/>
                <w:lang w:val="en-US" w:eastAsia="zh-CN"/>
              </w:rPr>
            </w:pPr>
          </w:p>
        </w:tc>
      </w:tr>
      <w:tr w14:paraId="7BF8F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627BEBCE">
            <w:pPr>
              <w:widowControl w:val="0"/>
              <w:numPr>
                <w:ilvl w:val="0"/>
                <w:numId w:val="0"/>
              </w:numPr>
              <w:jc w:val="left"/>
              <w:rPr>
                <w:rFonts w:hint="eastAsia"/>
                <w:vertAlign w:val="baseline"/>
                <w:lang w:val="en-US" w:eastAsia="zh-CN"/>
              </w:rPr>
            </w:pPr>
          </w:p>
        </w:tc>
        <w:tc>
          <w:tcPr>
            <w:tcW w:w="5074" w:type="dxa"/>
          </w:tcPr>
          <w:p w14:paraId="1AACB858">
            <w:pPr>
              <w:widowControl w:val="0"/>
              <w:numPr>
                <w:ilvl w:val="0"/>
                <w:numId w:val="0"/>
              </w:numPr>
              <w:jc w:val="left"/>
              <w:rPr>
                <w:rFonts w:hint="eastAsia"/>
                <w:vertAlign w:val="baseline"/>
                <w:lang w:val="en-US" w:eastAsia="zh-CN"/>
              </w:rPr>
            </w:pPr>
          </w:p>
        </w:tc>
        <w:tc>
          <w:tcPr>
            <w:tcW w:w="1568" w:type="dxa"/>
          </w:tcPr>
          <w:p w14:paraId="3979F520">
            <w:pPr>
              <w:widowControl w:val="0"/>
              <w:numPr>
                <w:ilvl w:val="0"/>
                <w:numId w:val="0"/>
              </w:numPr>
              <w:jc w:val="left"/>
              <w:rPr>
                <w:rFonts w:hint="default"/>
                <w:vertAlign w:val="baseline"/>
                <w:lang w:val="en-US" w:eastAsia="zh-CN"/>
              </w:rPr>
            </w:pPr>
          </w:p>
        </w:tc>
      </w:tr>
    </w:tbl>
    <w:p w14:paraId="6D9656C5">
      <w:pPr>
        <w:widowControl w:val="0"/>
        <w:numPr>
          <w:ilvl w:val="0"/>
          <w:numId w:val="0"/>
        </w:numPr>
        <w:jc w:val="left"/>
        <w:rPr>
          <w:rFonts w:hint="default"/>
          <w:lang w:val="en-US" w:eastAsia="zh-CN"/>
        </w:rPr>
      </w:pPr>
    </w:p>
    <w:p w14:paraId="0BF95F3E">
      <w:pPr>
        <w:widowControl w:val="0"/>
        <w:numPr>
          <w:ilvl w:val="0"/>
          <w:numId w:val="0"/>
        </w:numPr>
        <w:jc w:val="left"/>
        <w:rPr>
          <w:rFonts w:hint="default"/>
          <w:lang w:val="en-US" w:eastAsia="zh-CN"/>
        </w:rPr>
      </w:pPr>
      <w:r>
        <w:rPr>
          <w:rFonts w:hint="eastAsia"/>
          <w:lang w:val="en-US" w:eastAsia="zh-CN"/>
        </w:rPr>
        <w:t>跨专业输出分路中，有个使用状态“空闲/占用”，不考虑到空开一层的话，这个信息可以不用考虑</w:t>
      </w:r>
    </w:p>
    <w:p w14:paraId="76642AC4">
      <w:pPr>
        <w:widowControl w:val="0"/>
        <w:numPr>
          <w:ilvl w:val="0"/>
          <w:numId w:val="0"/>
        </w:numPr>
        <w:jc w:val="left"/>
        <w:rPr>
          <w:rFonts w:hint="default"/>
          <w:lang w:val="en-US" w:eastAsia="zh-CN"/>
        </w:rPr>
      </w:pPr>
      <w:r>
        <w:rPr>
          <w:rFonts w:hint="eastAsia"/>
          <w:lang w:val="en-US" w:eastAsia="zh-CN"/>
        </w:rPr>
        <w:t>同一机房，相同设备名称，分路名称不同，主路和备路有做区分。这种情况的负载率计算，只算一路。</w:t>
      </w:r>
    </w:p>
    <w:p w14:paraId="37C5AD97">
      <w:pPr>
        <w:widowControl w:val="0"/>
        <w:numPr>
          <w:ilvl w:val="0"/>
          <w:numId w:val="0"/>
        </w:numPr>
        <w:jc w:val="left"/>
        <w:rPr>
          <w:rFonts w:hint="default"/>
          <w:lang w:val="en-US" w:eastAsia="zh-CN"/>
        </w:rPr>
      </w:pPr>
    </w:p>
    <w:p w14:paraId="7677C28F">
      <w:pPr>
        <w:widowControl w:val="0"/>
        <w:numPr>
          <w:ilvl w:val="0"/>
          <w:numId w:val="0"/>
        </w:numPr>
        <w:jc w:val="left"/>
        <w:rPr>
          <w:rFonts w:hint="eastAsia"/>
          <w:lang w:val="en-US" w:eastAsia="zh-CN"/>
        </w:rPr>
      </w:pPr>
      <w:r>
        <w:rPr>
          <w:rFonts w:hint="eastAsia"/>
          <w:lang w:val="en-US" w:eastAsia="zh-CN"/>
        </w:rPr>
        <w:t>扩容策略是否需要定时执行，页面展示缺省信息。还是任务触发</w:t>
      </w:r>
    </w:p>
    <w:p w14:paraId="7F186DF2">
      <w:pPr>
        <w:widowControl w:val="0"/>
        <w:numPr>
          <w:ilvl w:val="0"/>
          <w:numId w:val="0"/>
        </w:numPr>
        <w:jc w:val="left"/>
        <w:rPr>
          <w:rFonts w:hint="default"/>
          <w:lang w:val="en-US" w:eastAsia="zh-CN"/>
        </w:rPr>
      </w:pPr>
    </w:p>
    <w:p w14:paraId="747FE68E">
      <w:pPr>
        <w:widowControl w:val="0"/>
        <w:numPr>
          <w:ilvl w:val="0"/>
          <w:numId w:val="0"/>
        </w:numPr>
        <w:jc w:val="left"/>
        <w:rPr>
          <w:rFonts w:hint="default"/>
          <w:lang w:val="en-US" w:eastAsia="zh-CN"/>
        </w:rPr>
      </w:pPr>
    </w:p>
    <w:p w14:paraId="2097D42E">
      <w:pPr>
        <w:widowControl w:val="0"/>
        <w:numPr>
          <w:ilvl w:val="0"/>
          <w:numId w:val="0"/>
        </w:numPr>
        <w:jc w:val="left"/>
        <w:rPr>
          <w:rFonts w:hint="default"/>
          <w:lang w:val="en-US" w:eastAsia="zh-CN"/>
        </w:rPr>
      </w:pPr>
    </w:p>
    <w:p w14:paraId="42082625">
      <w:pPr>
        <w:widowControl w:val="0"/>
        <w:numPr>
          <w:ilvl w:val="0"/>
          <w:numId w:val="0"/>
        </w:numPr>
        <w:jc w:val="left"/>
        <w:rPr>
          <w:rFonts w:hint="default"/>
          <w:lang w:val="en-US" w:eastAsia="zh-CN"/>
        </w:rPr>
      </w:pPr>
      <w:r>
        <w:rPr>
          <w:rFonts w:hint="eastAsia"/>
          <w:lang w:val="en-US" w:eastAsia="zh-CN"/>
        </w:rPr>
        <w:t>暂时不考虑备路。</w:t>
      </w:r>
    </w:p>
    <w:p w14:paraId="523E169D">
      <w:pPr>
        <w:widowControl w:val="0"/>
        <w:numPr>
          <w:ilvl w:val="0"/>
          <w:numId w:val="0"/>
        </w:numPr>
        <w:jc w:val="left"/>
        <w:rPr>
          <w:rFonts w:hint="default"/>
          <w:lang w:val="en-US" w:eastAsia="zh-CN"/>
        </w:rPr>
      </w:pPr>
      <w:r>
        <w:rPr>
          <w:rFonts w:hint="eastAsia"/>
          <w:lang w:val="en-US" w:eastAsia="zh-CN"/>
        </w:rPr>
        <w:t>额定已经占用的和实际的负载，应该计算两个指标。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2"/>
        <w:gridCol w:w="1422"/>
        <w:gridCol w:w="1422"/>
        <w:gridCol w:w="1423"/>
        <w:gridCol w:w="1423"/>
        <w:gridCol w:w="1423"/>
        <w:gridCol w:w="1423"/>
      </w:tblGrid>
      <w:tr w14:paraId="30564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14:paraId="55634D1D">
            <w:pPr>
              <w:widowControl w:val="0"/>
              <w:numPr>
                <w:ilvl w:val="0"/>
                <w:numId w:val="0"/>
              </w:numPr>
              <w:jc w:val="left"/>
              <w:rPr>
                <w:rFonts w:hint="eastAsia"/>
                <w:vertAlign w:val="baseline"/>
                <w:lang w:val="en-US" w:eastAsia="zh-CN"/>
              </w:rPr>
            </w:pPr>
          </w:p>
        </w:tc>
        <w:tc>
          <w:tcPr>
            <w:tcW w:w="1422" w:type="dxa"/>
          </w:tcPr>
          <w:p w14:paraId="570D9106">
            <w:pPr>
              <w:widowControl w:val="0"/>
              <w:numPr>
                <w:ilvl w:val="0"/>
                <w:numId w:val="0"/>
              </w:numPr>
              <w:jc w:val="left"/>
              <w:rPr>
                <w:rFonts w:hint="default"/>
                <w:vertAlign w:val="baseline"/>
                <w:lang w:val="en-US" w:eastAsia="zh-CN"/>
              </w:rPr>
            </w:pPr>
            <w:r>
              <w:rPr>
                <w:rFonts w:hint="eastAsia"/>
                <w:vertAlign w:val="baseline"/>
                <w:lang w:val="en-US" w:eastAsia="zh-CN"/>
              </w:rPr>
              <w:t>设备名称</w:t>
            </w:r>
          </w:p>
        </w:tc>
        <w:tc>
          <w:tcPr>
            <w:tcW w:w="1422" w:type="dxa"/>
          </w:tcPr>
          <w:p w14:paraId="70B67679">
            <w:pPr>
              <w:widowControl w:val="0"/>
              <w:numPr>
                <w:ilvl w:val="0"/>
                <w:numId w:val="0"/>
              </w:numPr>
              <w:jc w:val="left"/>
              <w:rPr>
                <w:rFonts w:hint="default"/>
                <w:vertAlign w:val="baseline"/>
                <w:lang w:val="en-US" w:eastAsia="zh-CN"/>
              </w:rPr>
            </w:pPr>
            <w:r>
              <w:rPr>
                <w:rFonts w:hint="eastAsia"/>
                <w:vertAlign w:val="baseline"/>
                <w:lang w:val="en-US" w:eastAsia="zh-CN"/>
              </w:rPr>
              <w:t>额定容量</w:t>
            </w:r>
          </w:p>
        </w:tc>
        <w:tc>
          <w:tcPr>
            <w:tcW w:w="1423" w:type="dxa"/>
          </w:tcPr>
          <w:p w14:paraId="3BCCF95C">
            <w:pPr>
              <w:widowControl w:val="0"/>
              <w:numPr>
                <w:ilvl w:val="0"/>
                <w:numId w:val="0"/>
              </w:numPr>
              <w:jc w:val="left"/>
              <w:rPr>
                <w:rFonts w:hint="default"/>
                <w:vertAlign w:val="baseline"/>
                <w:lang w:val="en-US" w:eastAsia="zh-CN"/>
              </w:rPr>
            </w:pPr>
            <w:r>
              <w:rPr>
                <w:rFonts w:hint="eastAsia"/>
                <w:vertAlign w:val="baseline"/>
                <w:lang w:val="en-US" w:eastAsia="zh-CN"/>
              </w:rPr>
              <w:t>已用容量</w:t>
            </w:r>
          </w:p>
        </w:tc>
        <w:tc>
          <w:tcPr>
            <w:tcW w:w="1423" w:type="dxa"/>
          </w:tcPr>
          <w:p w14:paraId="725358DE">
            <w:pPr>
              <w:widowControl w:val="0"/>
              <w:numPr>
                <w:ilvl w:val="0"/>
                <w:numId w:val="0"/>
              </w:numPr>
              <w:jc w:val="left"/>
              <w:rPr>
                <w:rFonts w:hint="default"/>
                <w:vertAlign w:val="baseline"/>
                <w:lang w:val="en-US" w:eastAsia="zh-CN"/>
              </w:rPr>
            </w:pPr>
            <w:r>
              <w:rPr>
                <w:rFonts w:hint="eastAsia"/>
                <w:vertAlign w:val="baseline"/>
                <w:lang w:val="en-US" w:eastAsia="zh-CN"/>
              </w:rPr>
              <w:t>负载容量比</w:t>
            </w:r>
          </w:p>
        </w:tc>
        <w:tc>
          <w:tcPr>
            <w:tcW w:w="1423" w:type="dxa"/>
          </w:tcPr>
          <w:p w14:paraId="7B4FB351">
            <w:pPr>
              <w:widowControl w:val="0"/>
              <w:numPr>
                <w:ilvl w:val="0"/>
                <w:numId w:val="0"/>
              </w:numPr>
              <w:jc w:val="left"/>
              <w:rPr>
                <w:rFonts w:hint="default"/>
                <w:vertAlign w:val="baseline"/>
                <w:lang w:val="en-US" w:eastAsia="zh-CN"/>
              </w:rPr>
            </w:pPr>
            <w:r>
              <w:rPr>
                <w:rFonts w:hint="eastAsia"/>
                <w:vertAlign w:val="baseline"/>
                <w:lang w:val="en-US" w:eastAsia="zh-CN"/>
              </w:rPr>
              <w:t>实际负载</w:t>
            </w:r>
          </w:p>
        </w:tc>
        <w:tc>
          <w:tcPr>
            <w:tcW w:w="1423" w:type="dxa"/>
          </w:tcPr>
          <w:p w14:paraId="4FAD84A3">
            <w:pPr>
              <w:widowControl w:val="0"/>
              <w:numPr>
                <w:ilvl w:val="0"/>
                <w:numId w:val="0"/>
              </w:numPr>
              <w:jc w:val="left"/>
              <w:rPr>
                <w:rFonts w:hint="default"/>
                <w:vertAlign w:val="baseline"/>
                <w:lang w:val="en-US" w:eastAsia="zh-CN"/>
              </w:rPr>
            </w:pPr>
            <w:r>
              <w:rPr>
                <w:rFonts w:hint="eastAsia"/>
                <w:vertAlign w:val="baseline"/>
                <w:lang w:val="en-US" w:eastAsia="zh-CN"/>
              </w:rPr>
              <w:t>负载率</w:t>
            </w:r>
          </w:p>
        </w:tc>
      </w:tr>
      <w:tr w14:paraId="6D28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14:paraId="41A73C0A">
            <w:pPr>
              <w:widowControl w:val="0"/>
              <w:numPr>
                <w:ilvl w:val="0"/>
                <w:numId w:val="0"/>
              </w:numPr>
              <w:jc w:val="left"/>
              <w:rPr>
                <w:rFonts w:hint="default"/>
                <w:vertAlign w:val="baseline"/>
                <w:lang w:val="en-US" w:eastAsia="zh-CN"/>
              </w:rPr>
            </w:pPr>
            <w:r>
              <w:rPr>
                <w:rFonts w:hint="eastAsia"/>
                <w:vertAlign w:val="baseline"/>
                <w:lang w:val="en-US" w:eastAsia="zh-CN"/>
              </w:rPr>
              <w:t>变压器</w:t>
            </w:r>
          </w:p>
        </w:tc>
        <w:tc>
          <w:tcPr>
            <w:tcW w:w="1422" w:type="dxa"/>
          </w:tcPr>
          <w:p w14:paraId="6F60D738">
            <w:pPr>
              <w:widowControl w:val="0"/>
              <w:numPr>
                <w:ilvl w:val="0"/>
                <w:numId w:val="0"/>
              </w:numPr>
              <w:jc w:val="left"/>
              <w:rPr>
                <w:rFonts w:hint="eastAsia"/>
                <w:vertAlign w:val="baseline"/>
                <w:lang w:val="en-US" w:eastAsia="zh-CN"/>
              </w:rPr>
            </w:pPr>
          </w:p>
        </w:tc>
        <w:tc>
          <w:tcPr>
            <w:tcW w:w="1422" w:type="dxa"/>
          </w:tcPr>
          <w:p w14:paraId="2E10C37C">
            <w:pPr>
              <w:widowControl w:val="0"/>
              <w:numPr>
                <w:ilvl w:val="0"/>
                <w:numId w:val="0"/>
              </w:numPr>
              <w:jc w:val="left"/>
              <w:rPr>
                <w:rFonts w:hint="default"/>
                <w:vertAlign w:val="baseline"/>
                <w:lang w:val="en-US" w:eastAsia="zh-CN"/>
              </w:rPr>
            </w:pPr>
            <w:r>
              <w:rPr>
                <w:rFonts w:hint="eastAsia"/>
                <w:vertAlign w:val="baseline"/>
                <w:lang w:val="en-US" w:eastAsia="zh-CN"/>
              </w:rPr>
              <w:t>kVA</w:t>
            </w:r>
          </w:p>
        </w:tc>
        <w:tc>
          <w:tcPr>
            <w:tcW w:w="1423" w:type="dxa"/>
          </w:tcPr>
          <w:p w14:paraId="39AB072B">
            <w:pPr>
              <w:widowControl w:val="0"/>
              <w:numPr>
                <w:ilvl w:val="0"/>
                <w:numId w:val="0"/>
              </w:numPr>
              <w:jc w:val="left"/>
              <w:rPr>
                <w:rFonts w:hint="default"/>
                <w:vertAlign w:val="baseline"/>
                <w:lang w:val="en-US" w:eastAsia="zh-CN"/>
              </w:rPr>
            </w:pPr>
            <w:r>
              <w:rPr>
                <w:rFonts w:hint="eastAsia"/>
                <w:vertAlign w:val="baseline"/>
                <w:lang w:val="en-US" w:eastAsia="zh-CN"/>
              </w:rPr>
              <w:t>综资获取</w:t>
            </w:r>
          </w:p>
        </w:tc>
        <w:tc>
          <w:tcPr>
            <w:tcW w:w="1423" w:type="dxa"/>
          </w:tcPr>
          <w:p w14:paraId="4A29CF83">
            <w:pPr>
              <w:widowControl w:val="0"/>
              <w:numPr>
                <w:ilvl w:val="0"/>
                <w:numId w:val="0"/>
              </w:numPr>
              <w:jc w:val="left"/>
              <w:rPr>
                <w:rFonts w:hint="default"/>
                <w:vertAlign w:val="baseline"/>
                <w:lang w:val="en-US" w:eastAsia="zh-CN"/>
              </w:rPr>
            </w:pPr>
            <w:r>
              <w:rPr>
                <w:rFonts w:hint="eastAsia"/>
                <w:vertAlign w:val="baseline"/>
                <w:lang w:val="en-US" w:eastAsia="zh-CN"/>
              </w:rPr>
              <w:t>已用容量/额定容量</w:t>
            </w:r>
          </w:p>
        </w:tc>
        <w:tc>
          <w:tcPr>
            <w:tcW w:w="1423" w:type="dxa"/>
          </w:tcPr>
          <w:p w14:paraId="33F67546">
            <w:pPr>
              <w:widowControl w:val="0"/>
              <w:numPr>
                <w:ilvl w:val="0"/>
                <w:numId w:val="0"/>
              </w:numPr>
              <w:jc w:val="left"/>
              <w:rPr>
                <w:rFonts w:hint="eastAsia"/>
                <w:vertAlign w:val="baseline"/>
                <w:lang w:val="en-US" w:eastAsia="zh-CN"/>
              </w:rPr>
            </w:pPr>
          </w:p>
        </w:tc>
        <w:tc>
          <w:tcPr>
            <w:tcW w:w="1423" w:type="dxa"/>
          </w:tcPr>
          <w:p w14:paraId="54EE68E6">
            <w:pPr>
              <w:widowControl w:val="0"/>
              <w:numPr>
                <w:ilvl w:val="0"/>
                <w:numId w:val="0"/>
              </w:numPr>
              <w:jc w:val="left"/>
              <w:rPr>
                <w:rFonts w:hint="default"/>
                <w:vertAlign w:val="baseline"/>
                <w:lang w:val="en-US" w:eastAsia="zh-CN"/>
              </w:rPr>
            </w:pPr>
            <w:r>
              <w:rPr>
                <w:rFonts w:hint="eastAsia"/>
                <w:vertAlign w:val="baseline"/>
                <w:lang w:val="en-US" w:eastAsia="zh-CN"/>
              </w:rPr>
              <w:t>实际负载/额定容量</w:t>
            </w:r>
          </w:p>
        </w:tc>
      </w:tr>
      <w:tr w14:paraId="1846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14:paraId="2FC9881B">
            <w:pPr>
              <w:widowControl w:val="0"/>
              <w:numPr>
                <w:ilvl w:val="0"/>
                <w:numId w:val="0"/>
              </w:numPr>
              <w:jc w:val="left"/>
              <w:rPr>
                <w:rFonts w:hint="default"/>
                <w:vertAlign w:val="baseline"/>
                <w:lang w:val="en-US" w:eastAsia="zh-CN"/>
              </w:rPr>
            </w:pPr>
            <w:r>
              <w:rPr>
                <w:rFonts w:hint="eastAsia"/>
                <w:vertAlign w:val="baseline"/>
                <w:lang w:val="en-US" w:eastAsia="zh-CN"/>
              </w:rPr>
              <w:t>低压交流配电</w:t>
            </w:r>
          </w:p>
        </w:tc>
        <w:tc>
          <w:tcPr>
            <w:tcW w:w="1422" w:type="dxa"/>
          </w:tcPr>
          <w:p w14:paraId="306FC8F7">
            <w:pPr>
              <w:widowControl w:val="0"/>
              <w:numPr>
                <w:ilvl w:val="0"/>
                <w:numId w:val="0"/>
              </w:numPr>
              <w:jc w:val="left"/>
              <w:rPr>
                <w:rFonts w:hint="eastAsia"/>
                <w:vertAlign w:val="baseline"/>
                <w:lang w:val="en-US" w:eastAsia="zh-CN"/>
              </w:rPr>
            </w:pPr>
          </w:p>
        </w:tc>
        <w:tc>
          <w:tcPr>
            <w:tcW w:w="1422" w:type="dxa"/>
          </w:tcPr>
          <w:p w14:paraId="4D19A311">
            <w:pPr>
              <w:widowControl w:val="0"/>
              <w:numPr>
                <w:ilvl w:val="0"/>
                <w:numId w:val="0"/>
              </w:numPr>
              <w:jc w:val="left"/>
              <w:rPr>
                <w:rFonts w:hint="default"/>
                <w:vertAlign w:val="baseline"/>
                <w:lang w:val="en-US" w:eastAsia="zh-CN"/>
              </w:rPr>
            </w:pPr>
            <w:r>
              <w:rPr>
                <w:rFonts w:hint="eastAsia"/>
                <w:vertAlign w:val="baseline"/>
                <w:lang w:val="en-US" w:eastAsia="zh-CN"/>
              </w:rPr>
              <w:t>A</w:t>
            </w:r>
          </w:p>
        </w:tc>
        <w:tc>
          <w:tcPr>
            <w:tcW w:w="1423" w:type="dxa"/>
          </w:tcPr>
          <w:p w14:paraId="27C64F10">
            <w:pPr>
              <w:widowControl w:val="0"/>
              <w:numPr>
                <w:ilvl w:val="0"/>
                <w:numId w:val="0"/>
              </w:numPr>
              <w:jc w:val="left"/>
              <w:rPr>
                <w:rFonts w:hint="eastAsia"/>
                <w:vertAlign w:val="baseline"/>
                <w:lang w:val="en-US" w:eastAsia="zh-CN"/>
              </w:rPr>
            </w:pPr>
          </w:p>
        </w:tc>
        <w:tc>
          <w:tcPr>
            <w:tcW w:w="1423" w:type="dxa"/>
          </w:tcPr>
          <w:p w14:paraId="14CE2CB6">
            <w:pPr>
              <w:widowControl w:val="0"/>
              <w:numPr>
                <w:ilvl w:val="0"/>
                <w:numId w:val="0"/>
              </w:numPr>
              <w:jc w:val="left"/>
              <w:rPr>
                <w:rFonts w:hint="eastAsia"/>
                <w:vertAlign w:val="baseline"/>
                <w:lang w:val="en-US" w:eastAsia="zh-CN"/>
              </w:rPr>
            </w:pPr>
          </w:p>
        </w:tc>
        <w:tc>
          <w:tcPr>
            <w:tcW w:w="1423" w:type="dxa"/>
          </w:tcPr>
          <w:p w14:paraId="5A1E4B7B">
            <w:pPr>
              <w:widowControl w:val="0"/>
              <w:numPr>
                <w:ilvl w:val="0"/>
                <w:numId w:val="0"/>
              </w:numPr>
              <w:jc w:val="left"/>
              <w:rPr>
                <w:rFonts w:hint="eastAsia"/>
                <w:vertAlign w:val="baseline"/>
                <w:lang w:val="en-US" w:eastAsia="zh-CN"/>
              </w:rPr>
            </w:pPr>
          </w:p>
        </w:tc>
        <w:tc>
          <w:tcPr>
            <w:tcW w:w="1423" w:type="dxa"/>
          </w:tcPr>
          <w:p w14:paraId="4B73EC2D">
            <w:pPr>
              <w:widowControl w:val="0"/>
              <w:numPr>
                <w:ilvl w:val="0"/>
                <w:numId w:val="0"/>
              </w:numPr>
              <w:jc w:val="left"/>
              <w:rPr>
                <w:rFonts w:hint="eastAsia"/>
                <w:vertAlign w:val="baseline"/>
                <w:lang w:val="en-US" w:eastAsia="zh-CN"/>
              </w:rPr>
            </w:pPr>
          </w:p>
        </w:tc>
      </w:tr>
      <w:tr w14:paraId="7E31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14:paraId="30311214">
            <w:pPr>
              <w:widowControl w:val="0"/>
              <w:numPr>
                <w:ilvl w:val="0"/>
                <w:numId w:val="0"/>
              </w:numPr>
              <w:jc w:val="left"/>
              <w:rPr>
                <w:rFonts w:hint="default"/>
                <w:vertAlign w:val="baseline"/>
                <w:lang w:val="en-US" w:eastAsia="zh-CN"/>
              </w:rPr>
            </w:pPr>
            <w:r>
              <w:rPr>
                <w:rFonts w:hint="eastAsia"/>
                <w:vertAlign w:val="baseline"/>
                <w:lang w:val="en-US" w:eastAsia="zh-CN"/>
              </w:rPr>
              <w:t>低压直流配电</w:t>
            </w:r>
          </w:p>
        </w:tc>
        <w:tc>
          <w:tcPr>
            <w:tcW w:w="1422" w:type="dxa"/>
          </w:tcPr>
          <w:p w14:paraId="0EAE3E92">
            <w:pPr>
              <w:widowControl w:val="0"/>
              <w:numPr>
                <w:ilvl w:val="0"/>
                <w:numId w:val="0"/>
              </w:numPr>
              <w:jc w:val="left"/>
              <w:rPr>
                <w:rFonts w:hint="eastAsia"/>
                <w:vertAlign w:val="baseline"/>
                <w:lang w:val="en-US" w:eastAsia="zh-CN"/>
              </w:rPr>
            </w:pPr>
          </w:p>
        </w:tc>
        <w:tc>
          <w:tcPr>
            <w:tcW w:w="1422" w:type="dxa"/>
          </w:tcPr>
          <w:p w14:paraId="7E17526F">
            <w:pPr>
              <w:widowControl w:val="0"/>
              <w:numPr>
                <w:ilvl w:val="0"/>
                <w:numId w:val="0"/>
              </w:numPr>
              <w:jc w:val="left"/>
              <w:rPr>
                <w:rFonts w:hint="default"/>
                <w:vertAlign w:val="baseline"/>
                <w:lang w:val="en-US" w:eastAsia="zh-CN"/>
              </w:rPr>
            </w:pPr>
            <w:r>
              <w:rPr>
                <w:rFonts w:hint="eastAsia"/>
                <w:vertAlign w:val="baseline"/>
                <w:lang w:val="en-US" w:eastAsia="zh-CN"/>
              </w:rPr>
              <w:t>A</w:t>
            </w:r>
          </w:p>
        </w:tc>
        <w:tc>
          <w:tcPr>
            <w:tcW w:w="1423" w:type="dxa"/>
          </w:tcPr>
          <w:p w14:paraId="7F3EBF0A">
            <w:pPr>
              <w:widowControl w:val="0"/>
              <w:numPr>
                <w:ilvl w:val="0"/>
                <w:numId w:val="0"/>
              </w:numPr>
              <w:jc w:val="left"/>
              <w:rPr>
                <w:rFonts w:hint="eastAsia"/>
                <w:vertAlign w:val="baseline"/>
                <w:lang w:val="en-US" w:eastAsia="zh-CN"/>
              </w:rPr>
            </w:pPr>
          </w:p>
        </w:tc>
        <w:tc>
          <w:tcPr>
            <w:tcW w:w="1423" w:type="dxa"/>
          </w:tcPr>
          <w:p w14:paraId="667D5763">
            <w:pPr>
              <w:widowControl w:val="0"/>
              <w:numPr>
                <w:ilvl w:val="0"/>
                <w:numId w:val="0"/>
              </w:numPr>
              <w:jc w:val="left"/>
              <w:rPr>
                <w:rFonts w:hint="eastAsia"/>
                <w:vertAlign w:val="baseline"/>
                <w:lang w:val="en-US" w:eastAsia="zh-CN"/>
              </w:rPr>
            </w:pPr>
          </w:p>
        </w:tc>
        <w:tc>
          <w:tcPr>
            <w:tcW w:w="1423" w:type="dxa"/>
          </w:tcPr>
          <w:p w14:paraId="588B5803">
            <w:pPr>
              <w:widowControl w:val="0"/>
              <w:numPr>
                <w:ilvl w:val="0"/>
                <w:numId w:val="0"/>
              </w:numPr>
              <w:jc w:val="left"/>
              <w:rPr>
                <w:rFonts w:hint="eastAsia"/>
                <w:vertAlign w:val="baseline"/>
                <w:lang w:val="en-US" w:eastAsia="zh-CN"/>
              </w:rPr>
            </w:pPr>
          </w:p>
        </w:tc>
        <w:tc>
          <w:tcPr>
            <w:tcW w:w="1423" w:type="dxa"/>
          </w:tcPr>
          <w:p w14:paraId="428011CA">
            <w:pPr>
              <w:widowControl w:val="0"/>
              <w:numPr>
                <w:ilvl w:val="0"/>
                <w:numId w:val="0"/>
              </w:numPr>
              <w:jc w:val="left"/>
              <w:rPr>
                <w:rFonts w:hint="eastAsia"/>
                <w:vertAlign w:val="baseline"/>
                <w:lang w:val="en-US" w:eastAsia="zh-CN"/>
              </w:rPr>
            </w:pPr>
          </w:p>
        </w:tc>
      </w:tr>
      <w:tr w14:paraId="0910C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14:paraId="411CD8A6">
            <w:pPr>
              <w:widowControl w:val="0"/>
              <w:numPr>
                <w:ilvl w:val="0"/>
                <w:numId w:val="0"/>
              </w:numPr>
              <w:jc w:val="left"/>
              <w:rPr>
                <w:rFonts w:hint="default"/>
                <w:vertAlign w:val="baseline"/>
                <w:lang w:val="en-US" w:eastAsia="zh-CN"/>
              </w:rPr>
            </w:pPr>
            <w:r>
              <w:rPr>
                <w:rFonts w:hint="eastAsia"/>
                <w:vertAlign w:val="baseline"/>
                <w:lang w:val="en-US" w:eastAsia="zh-CN"/>
              </w:rPr>
              <w:t>UPS</w:t>
            </w:r>
          </w:p>
        </w:tc>
        <w:tc>
          <w:tcPr>
            <w:tcW w:w="1422" w:type="dxa"/>
          </w:tcPr>
          <w:p w14:paraId="3BED1E93">
            <w:pPr>
              <w:widowControl w:val="0"/>
              <w:numPr>
                <w:ilvl w:val="0"/>
                <w:numId w:val="0"/>
              </w:numPr>
              <w:jc w:val="left"/>
              <w:rPr>
                <w:rFonts w:hint="eastAsia"/>
                <w:vertAlign w:val="baseline"/>
                <w:lang w:val="en-US" w:eastAsia="zh-CN"/>
              </w:rPr>
            </w:pPr>
          </w:p>
        </w:tc>
        <w:tc>
          <w:tcPr>
            <w:tcW w:w="1422" w:type="dxa"/>
          </w:tcPr>
          <w:p w14:paraId="2277C8C1">
            <w:pPr>
              <w:widowControl w:val="0"/>
              <w:numPr>
                <w:ilvl w:val="0"/>
                <w:numId w:val="0"/>
              </w:numPr>
              <w:jc w:val="left"/>
              <w:rPr>
                <w:rFonts w:hint="eastAsia"/>
                <w:vertAlign w:val="baseline"/>
                <w:lang w:val="en-US" w:eastAsia="zh-CN"/>
              </w:rPr>
            </w:pPr>
            <w:r>
              <w:rPr>
                <w:rFonts w:hint="eastAsia"/>
                <w:vertAlign w:val="baseline"/>
                <w:lang w:val="en-US" w:eastAsia="zh-CN"/>
              </w:rPr>
              <w:t>kVA</w:t>
            </w:r>
          </w:p>
        </w:tc>
        <w:tc>
          <w:tcPr>
            <w:tcW w:w="1423" w:type="dxa"/>
          </w:tcPr>
          <w:p w14:paraId="197D0DC2">
            <w:pPr>
              <w:widowControl w:val="0"/>
              <w:numPr>
                <w:ilvl w:val="0"/>
                <w:numId w:val="0"/>
              </w:numPr>
              <w:jc w:val="left"/>
              <w:rPr>
                <w:rFonts w:hint="eastAsia"/>
                <w:vertAlign w:val="baseline"/>
                <w:lang w:val="en-US" w:eastAsia="zh-CN"/>
              </w:rPr>
            </w:pPr>
          </w:p>
        </w:tc>
        <w:tc>
          <w:tcPr>
            <w:tcW w:w="1423" w:type="dxa"/>
          </w:tcPr>
          <w:p w14:paraId="4D19D2C4">
            <w:pPr>
              <w:widowControl w:val="0"/>
              <w:numPr>
                <w:ilvl w:val="0"/>
                <w:numId w:val="0"/>
              </w:numPr>
              <w:jc w:val="left"/>
              <w:rPr>
                <w:rFonts w:hint="eastAsia"/>
                <w:vertAlign w:val="baseline"/>
                <w:lang w:val="en-US" w:eastAsia="zh-CN"/>
              </w:rPr>
            </w:pPr>
          </w:p>
        </w:tc>
        <w:tc>
          <w:tcPr>
            <w:tcW w:w="1423" w:type="dxa"/>
          </w:tcPr>
          <w:p w14:paraId="5945C468">
            <w:pPr>
              <w:widowControl w:val="0"/>
              <w:numPr>
                <w:ilvl w:val="0"/>
                <w:numId w:val="0"/>
              </w:numPr>
              <w:jc w:val="left"/>
              <w:rPr>
                <w:rFonts w:hint="eastAsia"/>
                <w:vertAlign w:val="baseline"/>
                <w:lang w:val="en-US" w:eastAsia="zh-CN"/>
              </w:rPr>
            </w:pPr>
          </w:p>
        </w:tc>
        <w:tc>
          <w:tcPr>
            <w:tcW w:w="1423" w:type="dxa"/>
          </w:tcPr>
          <w:p w14:paraId="7DFEB8BF">
            <w:pPr>
              <w:widowControl w:val="0"/>
              <w:numPr>
                <w:ilvl w:val="0"/>
                <w:numId w:val="0"/>
              </w:numPr>
              <w:jc w:val="left"/>
              <w:rPr>
                <w:rFonts w:hint="eastAsia"/>
                <w:vertAlign w:val="baseline"/>
                <w:lang w:val="en-US" w:eastAsia="zh-CN"/>
              </w:rPr>
            </w:pPr>
          </w:p>
        </w:tc>
      </w:tr>
      <w:tr w14:paraId="7C3C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14:paraId="20BB3567">
            <w:pPr>
              <w:widowControl w:val="0"/>
              <w:numPr>
                <w:ilvl w:val="0"/>
                <w:numId w:val="0"/>
              </w:numPr>
              <w:jc w:val="left"/>
              <w:rPr>
                <w:rFonts w:hint="default"/>
                <w:vertAlign w:val="baseline"/>
                <w:lang w:val="en-US" w:eastAsia="zh-CN"/>
              </w:rPr>
            </w:pPr>
            <w:r>
              <w:rPr>
                <w:rFonts w:hint="eastAsia"/>
                <w:vertAlign w:val="baseline"/>
                <w:lang w:val="en-US" w:eastAsia="zh-CN"/>
              </w:rPr>
              <w:t>开关电源</w:t>
            </w:r>
          </w:p>
        </w:tc>
        <w:tc>
          <w:tcPr>
            <w:tcW w:w="1422" w:type="dxa"/>
          </w:tcPr>
          <w:p w14:paraId="661F1847">
            <w:pPr>
              <w:widowControl w:val="0"/>
              <w:numPr>
                <w:ilvl w:val="0"/>
                <w:numId w:val="0"/>
              </w:numPr>
              <w:jc w:val="left"/>
              <w:rPr>
                <w:rFonts w:hint="eastAsia"/>
                <w:vertAlign w:val="baseline"/>
                <w:lang w:val="en-US" w:eastAsia="zh-CN"/>
              </w:rPr>
            </w:pPr>
          </w:p>
        </w:tc>
        <w:tc>
          <w:tcPr>
            <w:tcW w:w="1422" w:type="dxa"/>
          </w:tcPr>
          <w:p w14:paraId="31173CD0">
            <w:pPr>
              <w:widowControl w:val="0"/>
              <w:numPr>
                <w:ilvl w:val="0"/>
                <w:numId w:val="0"/>
              </w:numPr>
              <w:jc w:val="left"/>
              <w:rPr>
                <w:rFonts w:hint="default"/>
                <w:vertAlign w:val="baseline"/>
                <w:lang w:val="en-US" w:eastAsia="zh-CN"/>
              </w:rPr>
            </w:pPr>
            <w:r>
              <w:rPr>
                <w:rFonts w:hint="eastAsia"/>
                <w:vertAlign w:val="baseline"/>
                <w:lang w:val="en-US" w:eastAsia="zh-CN"/>
              </w:rPr>
              <w:t>A</w:t>
            </w:r>
          </w:p>
        </w:tc>
        <w:tc>
          <w:tcPr>
            <w:tcW w:w="1423" w:type="dxa"/>
          </w:tcPr>
          <w:p w14:paraId="5A7F11A7">
            <w:pPr>
              <w:widowControl w:val="0"/>
              <w:numPr>
                <w:ilvl w:val="0"/>
                <w:numId w:val="0"/>
              </w:numPr>
              <w:jc w:val="left"/>
              <w:rPr>
                <w:rFonts w:hint="eastAsia"/>
                <w:vertAlign w:val="baseline"/>
                <w:lang w:val="en-US" w:eastAsia="zh-CN"/>
              </w:rPr>
            </w:pPr>
          </w:p>
        </w:tc>
        <w:tc>
          <w:tcPr>
            <w:tcW w:w="1423" w:type="dxa"/>
          </w:tcPr>
          <w:p w14:paraId="6FDC231A">
            <w:pPr>
              <w:widowControl w:val="0"/>
              <w:numPr>
                <w:ilvl w:val="0"/>
                <w:numId w:val="0"/>
              </w:numPr>
              <w:jc w:val="left"/>
              <w:rPr>
                <w:rFonts w:hint="eastAsia"/>
                <w:vertAlign w:val="baseline"/>
                <w:lang w:val="en-US" w:eastAsia="zh-CN"/>
              </w:rPr>
            </w:pPr>
          </w:p>
        </w:tc>
        <w:tc>
          <w:tcPr>
            <w:tcW w:w="1423" w:type="dxa"/>
          </w:tcPr>
          <w:p w14:paraId="5CA6D2D6">
            <w:pPr>
              <w:widowControl w:val="0"/>
              <w:numPr>
                <w:ilvl w:val="0"/>
                <w:numId w:val="0"/>
              </w:numPr>
              <w:jc w:val="left"/>
              <w:rPr>
                <w:rFonts w:hint="eastAsia"/>
                <w:vertAlign w:val="baseline"/>
                <w:lang w:val="en-US" w:eastAsia="zh-CN"/>
              </w:rPr>
            </w:pPr>
          </w:p>
        </w:tc>
        <w:tc>
          <w:tcPr>
            <w:tcW w:w="1423" w:type="dxa"/>
          </w:tcPr>
          <w:p w14:paraId="1C75943F">
            <w:pPr>
              <w:widowControl w:val="0"/>
              <w:numPr>
                <w:ilvl w:val="0"/>
                <w:numId w:val="0"/>
              </w:numPr>
              <w:jc w:val="left"/>
              <w:rPr>
                <w:rFonts w:hint="eastAsia"/>
                <w:vertAlign w:val="baseline"/>
                <w:lang w:val="en-US" w:eastAsia="zh-CN"/>
              </w:rPr>
            </w:pPr>
          </w:p>
        </w:tc>
      </w:tr>
      <w:tr w14:paraId="77A9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tcPr>
          <w:p w14:paraId="5EE79287">
            <w:pPr>
              <w:widowControl w:val="0"/>
              <w:numPr>
                <w:ilvl w:val="0"/>
                <w:numId w:val="0"/>
              </w:numPr>
              <w:jc w:val="left"/>
              <w:rPr>
                <w:rFonts w:hint="default"/>
                <w:vertAlign w:val="baseline"/>
                <w:lang w:val="en-US" w:eastAsia="zh-CN"/>
              </w:rPr>
            </w:pPr>
            <w:r>
              <w:rPr>
                <w:rFonts w:hint="eastAsia"/>
                <w:vertAlign w:val="baseline"/>
                <w:lang w:val="en-US" w:eastAsia="zh-CN"/>
              </w:rPr>
              <w:t>列头柜</w:t>
            </w:r>
          </w:p>
        </w:tc>
        <w:tc>
          <w:tcPr>
            <w:tcW w:w="1422" w:type="dxa"/>
          </w:tcPr>
          <w:p w14:paraId="40526FDC">
            <w:pPr>
              <w:widowControl w:val="0"/>
              <w:numPr>
                <w:ilvl w:val="0"/>
                <w:numId w:val="0"/>
              </w:numPr>
              <w:jc w:val="left"/>
              <w:rPr>
                <w:rFonts w:hint="eastAsia"/>
                <w:vertAlign w:val="baseline"/>
                <w:lang w:val="en-US" w:eastAsia="zh-CN"/>
              </w:rPr>
            </w:pPr>
          </w:p>
        </w:tc>
        <w:tc>
          <w:tcPr>
            <w:tcW w:w="1422" w:type="dxa"/>
          </w:tcPr>
          <w:p w14:paraId="716EBADD">
            <w:pPr>
              <w:widowControl w:val="0"/>
              <w:numPr>
                <w:ilvl w:val="0"/>
                <w:numId w:val="0"/>
              </w:numPr>
              <w:jc w:val="left"/>
              <w:rPr>
                <w:rFonts w:hint="default"/>
                <w:vertAlign w:val="baseline"/>
                <w:lang w:val="en-US" w:eastAsia="zh-CN"/>
              </w:rPr>
            </w:pPr>
            <w:r>
              <w:rPr>
                <w:rFonts w:hint="eastAsia"/>
                <w:vertAlign w:val="baseline"/>
                <w:lang w:val="en-US" w:eastAsia="zh-CN"/>
              </w:rPr>
              <w:t>A</w:t>
            </w:r>
          </w:p>
        </w:tc>
        <w:tc>
          <w:tcPr>
            <w:tcW w:w="1423" w:type="dxa"/>
          </w:tcPr>
          <w:p w14:paraId="1456B740">
            <w:pPr>
              <w:widowControl w:val="0"/>
              <w:numPr>
                <w:ilvl w:val="0"/>
                <w:numId w:val="0"/>
              </w:numPr>
              <w:jc w:val="left"/>
              <w:rPr>
                <w:rFonts w:hint="eastAsia"/>
                <w:vertAlign w:val="baseline"/>
                <w:lang w:val="en-US" w:eastAsia="zh-CN"/>
              </w:rPr>
            </w:pPr>
          </w:p>
        </w:tc>
        <w:tc>
          <w:tcPr>
            <w:tcW w:w="1423" w:type="dxa"/>
          </w:tcPr>
          <w:p w14:paraId="765815F2">
            <w:pPr>
              <w:widowControl w:val="0"/>
              <w:numPr>
                <w:ilvl w:val="0"/>
                <w:numId w:val="0"/>
              </w:numPr>
              <w:jc w:val="left"/>
              <w:rPr>
                <w:rFonts w:hint="eastAsia"/>
                <w:vertAlign w:val="baseline"/>
                <w:lang w:val="en-US" w:eastAsia="zh-CN"/>
              </w:rPr>
            </w:pPr>
          </w:p>
        </w:tc>
        <w:tc>
          <w:tcPr>
            <w:tcW w:w="1423" w:type="dxa"/>
          </w:tcPr>
          <w:p w14:paraId="288823D7">
            <w:pPr>
              <w:widowControl w:val="0"/>
              <w:numPr>
                <w:ilvl w:val="0"/>
                <w:numId w:val="0"/>
              </w:numPr>
              <w:jc w:val="left"/>
              <w:rPr>
                <w:rFonts w:hint="eastAsia"/>
                <w:vertAlign w:val="baseline"/>
                <w:lang w:val="en-US" w:eastAsia="zh-CN"/>
              </w:rPr>
            </w:pPr>
          </w:p>
        </w:tc>
        <w:tc>
          <w:tcPr>
            <w:tcW w:w="1423" w:type="dxa"/>
          </w:tcPr>
          <w:p w14:paraId="528AB14B">
            <w:pPr>
              <w:widowControl w:val="0"/>
              <w:numPr>
                <w:ilvl w:val="0"/>
                <w:numId w:val="0"/>
              </w:numPr>
              <w:jc w:val="left"/>
              <w:rPr>
                <w:rFonts w:hint="eastAsia"/>
                <w:vertAlign w:val="baseline"/>
                <w:lang w:val="en-US" w:eastAsia="zh-CN"/>
              </w:rPr>
            </w:pPr>
          </w:p>
        </w:tc>
      </w:tr>
    </w:tbl>
    <w:p w14:paraId="5DCE1DEA">
      <w:pPr>
        <w:widowControl w:val="0"/>
        <w:numPr>
          <w:ilvl w:val="0"/>
          <w:numId w:val="0"/>
        </w:numPr>
        <w:jc w:val="left"/>
        <w:rPr>
          <w:rFonts w:hint="default"/>
          <w:lang w:val="en-US" w:eastAsia="zh-CN"/>
        </w:rPr>
      </w:pPr>
      <w:r>
        <w:rPr>
          <w:rFonts w:hint="eastAsia"/>
          <w:lang w:val="en-US" w:eastAsia="zh-CN"/>
        </w:rPr>
        <w:t>用电预占/加电工单，通过输入的分路名称，在专业内输出分路和跨专业输出分路查找信息。</w:t>
      </w:r>
    </w:p>
    <w:p w14:paraId="7F46141B">
      <w:pPr>
        <w:widowControl w:val="0"/>
        <w:numPr>
          <w:ilvl w:val="0"/>
          <w:numId w:val="0"/>
        </w:numPr>
        <w:jc w:val="left"/>
        <w:rPr>
          <w:rFonts w:hint="eastAsia"/>
          <w:lang w:val="en-US" w:eastAsia="zh-CN"/>
        </w:rPr>
      </w:pPr>
    </w:p>
    <w:p w14:paraId="0A20DEA7">
      <w:pPr>
        <w:widowControl w:val="0"/>
        <w:numPr>
          <w:ilvl w:val="0"/>
          <w:numId w:val="0"/>
        </w:numPr>
        <w:jc w:val="left"/>
        <w:rPr>
          <w:rFonts w:hint="eastAsia"/>
          <w:lang w:val="en-US" w:eastAsia="zh-CN"/>
        </w:rPr>
      </w:pPr>
      <w:r>
        <w:rPr>
          <w:rFonts w:hint="eastAsia"/>
          <w:lang w:val="en-US" w:eastAsia="zh-CN"/>
        </w:rPr>
        <w:t>专业内输出分路——分路器件额定容量（A）</w:t>
      </w:r>
    </w:p>
    <w:p w14:paraId="69E90512">
      <w:pPr>
        <w:widowControl w:val="0"/>
        <w:numPr>
          <w:ilvl w:val="0"/>
          <w:numId w:val="0"/>
        </w:numPr>
        <w:jc w:val="left"/>
        <w:rPr>
          <w:rFonts w:hint="default"/>
          <w:lang w:val="en-US" w:eastAsia="zh-CN"/>
        </w:rPr>
      </w:pPr>
      <w:r>
        <w:rPr>
          <w:rFonts w:hint="eastAsia"/>
          <w:lang w:val="en-US" w:eastAsia="zh-CN"/>
        </w:rPr>
        <w:t>设备表——直流：额定容量（A）；交流：额定容量（kVA）</w:t>
      </w:r>
    </w:p>
    <w:p w14:paraId="188823F2">
      <w:pPr>
        <w:widowControl w:val="0"/>
        <w:numPr>
          <w:ilvl w:val="0"/>
          <w:numId w:val="0"/>
        </w:numPr>
        <w:jc w:val="left"/>
        <w:rPr>
          <w:rFonts w:hint="default"/>
          <w:lang w:val="en-US" w:eastAsia="zh-CN"/>
        </w:rPr>
      </w:pPr>
    </w:p>
    <w:p w14:paraId="40352CA4">
      <w:pPr>
        <w:widowControl w:val="0"/>
        <w:numPr>
          <w:ilvl w:val="0"/>
          <w:numId w:val="0"/>
        </w:numPr>
        <w:jc w:val="left"/>
        <w:rPr>
          <w:rFonts w:hint="eastAsia"/>
          <w:lang w:val="en-US" w:eastAsia="zh-CN"/>
        </w:rPr>
      </w:pPr>
      <w:r>
        <w:rPr>
          <w:rFonts w:hint="eastAsia"/>
          <w:b/>
          <w:bCs/>
          <w:lang w:val="en-US" w:eastAsia="zh-CN"/>
        </w:rPr>
        <w:t>功能页面</w:t>
      </w:r>
      <w:r>
        <w:rPr>
          <w:rFonts w:hint="eastAsia"/>
          <w:lang w:val="en-US" w:eastAsia="zh-CN"/>
        </w:rPr>
        <w:t>：</w:t>
      </w:r>
    </w:p>
    <w:p w14:paraId="1B652C07">
      <w:pPr>
        <w:widowControl w:val="0"/>
        <w:numPr>
          <w:ilvl w:val="0"/>
          <w:numId w:val="0"/>
        </w:numPr>
        <w:jc w:val="left"/>
        <w:rPr>
          <w:rFonts w:hint="eastAsia"/>
          <w:lang w:val="en-US" w:eastAsia="zh-CN"/>
        </w:rPr>
      </w:pPr>
      <w:r>
        <w:rPr>
          <w:rFonts w:hint="eastAsia"/>
          <w:lang w:val="en-US" w:eastAsia="zh-CN"/>
        </w:rPr>
        <w:t>页面显示已完成的加电评估工单，可以通过字段筛选，查看历史工单。</w:t>
      </w:r>
    </w:p>
    <w:p w14:paraId="1AA1BC5E">
      <w:pPr>
        <w:widowControl w:val="0"/>
        <w:numPr>
          <w:ilvl w:val="0"/>
          <w:numId w:val="0"/>
        </w:numPr>
        <w:jc w:val="left"/>
        <w:rPr>
          <w:rFonts w:hint="eastAsia"/>
          <w:lang w:val="en-US" w:eastAsia="zh-CN"/>
        </w:rPr>
      </w:pPr>
      <w:r>
        <w:rPr>
          <w:rFonts w:hint="eastAsia"/>
          <w:lang w:val="en-US" w:eastAsia="zh-CN"/>
        </w:rPr>
        <w:t>筛选字段：</w:t>
      </w:r>
    </w:p>
    <w:p w14:paraId="0DF71EEE">
      <w:pPr>
        <w:widowControl w:val="0"/>
        <w:numPr>
          <w:ilvl w:val="0"/>
          <w:numId w:val="62"/>
        </w:numPr>
        <w:ind w:left="420" w:leftChars="0" w:hanging="420" w:firstLineChars="0"/>
        <w:jc w:val="left"/>
        <w:rPr>
          <w:rFonts w:hint="default"/>
          <w:lang w:val="en-US" w:eastAsia="zh-CN"/>
        </w:rPr>
      </w:pPr>
      <w:r>
        <w:rPr>
          <w:rFonts w:hint="eastAsia"/>
          <w:lang w:val="en-US" w:eastAsia="zh-CN"/>
        </w:rPr>
        <w:t>地市：广西所有地市，默认全选</w:t>
      </w:r>
    </w:p>
    <w:p w14:paraId="7266CF1C">
      <w:pPr>
        <w:widowControl w:val="0"/>
        <w:numPr>
          <w:ilvl w:val="0"/>
          <w:numId w:val="62"/>
        </w:numPr>
        <w:ind w:left="420" w:leftChars="0" w:hanging="420" w:firstLineChars="0"/>
        <w:jc w:val="left"/>
        <w:rPr>
          <w:rFonts w:hint="default"/>
          <w:lang w:val="en-US" w:eastAsia="zh-CN"/>
        </w:rPr>
      </w:pPr>
      <w:r>
        <w:rPr>
          <w:rFonts w:hint="eastAsia"/>
          <w:lang w:val="en-US" w:eastAsia="zh-CN"/>
        </w:rPr>
        <w:t>区县：关联地市，默认全选</w:t>
      </w:r>
    </w:p>
    <w:p w14:paraId="06C45295">
      <w:pPr>
        <w:widowControl w:val="0"/>
        <w:numPr>
          <w:ilvl w:val="0"/>
          <w:numId w:val="62"/>
        </w:numPr>
        <w:ind w:left="420" w:leftChars="0" w:hanging="420" w:firstLineChars="0"/>
        <w:jc w:val="left"/>
        <w:rPr>
          <w:rFonts w:hint="eastAsia"/>
          <w:lang w:val="en-US" w:eastAsia="zh-CN"/>
        </w:rPr>
      </w:pPr>
      <w:r>
        <w:rPr>
          <w:rFonts w:hint="eastAsia"/>
          <w:lang w:val="en-US" w:eastAsia="zh-CN"/>
        </w:rPr>
        <w:t>站点类型：</w:t>
      </w:r>
      <w:r>
        <w:rPr>
          <w:rFonts w:hint="eastAsia"/>
          <w:highlight w:val="none"/>
          <w:lang w:val="en-US" w:eastAsia="zh-CN"/>
        </w:rPr>
        <w:t>枚举——数据中心、通信机楼、传输节点、通信基站，默认全选</w:t>
      </w:r>
    </w:p>
    <w:p w14:paraId="0FB0F00F">
      <w:pPr>
        <w:widowControl w:val="0"/>
        <w:numPr>
          <w:ilvl w:val="0"/>
          <w:numId w:val="62"/>
        </w:numPr>
        <w:ind w:left="420" w:leftChars="0" w:hanging="420" w:firstLineChars="0"/>
        <w:jc w:val="left"/>
        <w:rPr>
          <w:rFonts w:hint="default"/>
          <w:lang w:val="en-US" w:eastAsia="zh-CN"/>
        </w:rPr>
      </w:pPr>
      <w:r>
        <w:rPr>
          <w:rFonts w:hint="eastAsia"/>
          <w:lang w:val="en-US" w:eastAsia="zh-CN"/>
        </w:rPr>
        <w:t>站点名称：</w:t>
      </w:r>
      <w:r>
        <w:rPr>
          <w:rFonts w:hint="eastAsia"/>
          <w:highlight w:val="yellow"/>
          <w:lang w:val="en-US" w:eastAsia="zh-CN"/>
        </w:rPr>
        <w:t>关联综资空间信息</w:t>
      </w:r>
      <w:r>
        <w:rPr>
          <w:rFonts w:hint="eastAsia"/>
          <w:lang w:val="en-US" w:eastAsia="zh-CN"/>
        </w:rPr>
        <w:t>，支持模糊查询，下拉可选。</w:t>
      </w:r>
    </w:p>
    <w:p w14:paraId="14FD5B3F">
      <w:pPr>
        <w:widowControl w:val="0"/>
        <w:numPr>
          <w:ilvl w:val="0"/>
          <w:numId w:val="62"/>
        </w:numPr>
        <w:ind w:left="420" w:leftChars="0" w:hanging="420" w:firstLineChars="0"/>
        <w:jc w:val="left"/>
        <w:rPr>
          <w:rFonts w:hint="eastAsia"/>
          <w:lang w:val="en-US" w:eastAsia="zh-CN"/>
        </w:rPr>
      </w:pPr>
      <w:r>
        <w:rPr>
          <w:rFonts w:hint="eastAsia"/>
          <w:lang w:val="en-US" w:eastAsia="zh-CN"/>
        </w:rPr>
        <w:t>机房：</w:t>
      </w:r>
      <w:r>
        <w:rPr>
          <w:rFonts w:hint="eastAsia"/>
          <w:highlight w:val="yellow"/>
          <w:lang w:val="en-US" w:eastAsia="zh-CN"/>
        </w:rPr>
        <w:t>关联综资空间信息</w:t>
      </w:r>
      <w:r>
        <w:rPr>
          <w:rFonts w:hint="eastAsia"/>
          <w:lang w:val="en-US" w:eastAsia="zh-CN"/>
        </w:rPr>
        <w:t>，支持模糊查询，下拉可选。</w:t>
      </w:r>
    </w:p>
    <w:p w14:paraId="2FAE2123">
      <w:pPr>
        <w:widowControl w:val="0"/>
        <w:numPr>
          <w:ilvl w:val="0"/>
          <w:numId w:val="62"/>
        </w:numPr>
        <w:ind w:left="420" w:leftChars="0" w:hanging="420" w:firstLineChars="0"/>
        <w:jc w:val="left"/>
        <w:rPr>
          <w:rFonts w:hint="default"/>
          <w:lang w:val="en-US" w:eastAsia="zh-CN"/>
        </w:rPr>
      </w:pPr>
      <w:r>
        <w:rPr>
          <w:rFonts w:hint="eastAsia"/>
          <w:lang w:val="en-US" w:eastAsia="zh-CN"/>
        </w:rPr>
        <w:t>加电类型：默认全选，枚举值——交流/直流</w:t>
      </w:r>
    </w:p>
    <w:p w14:paraId="302D16E5">
      <w:pPr>
        <w:widowControl w:val="0"/>
        <w:numPr>
          <w:ilvl w:val="0"/>
          <w:numId w:val="0"/>
        </w:numPr>
        <w:jc w:val="left"/>
        <w:rPr>
          <w:rFonts w:hint="default"/>
          <w:lang w:val="en-US" w:eastAsia="zh-CN"/>
        </w:rPr>
      </w:pPr>
    </w:p>
    <w:p w14:paraId="6CF36191">
      <w:pPr>
        <w:widowControl w:val="0"/>
        <w:numPr>
          <w:ilvl w:val="0"/>
          <w:numId w:val="0"/>
        </w:numPr>
        <w:jc w:val="left"/>
        <w:rPr>
          <w:rFonts w:hint="eastAsia"/>
          <w:lang w:val="en-US" w:eastAsia="zh-CN"/>
        </w:rPr>
      </w:pPr>
      <w:r>
        <w:rPr>
          <w:rFonts w:hint="eastAsia"/>
          <w:lang w:val="en-US" w:eastAsia="zh-CN"/>
        </w:rPr>
        <w:t>查询结果列表字段如下，支持导出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6223"/>
      </w:tblGrid>
      <w:tr w14:paraId="3FCA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shd w:val="clear" w:color="auto" w:fill="D7D7D7" w:themeFill="background1" w:themeFillShade="D8"/>
          </w:tcPr>
          <w:p w14:paraId="394ABBCE">
            <w:pPr>
              <w:widowControl w:val="0"/>
              <w:numPr>
                <w:ilvl w:val="0"/>
                <w:numId w:val="0"/>
              </w:numPr>
              <w:jc w:val="center"/>
              <w:rPr>
                <w:rFonts w:hint="default"/>
                <w:vertAlign w:val="baseline"/>
                <w:lang w:val="en-US" w:eastAsia="zh-CN"/>
              </w:rPr>
            </w:pPr>
            <w:r>
              <w:rPr>
                <w:rFonts w:hint="eastAsia"/>
                <w:b/>
                <w:bCs/>
                <w:sz w:val="21"/>
                <w:szCs w:val="21"/>
                <w:vertAlign w:val="baseline"/>
                <w:lang w:val="en-US" w:eastAsia="zh-CN"/>
              </w:rPr>
              <w:t>字段</w:t>
            </w:r>
          </w:p>
        </w:tc>
        <w:tc>
          <w:tcPr>
            <w:tcW w:w="6223" w:type="dxa"/>
            <w:shd w:val="clear" w:color="auto" w:fill="D7D7D7" w:themeFill="background1" w:themeFillShade="D8"/>
          </w:tcPr>
          <w:p w14:paraId="1DCE1C48">
            <w:pPr>
              <w:widowControl w:val="0"/>
              <w:numPr>
                <w:ilvl w:val="0"/>
                <w:numId w:val="0"/>
              </w:numPr>
              <w:jc w:val="center"/>
              <w:rPr>
                <w:rFonts w:hint="default"/>
                <w:vertAlign w:val="baseline"/>
                <w:lang w:val="en-US" w:eastAsia="zh-CN"/>
              </w:rPr>
            </w:pPr>
            <w:r>
              <w:rPr>
                <w:rFonts w:hint="eastAsia"/>
                <w:b/>
                <w:bCs/>
                <w:vertAlign w:val="baseline"/>
                <w:lang w:val="en-US" w:eastAsia="zh-CN"/>
              </w:rPr>
              <w:t>说明</w:t>
            </w:r>
          </w:p>
        </w:tc>
      </w:tr>
      <w:tr w14:paraId="5D31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2A147B1C">
            <w:pPr>
              <w:widowControl w:val="0"/>
              <w:numPr>
                <w:ilvl w:val="0"/>
                <w:numId w:val="0"/>
              </w:numPr>
              <w:jc w:val="left"/>
              <w:rPr>
                <w:rFonts w:hint="default"/>
                <w:vertAlign w:val="baseline"/>
                <w:lang w:val="en-US" w:eastAsia="zh-CN"/>
              </w:rPr>
            </w:pPr>
            <w:r>
              <w:rPr>
                <w:rFonts w:hint="eastAsia"/>
                <w:vertAlign w:val="baseline"/>
                <w:lang w:val="en-US" w:eastAsia="zh-CN"/>
              </w:rPr>
              <w:t>评估时间</w:t>
            </w:r>
          </w:p>
        </w:tc>
        <w:tc>
          <w:tcPr>
            <w:tcW w:w="6223" w:type="dxa"/>
          </w:tcPr>
          <w:p w14:paraId="694622C0">
            <w:pPr>
              <w:widowControl w:val="0"/>
              <w:numPr>
                <w:ilvl w:val="0"/>
                <w:numId w:val="0"/>
              </w:numPr>
              <w:jc w:val="left"/>
              <w:rPr>
                <w:rFonts w:hint="default"/>
                <w:vertAlign w:val="baseline"/>
                <w:lang w:val="en-US" w:eastAsia="zh-CN"/>
              </w:rPr>
            </w:pPr>
            <w:r>
              <w:rPr>
                <w:rFonts w:hint="eastAsia"/>
                <w:vertAlign w:val="baseline"/>
                <w:lang w:val="en-US" w:eastAsia="zh-CN"/>
              </w:rPr>
              <w:t>显示加电评估完成日期，yyyy-mm-dd</w:t>
            </w:r>
          </w:p>
        </w:tc>
      </w:tr>
      <w:tr w14:paraId="5E90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6675BC14">
            <w:pPr>
              <w:widowControl w:val="0"/>
              <w:numPr>
                <w:ilvl w:val="0"/>
                <w:numId w:val="0"/>
              </w:numPr>
              <w:jc w:val="left"/>
              <w:rPr>
                <w:rFonts w:hint="default"/>
                <w:vertAlign w:val="baseline"/>
                <w:lang w:val="en-US" w:eastAsia="zh-CN"/>
              </w:rPr>
            </w:pPr>
            <w:r>
              <w:rPr>
                <w:rFonts w:hint="eastAsia"/>
                <w:vertAlign w:val="baseline"/>
                <w:lang w:val="en-US" w:eastAsia="zh-CN"/>
              </w:rPr>
              <w:t>地市</w:t>
            </w:r>
          </w:p>
        </w:tc>
        <w:tc>
          <w:tcPr>
            <w:tcW w:w="6223" w:type="dxa"/>
          </w:tcPr>
          <w:p w14:paraId="55119890">
            <w:pPr>
              <w:widowControl w:val="0"/>
              <w:numPr>
                <w:ilvl w:val="0"/>
                <w:numId w:val="0"/>
              </w:numPr>
              <w:jc w:val="left"/>
              <w:rPr>
                <w:rFonts w:hint="default"/>
                <w:vertAlign w:val="baseline"/>
                <w:lang w:val="en-US" w:eastAsia="zh-CN"/>
              </w:rPr>
            </w:pPr>
            <w:r>
              <w:rPr>
                <w:rFonts w:hint="eastAsia"/>
                <w:vertAlign w:val="baseline"/>
                <w:lang w:val="en-US" w:eastAsia="zh-CN"/>
              </w:rPr>
              <w:t>自动关联筛选条件</w:t>
            </w:r>
          </w:p>
        </w:tc>
      </w:tr>
      <w:tr w14:paraId="5514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08E27B8">
            <w:pPr>
              <w:widowControl w:val="0"/>
              <w:numPr>
                <w:ilvl w:val="0"/>
                <w:numId w:val="0"/>
              </w:numPr>
              <w:jc w:val="left"/>
              <w:rPr>
                <w:rFonts w:hint="default"/>
                <w:vertAlign w:val="baseline"/>
                <w:lang w:val="en-US" w:eastAsia="zh-CN"/>
              </w:rPr>
            </w:pPr>
            <w:r>
              <w:rPr>
                <w:rFonts w:hint="eastAsia"/>
                <w:vertAlign w:val="baseline"/>
                <w:lang w:val="en-US" w:eastAsia="zh-CN"/>
              </w:rPr>
              <w:t>区县</w:t>
            </w:r>
          </w:p>
        </w:tc>
        <w:tc>
          <w:tcPr>
            <w:tcW w:w="6223" w:type="dxa"/>
          </w:tcPr>
          <w:p w14:paraId="04574496">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自动关联筛选条件</w:t>
            </w:r>
          </w:p>
        </w:tc>
      </w:tr>
      <w:tr w14:paraId="5B24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431A52E6">
            <w:pPr>
              <w:widowControl w:val="0"/>
              <w:numPr>
                <w:ilvl w:val="0"/>
                <w:numId w:val="0"/>
              </w:numPr>
              <w:jc w:val="left"/>
              <w:rPr>
                <w:rFonts w:hint="default"/>
                <w:vertAlign w:val="baseline"/>
                <w:lang w:val="en-US" w:eastAsia="zh-CN"/>
              </w:rPr>
            </w:pPr>
            <w:r>
              <w:rPr>
                <w:rFonts w:hint="eastAsia"/>
                <w:vertAlign w:val="baseline"/>
                <w:lang w:val="en-US" w:eastAsia="zh-CN"/>
              </w:rPr>
              <w:t>站点名称</w:t>
            </w:r>
          </w:p>
        </w:tc>
        <w:tc>
          <w:tcPr>
            <w:tcW w:w="6223" w:type="dxa"/>
          </w:tcPr>
          <w:p w14:paraId="79A097BC">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自动关联筛选条件</w:t>
            </w:r>
          </w:p>
        </w:tc>
      </w:tr>
      <w:tr w14:paraId="627F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2CF30D62">
            <w:pPr>
              <w:widowControl w:val="0"/>
              <w:numPr>
                <w:ilvl w:val="0"/>
                <w:numId w:val="0"/>
              </w:numPr>
              <w:jc w:val="left"/>
              <w:rPr>
                <w:rFonts w:hint="default"/>
                <w:vertAlign w:val="baseline"/>
                <w:lang w:val="en-US" w:eastAsia="zh-CN"/>
              </w:rPr>
            </w:pPr>
            <w:r>
              <w:rPr>
                <w:rFonts w:hint="eastAsia"/>
                <w:vertAlign w:val="baseline"/>
                <w:lang w:val="en-US" w:eastAsia="zh-CN"/>
              </w:rPr>
              <w:t>站点类型</w:t>
            </w:r>
          </w:p>
        </w:tc>
        <w:tc>
          <w:tcPr>
            <w:tcW w:w="6223" w:type="dxa"/>
          </w:tcPr>
          <w:p w14:paraId="78BEBA69">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自动关联筛选条件</w:t>
            </w:r>
          </w:p>
        </w:tc>
      </w:tr>
      <w:tr w14:paraId="1A8B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50A1C1BB">
            <w:pPr>
              <w:widowControl w:val="0"/>
              <w:numPr>
                <w:ilvl w:val="0"/>
                <w:numId w:val="0"/>
              </w:numPr>
              <w:jc w:val="left"/>
              <w:rPr>
                <w:rFonts w:hint="default"/>
                <w:vertAlign w:val="baseline"/>
                <w:lang w:val="en-US" w:eastAsia="zh-CN"/>
              </w:rPr>
            </w:pPr>
            <w:r>
              <w:rPr>
                <w:rFonts w:hint="eastAsia"/>
                <w:vertAlign w:val="baseline"/>
                <w:lang w:val="en-US" w:eastAsia="zh-CN"/>
              </w:rPr>
              <w:t>机房</w:t>
            </w:r>
          </w:p>
        </w:tc>
        <w:tc>
          <w:tcPr>
            <w:tcW w:w="6223" w:type="dxa"/>
          </w:tcPr>
          <w:p w14:paraId="68935920">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自动关联筛选条件</w:t>
            </w:r>
          </w:p>
        </w:tc>
      </w:tr>
      <w:tr w14:paraId="7DF2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014DF83C">
            <w:pPr>
              <w:widowControl w:val="0"/>
              <w:numPr>
                <w:ilvl w:val="0"/>
                <w:numId w:val="0"/>
              </w:numPr>
              <w:jc w:val="left"/>
              <w:rPr>
                <w:rFonts w:hint="default"/>
                <w:vertAlign w:val="baseline"/>
                <w:lang w:val="en-US" w:eastAsia="zh-CN"/>
              </w:rPr>
            </w:pPr>
            <w:r>
              <w:rPr>
                <w:rFonts w:hint="eastAsia"/>
                <w:vertAlign w:val="baseline"/>
                <w:lang w:val="en-US" w:eastAsia="zh-CN"/>
              </w:rPr>
              <w:t>加电类型</w:t>
            </w:r>
          </w:p>
        </w:tc>
        <w:tc>
          <w:tcPr>
            <w:tcW w:w="6223" w:type="dxa"/>
          </w:tcPr>
          <w:p w14:paraId="65D0150E">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自动关联筛选条件</w:t>
            </w:r>
          </w:p>
        </w:tc>
      </w:tr>
      <w:tr w14:paraId="60BC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54030691">
            <w:pPr>
              <w:widowControl w:val="0"/>
              <w:numPr>
                <w:ilvl w:val="0"/>
                <w:numId w:val="0"/>
              </w:numPr>
              <w:jc w:val="left"/>
              <w:rPr>
                <w:rFonts w:hint="default"/>
                <w:vertAlign w:val="baseline"/>
                <w:lang w:val="en-US" w:eastAsia="zh-CN"/>
              </w:rPr>
            </w:pPr>
            <w:r>
              <w:rPr>
                <w:rFonts w:hint="eastAsia"/>
                <w:highlight w:val="yellow"/>
                <w:vertAlign w:val="baseline"/>
                <w:lang w:val="en-US" w:eastAsia="zh-CN"/>
              </w:rPr>
              <w:t>用电设备类型</w:t>
            </w:r>
          </w:p>
        </w:tc>
        <w:tc>
          <w:tcPr>
            <w:tcW w:w="6223" w:type="dxa"/>
          </w:tcPr>
          <w:p w14:paraId="28F0D8E1">
            <w:pPr>
              <w:widowControl w:val="0"/>
              <w:numPr>
                <w:ilvl w:val="0"/>
                <w:numId w:val="0"/>
              </w:numPr>
              <w:jc w:val="left"/>
              <w:rPr>
                <w:rFonts w:hint="default"/>
                <w:vertAlign w:val="baseline"/>
                <w:lang w:val="en-US" w:eastAsia="zh-CN"/>
              </w:rPr>
            </w:pPr>
            <w:r>
              <w:rPr>
                <w:rFonts w:hint="eastAsia"/>
                <w:vertAlign w:val="baseline"/>
                <w:lang w:val="en-US" w:eastAsia="zh-CN"/>
              </w:rPr>
              <w:t>列头柜/空调类/业务终端。关联评估工单带出</w:t>
            </w:r>
          </w:p>
        </w:tc>
      </w:tr>
      <w:tr w14:paraId="1560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089DD1B">
            <w:pPr>
              <w:widowControl w:val="0"/>
              <w:numPr>
                <w:ilvl w:val="0"/>
                <w:numId w:val="0"/>
              </w:numPr>
              <w:jc w:val="left"/>
              <w:rPr>
                <w:rFonts w:hint="default"/>
                <w:vertAlign w:val="baseline"/>
                <w:lang w:val="en-US" w:eastAsia="zh-CN"/>
              </w:rPr>
            </w:pPr>
            <w:r>
              <w:rPr>
                <w:rFonts w:hint="eastAsia"/>
                <w:vertAlign w:val="baseline"/>
                <w:lang w:val="en-US" w:eastAsia="zh-CN"/>
              </w:rPr>
              <w:t>用电设备名称</w:t>
            </w:r>
          </w:p>
        </w:tc>
        <w:tc>
          <w:tcPr>
            <w:tcW w:w="6223" w:type="dxa"/>
          </w:tcPr>
          <w:p w14:paraId="17663CB2">
            <w:pPr>
              <w:widowControl w:val="0"/>
              <w:numPr>
                <w:ilvl w:val="0"/>
                <w:numId w:val="0"/>
              </w:numPr>
              <w:jc w:val="left"/>
              <w:rPr>
                <w:rFonts w:hint="default"/>
                <w:vertAlign w:val="baseline"/>
                <w:lang w:val="en-US" w:eastAsia="zh-CN"/>
              </w:rPr>
            </w:pPr>
            <w:r>
              <w:rPr>
                <w:rFonts w:hint="eastAsia"/>
                <w:vertAlign w:val="baseline"/>
                <w:lang w:val="en-US" w:eastAsia="zh-CN"/>
              </w:rPr>
              <w:t>关联评估工单带出</w:t>
            </w:r>
          </w:p>
        </w:tc>
      </w:tr>
      <w:tr w14:paraId="040D8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7EA2B521">
            <w:pPr>
              <w:widowControl w:val="0"/>
              <w:numPr>
                <w:ilvl w:val="0"/>
                <w:numId w:val="0"/>
              </w:numPr>
              <w:jc w:val="left"/>
              <w:rPr>
                <w:rFonts w:hint="default"/>
                <w:vertAlign w:val="baseline"/>
                <w:lang w:val="en-US" w:eastAsia="zh-CN"/>
              </w:rPr>
            </w:pPr>
            <w:r>
              <w:rPr>
                <w:rFonts w:hint="eastAsia"/>
                <w:vertAlign w:val="baseline"/>
                <w:lang w:val="en-US" w:eastAsia="zh-CN"/>
              </w:rPr>
              <w:t>用电设备额定功率（kW）</w:t>
            </w:r>
          </w:p>
        </w:tc>
        <w:tc>
          <w:tcPr>
            <w:tcW w:w="6223" w:type="dxa"/>
          </w:tcPr>
          <w:p w14:paraId="428D8219">
            <w:pPr>
              <w:widowControl w:val="0"/>
              <w:numPr>
                <w:ilvl w:val="0"/>
                <w:numId w:val="0"/>
              </w:numPr>
              <w:jc w:val="left"/>
              <w:rPr>
                <w:rFonts w:hint="default"/>
                <w:vertAlign w:val="baseline"/>
                <w:lang w:val="en-US" w:eastAsia="zh-CN"/>
              </w:rPr>
            </w:pPr>
            <w:r>
              <w:rPr>
                <w:rFonts w:hint="eastAsia"/>
                <w:vertAlign w:val="baseline"/>
                <w:lang w:val="en-US" w:eastAsia="zh-CN"/>
              </w:rPr>
              <w:t>动环平台的单位统一用kW，运维工单接口对接过来的数据，单位是W，对接过来的数据需要做单位换算。</w:t>
            </w:r>
          </w:p>
        </w:tc>
      </w:tr>
      <w:tr w14:paraId="117B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top"/>
          </w:tcPr>
          <w:p w14:paraId="7948DACE">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分路名称</w:t>
            </w:r>
          </w:p>
        </w:tc>
        <w:tc>
          <w:tcPr>
            <w:tcW w:w="6223" w:type="dxa"/>
            <w:vAlign w:val="top"/>
          </w:tcPr>
          <w:p w14:paraId="062FEDD4">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获取综资“专业内输出分路”和“跨专业输出分路”的分路名称字段。</w:t>
            </w:r>
          </w:p>
        </w:tc>
      </w:tr>
      <w:tr w14:paraId="7B9C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5C804745">
            <w:pPr>
              <w:widowControl w:val="0"/>
              <w:numPr>
                <w:ilvl w:val="0"/>
                <w:numId w:val="0"/>
              </w:numPr>
              <w:jc w:val="left"/>
              <w:rPr>
                <w:rFonts w:hint="default"/>
                <w:vertAlign w:val="baseline"/>
                <w:lang w:val="en-US" w:eastAsia="zh-CN"/>
              </w:rPr>
            </w:pPr>
            <w:r>
              <w:rPr>
                <w:rFonts w:hint="eastAsia"/>
                <w:vertAlign w:val="baseline"/>
                <w:lang w:val="en-US" w:eastAsia="zh-CN"/>
              </w:rPr>
              <w:t>配电设备名称</w:t>
            </w:r>
          </w:p>
        </w:tc>
        <w:tc>
          <w:tcPr>
            <w:tcW w:w="6223" w:type="dxa"/>
          </w:tcPr>
          <w:p w14:paraId="15C48186">
            <w:pPr>
              <w:widowControl w:val="0"/>
              <w:numPr>
                <w:ilvl w:val="0"/>
                <w:numId w:val="0"/>
              </w:numPr>
              <w:jc w:val="left"/>
              <w:rPr>
                <w:rFonts w:hint="default"/>
                <w:vertAlign w:val="baseline"/>
                <w:lang w:val="en-US" w:eastAsia="zh-CN"/>
              </w:rPr>
            </w:pPr>
            <w:r>
              <w:rPr>
                <w:rFonts w:hint="eastAsia"/>
                <w:vertAlign w:val="baseline"/>
                <w:lang w:val="en-US" w:eastAsia="zh-CN"/>
              </w:rPr>
              <w:t>关联综资分路名称对应的所属设备名称</w:t>
            </w:r>
          </w:p>
        </w:tc>
      </w:tr>
      <w:tr w14:paraId="76E8A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036CEF5D">
            <w:pPr>
              <w:widowControl w:val="0"/>
              <w:numPr>
                <w:ilvl w:val="0"/>
                <w:numId w:val="0"/>
              </w:numPr>
              <w:jc w:val="left"/>
              <w:rPr>
                <w:rFonts w:hint="default"/>
                <w:vertAlign w:val="baseline"/>
                <w:lang w:val="en-US" w:eastAsia="zh-CN"/>
              </w:rPr>
            </w:pPr>
            <w:r>
              <w:rPr>
                <w:rFonts w:hint="eastAsia"/>
                <w:vertAlign w:val="baseline"/>
                <w:lang w:val="en-US" w:eastAsia="zh-CN"/>
              </w:rPr>
              <w:t>分路器件额定容量（A）</w:t>
            </w:r>
          </w:p>
        </w:tc>
        <w:tc>
          <w:tcPr>
            <w:tcW w:w="6223" w:type="dxa"/>
          </w:tcPr>
          <w:p w14:paraId="6526E81D">
            <w:pPr>
              <w:widowControl w:val="0"/>
              <w:numPr>
                <w:ilvl w:val="0"/>
                <w:numId w:val="0"/>
              </w:numPr>
              <w:jc w:val="left"/>
              <w:rPr>
                <w:rFonts w:hint="default"/>
                <w:vertAlign w:val="baseline"/>
                <w:lang w:val="en-US" w:eastAsia="zh-CN"/>
              </w:rPr>
            </w:pPr>
            <w:r>
              <w:rPr>
                <w:rFonts w:hint="eastAsia"/>
                <w:vertAlign w:val="baseline"/>
                <w:lang w:val="en-US" w:eastAsia="zh-CN"/>
              </w:rPr>
              <w:t>获取综资对应数据</w:t>
            </w:r>
          </w:p>
        </w:tc>
      </w:tr>
      <w:tr w14:paraId="15567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15ACBC5C">
            <w:pPr>
              <w:widowControl w:val="0"/>
              <w:numPr>
                <w:ilvl w:val="0"/>
                <w:numId w:val="0"/>
              </w:numPr>
              <w:jc w:val="left"/>
              <w:rPr>
                <w:rFonts w:hint="eastAsia"/>
                <w:vertAlign w:val="baseline"/>
                <w:lang w:val="en-US" w:eastAsia="zh-CN"/>
              </w:rPr>
            </w:pPr>
          </w:p>
        </w:tc>
        <w:tc>
          <w:tcPr>
            <w:tcW w:w="6223" w:type="dxa"/>
          </w:tcPr>
          <w:p w14:paraId="52A1A612">
            <w:pPr>
              <w:widowControl w:val="0"/>
              <w:numPr>
                <w:ilvl w:val="0"/>
                <w:numId w:val="0"/>
              </w:numPr>
              <w:jc w:val="left"/>
              <w:rPr>
                <w:rFonts w:hint="default"/>
                <w:vertAlign w:val="baseline"/>
                <w:lang w:val="en-US" w:eastAsia="zh-CN"/>
              </w:rPr>
            </w:pPr>
          </w:p>
        </w:tc>
      </w:tr>
      <w:tr w14:paraId="4A358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0EAD44C3">
            <w:pPr>
              <w:widowControl w:val="0"/>
              <w:numPr>
                <w:ilvl w:val="0"/>
                <w:numId w:val="0"/>
              </w:numPr>
              <w:jc w:val="left"/>
              <w:rPr>
                <w:rFonts w:hint="default"/>
                <w:vertAlign w:val="baseline"/>
                <w:lang w:val="en-US" w:eastAsia="zh-CN"/>
              </w:rPr>
            </w:pPr>
          </w:p>
        </w:tc>
        <w:tc>
          <w:tcPr>
            <w:tcW w:w="6223" w:type="dxa"/>
          </w:tcPr>
          <w:p w14:paraId="6BAA9C6C">
            <w:pPr>
              <w:widowControl w:val="0"/>
              <w:numPr>
                <w:ilvl w:val="0"/>
                <w:numId w:val="0"/>
              </w:numPr>
              <w:jc w:val="left"/>
              <w:rPr>
                <w:rFonts w:hint="default"/>
                <w:vertAlign w:val="baseline"/>
                <w:lang w:val="en-US" w:eastAsia="zh-CN"/>
              </w:rPr>
            </w:pPr>
          </w:p>
        </w:tc>
      </w:tr>
      <w:tr w14:paraId="4A09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46D154A0">
            <w:pPr>
              <w:widowControl w:val="0"/>
              <w:numPr>
                <w:ilvl w:val="0"/>
                <w:numId w:val="0"/>
              </w:numPr>
              <w:jc w:val="left"/>
              <w:rPr>
                <w:rFonts w:hint="eastAsia"/>
                <w:vertAlign w:val="baseline"/>
                <w:lang w:val="en-US" w:eastAsia="zh-CN"/>
              </w:rPr>
            </w:pPr>
          </w:p>
        </w:tc>
        <w:tc>
          <w:tcPr>
            <w:tcW w:w="6223" w:type="dxa"/>
          </w:tcPr>
          <w:p w14:paraId="20CE8301">
            <w:pPr>
              <w:widowControl w:val="0"/>
              <w:numPr>
                <w:ilvl w:val="0"/>
                <w:numId w:val="0"/>
              </w:numPr>
              <w:jc w:val="left"/>
              <w:rPr>
                <w:rFonts w:hint="eastAsia"/>
                <w:vertAlign w:val="baseline"/>
                <w:lang w:val="en-US" w:eastAsia="zh-CN"/>
              </w:rPr>
            </w:pPr>
          </w:p>
        </w:tc>
      </w:tr>
    </w:tbl>
    <w:p w14:paraId="7FA8F0B6">
      <w:pPr>
        <w:widowControl w:val="0"/>
        <w:numPr>
          <w:ilvl w:val="0"/>
          <w:numId w:val="0"/>
        </w:numPr>
        <w:jc w:val="left"/>
        <w:rPr>
          <w:rFonts w:hint="default"/>
          <w:lang w:val="en-US" w:eastAsia="zh-CN"/>
        </w:rPr>
      </w:pPr>
    </w:p>
    <w:p w14:paraId="1120B092">
      <w:pPr>
        <w:widowControl w:val="0"/>
        <w:numPr>
          <w:ilvl w:val="0"/>
          <w:numId w:val="0"/>
        </w:numPr>
        <w:jc w:val="left"/>
        <w:rPr>
          <w:rFonts w:hint="default"/>
          <w:lang w:val="en-US" w:eastAsia="zh-CN"/>
        </w:rPr>
      </w:pPr>
    </w:p>
    <w:p w14:paraId="01179246">
      <w:pPr>
        <w:widowControl w:val="0"/>
        <w:numPr>
          <w:ilvl w:val="0"/>
          <w:numId w:val="0"/>
        </w:numPr>
        <w:jc w:val="left"/>
        <w:rPr>
          <w:rFonts w:hint="default"/>
          <w:lang w:val="en-US" w:eastAsia="zh-CN"/>
        </w:rPr>
      </w:pPr>
      <w:r>
        <w:rPr>
          <w:rFonts w:hint="eastAsia"/>
          <w:lang w:val="en-US" w:eastAsia="zh-CN"/>
        </w:rPr>
        <w:t>直流输出电压，负载总电流</w:t>
      </w:r>
    </w:p>
    <w:p w14:paraId="6B951687">
      <w:pPr>
        <w:widowControl w:val="0"/>
        <w:numPr>
          <w:ilvl w:val="0"/>
          <w:numId w:val="0"/>
        </w:numPr>
        <w:jc w:val="left"/>
        <w:rPr>
          <w:rFonts w:hint="eastAsia"/>
          <w:lang w:val="en-US" w:eastAsia="zh-CN"/>
        </w:rPr>
      </w:pPr>
    </w:p>
    <w:p w14:paraId="5161D825">
      <w:pPr>
        <w:widowControl w:val="0"/>
        <w:numPr>
          <w:ilvl w:val="0"/>
          <w:numId w:val="0"/>
        </w:numPr>
        <w:jc w:val="left"/>
        <w:rPr>
          <w:rFonts w:hint="default"/>
          <w:lang w:val="en-US" w:eastAsia="zh-CN"/>
        </w:rPr>
      </w:pPr>
      <w:r>
        <w:rPr>
          <w:rFonts w:hint="eastAsia"/>
          <w:lang w:val="en-US" w:eastAsia="zh-CN"/>
        </w:rPr>
        <w:t>判断方法：上端开关的额定容量和设备负载是否匹配。可采集到</w:t>
      </w:r>
    </w:p>
    <w:p w14:paraId="56C5D5A4">
      <w:pPr>
        <w:widowControl w:val="0"/>
        <w:numPr>
          <w:ilvl w:val="0"/>
          <w:numId w:val="0"/>
        </w:numPr>
        <w:jc w:val="left"/>
        <w:rPr>
          <w:rFonts w:hint="default"/>
          <w:lang w:val="en-US" w:eastAsia="zh-CN"/>
        </w:rPr>
      </w:pPr>
      <w:r>
        <w:rPr>
          <w:rFonts w:hint="eastAsia"/>
          <w:vertAlign w:val="baseline"/>
          <w:lang w:val="en-US" w:eastAsia="zh-CN"/>
        </w:rPr>
        <w:t>运维工单接口对接过来的数据，单位是W，对接过来的数据需要做单位换算。</w:t>
      </w:r>
    </w:p>
    <w:p w14:paraId="14F404EB">
      <w:pPr>
        <w:widowControl w:val="0"/>
        <w:numPr>
          <w:ilvl w:val="0"/>
          <w:numId w:val="0"/>
        </w:numPr>
        <w:jc w:val="left"/>
        <w:rPr>
          <w:rFonts w:hint="eastAsia"/>
          <w:lang w:val="en-US" w:eastAsia="zh-CN"/>
        </w:rPr>
      </w:pPr>
    </w:p>
    <w:p w14:paraId="67F98B24">
      <w:pPr>
        <w:widowControl w:val="0"/>
        <w:numPr>
          <w:ilvl w:val="0"/>
          <w:numId w:val="0"/>
        </w:numPr>
        <w:jc w:val="left"/>
        <w:rPr>
          <w:rFonts w:hint="default"/>
          <w:lang w:val="en-US" w:eastAsia="zh-CN"/>
        </w:rPr>
      </w:pPr>
    </w:p>
    <w:p w14:paraId="0108129E">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121DF363">
      <w:pPr>
        <w:pStyle w:val="5"/>
      </w:pPr>
      <w:bookmarkStart w:id="45" w:name="_Toc13622"/>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002用电预算预占</w:t>
      </w:r>
      <w:bookmarkEnd w:id="45"/>
    </w:p>
    <w:p w14:paraId="0B5774F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bCs/>
          <w:lang w:val="en-US" w:eastAsia="zh-CN"/>
        </w:rPr>
      </w:pPr>
      <w:r>
        <w:rPr>
          <w:rFonts w:hint="eastAsia"/>
          <w:b/>
          <w:bCs/>
          <w:color w:val="FF0000"/>
          <w:lang w:val="en-US" w:eastAsia="zh-CN"/>
        </w:rPr>
        <w:t>V版本通用功能</w:t>
      </w:r>
    </w:p>
    <w:p w14:paraId="29B1C69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：容量管理——仿真扩容——用电预算预占</w:t>
      </w:r>
    </w:p>
    <w:p w14:paraId="72C69DD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数据来源</w:t>
      </w:r>
      <w:r>
        <w:rPr>
          <w:rFonts w:hint="eastAsia"/>
          <w:lang w:val="en-US" w:eastAsia="zh-CN"/>
        </w:rPr>
        <w:t>：电子运维中心/动环/综资</w:t>
      </w:r>
    </w:p>
    <w:p w14:paraId="16A683EC">
      <w:pPr>
        <w:widowControl w:val="0"/>
        <w:numPr>
          <w:ilvl w:val="0"/>
          <w:numId w:val="0"/>
        </w:numPr>
        <w:jc w:val="left"/>
        <w:rPr>
          <w:rFonts w:hint="default"/>
          <w:lang w:val="en-US" w:eastAsia="zh-CN"/>
        </w:rPr>
      </w:pPr>
      <w:r>
        <w:rPr>
          <w:rFonts w:hint="eastAsia"/>
          <w:b/>
          <w:bCs/>
          <w:lang w:val="en-US" w:eastAsia="zh-CN"/>
        </w:rPr>
        <w:t>功能描述</w:t>
      </w:r>
      <w:r>
        <w:rPr>
          <w:rFonts w:hint="eastAsia"/>
          <w:lang w:val="en-US" w:eastAsia="zh-CN"/>
        </w:rPr>
        <w:t>：</w:t>
      </w:r>
    </w:p>
    <w:p w14:paraId="634143C2">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通过对接电子运维系统，为用电预占工单提供容量预占合理性校验窗。</w:t>
      </w:r>
    </w:p>
    <w:p w14:paraId="477F85A0">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default"/>
          <w:lang w:val="en-US" w:eastAsia="zh-CN"/>
        </w:rPr>
      </w:pPr>
      <w:r>
        <w:rPr>
          <w:rFonts w:hint="eastAsia"/>
          <w:lang w:val="en-US" w:eastAsia="zh-CN"/>
        </w:rPr>
        <w:t>根据工单对应机楼申请的容量数据自动计算接入此用电设备后各末端列头柜上游相关系统、设备容量变化情况，根据各系统及设备容量按优排序（所有系统级设备无容量预警且上游负载容量比最低为最优方案），</w:t>
      </w:r>
      <w:commentRangeStart w:id="12"/>
      <w:r>
        <w:rPr>
          <w:rFonts w:hint="eastAsia"/>
          <w:lang w:val="en-US" w:eastAsia="zh-CN"/>
        </w:rPr>
        <w:t>输出最优方案建议作为工单批复的参考，输出内容格式参考：推荐占用【机房名称-列头柜名称】，此方案无容量预警/此方案XX系统可能发生黄色预警。</w:t>
      </w:r>
      <w:commentRangeEnd w:id="12"/>
      <w:r>
        <w:commentReference w:id="12"/>
      </w:r>
    </w:p>
    <w:p w14:paraId="77377100">
      <w:pPr>
        <w:widowControl w:val="0"/>
        <w:numPr>
          <w:ilvl w:val="0"/>
          <w:numId w:val="0"/>
        </w:numPr>
        <w:jc w:val="left"/>
        <w:rPr>
          <w:rFonts w:hint="default"/>
          <w:lang w:val="en-US" w:eastAsia="zh-CN"/>
        </w:rPr>
      </w:pPr>
    </w:p>
    <w:p w14:paraId="63304F36">
      <w:pPr>
        <w:widowControl w:val="0"/>
        <w:numPr>
          <w:ilvl w:val="0"/>
          <w:numId w:val="0"/>
        </w:numPr>
        <w:jc w:val="left"/>
        <w:rPr>
          <w:rFonts w:hint="default"/>
          <w:lang w:val="en-US" w:eastAsia="zh-CN"/>
        </w:rPr>
      </w:pPr>
      <w:r>
        <w:rPr>
          <w:rFonts w:hint="eastAsia"/>
          <w:lang w:val="en-US" w:eastAsia="zh-CN"/>
        </w:rPr>
        <w:t>前置条件：该功能的查询和导出范围，关联账号的资源角色权限。（渗透测试要求）</w:t>
      </w:r>
    </w:p>
    <w:p w14:paraId="2966A187">
      <w:pPr>
        <w:widowControl w:val="0"/>
        <w:numPr>
          <w:ilvl w:val="0"/>
          <w:numId w:val="0"/>
        </w:numPr>
        <w:jc w:val="left"/>
        <w:rPr>
          <w:rFonts w:hint="default"/>
          <w:lang w:val="en-US" w:eastAsia="zh-CN"/>
        </w:rPr>
      </w:pPr>
    </w:p>
    <w:p w14:paraId="6C8D3BA1">
      <w:pPr>
        <w:widowControl w:val="0"/>
        <w:numPr>
          <w:ilvl w:val="0"/>
          <w:numId w:val="0"/>
        </w:numPr>
        <w:jc w:val="left"/>
        <w:rPr>
          <w:rFonts w:hint="default"/>
          <w:lang w:val="en-US" w:eastAsia="zh-CN"/>
        </w:rPr>
      </w:pPr>
      <w:r>
        <w:rPr>
          <w:rFonts w:hint="eastAsia"/>
          <w:b/>
          <w:bCs/>
          <w:lang w:val="en-US" w:eastAsia="zh-CN"/>
        </w:rPr>
        <w:t>功能页面</w:t>
      </w:r>
      <w:r>
        <w:rPr>
          <w:rFonts w:hint="eastAsia"/>
          <w:lang w:val="en-US" w:eastAsia="zh-CN"/>
        </w:rPr>
        <w:t>：</w:t>
      </w:r>
    </w:p>
    <w:p w14:paraId="63163B9E">
      <w:pPr>
        <w:widowControl w:val="0"/>
        <w:numPr>
          <w:ilvl w:val="0"/>
          <w:numId w:val="0"/>
        </w:numPr>
        <w:jc w:val="left"/>
        <w:rPr>
          <w:rFonts w:hint="eastAsia"/>
          <w:lang w:val="en-US" w:eastAsia="zh-CN"/>
        </w:rPr>
      </w:pPr>
      <w:r>
        <w:rPr>
          <w:rFonts w:hint="eastAsia"/>
          <w:lang w:val="en-US" w:eastAsia="zh-CN"/>
        </w:rPr>
        <w:t>页面显示已完成的加电评估历史信息，可以通过字段筛选，查看已评估信息。</w:t>
      </w:r>
    </w:p>
    <w:p w14:paraId="00F2DFEA">
      <w:pPr>
        <w:widowControl w:val="0"/>
        <w:numPr>
          <w:ilvl w:val="0"/>
          <w:numId w:val="0"/>
        </w:numPr>
        <w:jc w:val="left"/>
        <w:rPr>
          <w:rFonts w:hint="eastAsia"/>
          <w:lang w:val="en-US" w:eastAsia="zh-CN"/>
        </w:rPr>
      </w:pPr>
      <w:r>
        <w:rPr>
          <w:rFonts w:hint="eastAsia"/>
          <w:lang w:val="en-US" w:eastAsia="zh-CN"/>
        </w:rPr>
        <w:t>筛选字段：</w:t>
      </w:r>
    </w:p>
    <w:p w14:paraId="2FE879AD">
      <w:pPr>
        <w:widowControl w:val="0"/>
        <w:numPr>
          <w:ilvl w:val="0"/>
          <w:numId w:val="62"/>
        </w:numPr>
        <w:ind w:left="420" w:leftChars="0" w:hanging="420" w:firstLineChars="0"/>
        <w:jc w:val="left"/>
        <w:rPr>
          <w:rFonts w:hint="default"/>
          <w:lang w:val="en-US" w:eastAsia="zh-CN"/>
        </w:rPr>
      </w:pPr>
      <w:r>
        <w:rPr>
          <w:rFonts w:hint="eastAsia"/>
          <w:lang w:val="en-US" w:eastAsia="zh-CN"/>
        </w:rPr>
        <w:t>地市：广西所有地市，默认全选</w:t>
      </w:r>
    </w:p>
    <w:p w14:paraId="186DA8FC">
      <w:pPr>
        <w:widowControl w:val="0"/>
        <w:numPr>
          <w:ilvl w:val="0"/>
          <w:numId w:val="62"/>
        </w:numPr>
        <w:ind w:left="420" w:leftChars="0" w:hanging="420" w:firstLineChars="0"/>
        <w:jc w:val="left"/>
        <w:rPr>
          <w:rFonts w:hint="default"/>
          <w:lang w:val="en-US" w:eastAsia="zh-CN"/>
        </w:rPr>
      </w:pPr>
      <w:r>
        <w:rPr>
          <w:rFonts w:hint="eastAsia"/>
          <w:lang w:val="en-US" w:eastAsia="zh-CN"/>
        </w:rPr>
        <w:t>区县：关联地市，默认全选</w:t>
      </w:r>
    </w:p>
    <w:p w14:paraId="247B5143">
      <w:pPr>
        <w:widowControl w:val="0"/>
        <w:numPr>
          <w:ilvl w:val="0"/>
          <w:numId w:val="62"/>
        </w:numPr>
        <w:ind w:left="420" w:leftChars="0" w:hanging="420" w:firstLineChars="0"/>
        <w:jc w:val="left"/>
        <w:rPr>
          <w:rFonts w:hint="eastAsia"/>
          <w:lang w:val="en-US" w:eastAsia="zh-CN"/>
        </w:rPr>
      </w:pPr>
      <w:r>
        <w:rPr>
          <w:rFonts w:hint="eastAsia"/>
          <w:lang w:val="en-US" w:eastAsia="zh-CN"/>
        </w:rPr>
        <w:t>站点类型：</w:t>
      </w:r>
      <w:r>
        <w:rPr>
          <w:rFonts w:hint="eastAsia"/>
          <w:highlight w:val="none"/>
          <w:lang w:val="en-US" w:eastAsia="zh-CN"/>
        </w:rPr>
        <w:t>枚举——数据中心、通信机楼、传输节点、通信基站，默认全选</w:t>
      </w:r>
    </w:p>
    <w:p w14:paraId="3F2C2FB0">
      <w:pPr>
        <w:widowControl w:val="0"/>
        <w:numPr>
          <w:ilvl w:val="0"/>
          <w:numId w:val="62"/>
        </w:numPr>
        <w:ind w:left="420" w:leftChars="0" w:hanging="420" w:firstLineChars="0"/>
        <w:jc w:val="left"/>
        <w:rPr>
          <w:rFonts w:hint="default"/>
          <w:lang w:val="en-US" w:eastAsia="zh-CN"/>
        </w:rPr>
      </w:pPr>
      <w:r>
        <w:rPr>
          <w:rFonts w:hint="eastAsia"/>
          <w:lang w:val="en-US" w:eastAsia="zh-CN"/>
        </w:rPr>
        <w:t>站点名称：支持模糊查询，下拉可选。</w:t>
      </w:r>
    </w:p>
    <w:p w14:paraId="2432C11C">
      <w:pPr>
        <w:widowControl w:val="0"/>
        <w:numPr>
          <w:ilvl w:val="0"/>
          <w:numId w:val="62"/>
        </w:numPr>
        <w:ind w:left="420" w:leftChars="0" w:hanging="420" w:firstLineChars="0"/>
        <w:jc w:val="left"/>
        <w:rPr>
          <w:rFonts w:hint="eastAsia"/>
          <w:lang w:val="en-US" w:eastAsia="zh-CN"/>
        </w:rPr>
      </w:pPr>
      <w:r>
        <w:rPr>
          <w:rFonts w:hint="eastAsia"/>
          <w:lang w:val="en-US" w:eastAsia="zh-CN"/>
        </w:rPr>
        <w:t>机房：支持模糊查询，下拉可选。</w:t>
      </w:r>
    </w:p>
    <w:p w14:paraId="02C1928B">
      <w:pPr>
        <w:widowControl w:val="0"/>
        <w:numPr>
          <w:ilvl w:val="0"/>
          <w:numId w:val="62"/>
        </w:numPr>
        <w:ind w:left="420" w:hanging="420"/>
        <w:jc w:val="left"/>
        <w:rPr>
          <w:rFonts w:hint="default"/>
          <w:lang w:val="en-US" w:eastAsia="zh-CN"/>
        </w:rPr>
      </w:pPr>
      <w:r>
        <w:rPr>
          <w:rFonts w:hint="eastAsia"/>
          <w:lang w:val="en-US" w:eastAsia="zh-CN"/>
        </w:rPr>
        <w:t>电源系统类型：枚举值：UPS/开关电源，默认</w:t>
      </w:r>
      <w:del w:id="1905" w:author="zhoujiansheng" w:date="2025-09-22T20:20:02Z">
        <w:r>
          <w:rPr>
            <w:rFonts w:hint="default"/>
            <w:lang w:val="en-US" w:eastAsia="zh-CN"/>
          </w:rPr>
          <w:delText>UPS</w:delText>
        </w:r>
      </w:del>
      <w:ins w:id="1906" w:author="zhoujiansheng" w:date="2025-09-22T20:20:03Z">
        <w:r>
          <w:rPr>
            <w:rFonts w:hint="eastAsia"/>
            <w:lang w:val="en-US" w:eastAsia="zh-CN"/>
          </w:rPr>
          <w:t>开关</w:t>
        </w:r>
      </w:ins>
      <w:ins w:id="1907" w:author="zhoujiansheng" w:date="2025-09-22T20:20:05Z">
        <w:r>
          <w:rPr>
            <w:rFonts w:hint="eastAsia"/>
            <w:lang w:val="en-US" w:eastAsia="zh-CN"/>
          </w:rPr>
          <w:t>电源</w:t>
        </w:r>
      </w:ins>
      <w:r>
        <w:rPr>
          <w:rFonts w:hint="eastAsia"/>
          <w:lang w:val="en-US" w:eastAsia="zh-CN"/>
        </w:rPr>
        <w:t>。</w:t>
      </w:r>
    </w:p>
    <w:p w14:paraId="4033935A">
      <w:pPr>
        <w:widowControl w:val="0"/>
        <w:numPr>
          <w:ilvl w:val="0"/>
          <w:numId w:val="0"/>
        </w:numPr>
        <w:jc w:val="left"/>
        <w:rPr>
          <w:rFonts w:hint="eastAsia"/>
          <w:lang w:val="en-US" w:eastAsia="zh-CN"/>
        </w:rPr>
      </w:pPr>
      <w:r>
        <w:rPr>
          <w:rFonts w:hint="eastAsia"/>
          <w:lang w:val="en-US" w:eastAsia="zh-CN"/>
        </w:rPr>
        <w:t>在功能页筛选条件上方，可以通过点击“新建加电评估”，填写待加电设备信息，对设备申请加电信息进行评估。</w:t>
      </w:r>
    </w:p>
    <w:p w14:paraId="04EF30FC">
      <w:pPr>
        <w:widowControl w:val="0"/>
        <w:numPr>
          <w:ilvl w:val="0"/>
          <w:numId w:val="0"/>
        </w:numPr>
        <w:jc w:val="left"/>
        <w:rPr>
          <w:rFonts w:hint="eastAsia"/>
          <w:lang w:val="en-US" w:eastAsia="zh-CN"/>
        </w:rPr>
      </w:pPr>
      <w:r>
        <w:rPr>
          <w:rFonts w:hint="eastAsia"/>
          <w:lang w:val="en-US" w:eastAsia="zh-CN"/>
        </w:rPr>
        <w:t>加电评估待填写信息如下：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6223"/>
      </w:tblGrid>
      <w:tr w14:paraId="125D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shd w:val="clear" w:color="auto" w:fill="D7D7D7" w:themeFill="background1" w:themeFillShade="D8"/>
          </w:tcPr>
          <w:p w14:paraId="7EF0D7D5">
            <w:pPr>
              <w:widowControl w:val="0"/>
              <w:numPr>
                <w:ilvl w:val="0"/>
                <w:numId w:val="0"/>
              </w:numPr>
              <w:jc w:val="center"/>
              <w:rPr>
                <w:rFonts w:hint="default"/>
                <w:vertAlign w:val="baseline"/>
                <w:lang w:val="en-US" w:eastAsia="zh-CN"/>
              </w:rPr>
            </w:pPr>
            <w:r>
              <w:rPr>
                <w:rFonts w:hint="eastAsia"/>
                <w:b/>
                <w:bCs/>
                <w:sz w:val="21"/>
                <w:szCs w:val="21"/>
                <w:vertAlign w:val="baseline"/>
                <w:lang w:val="en-US" w:eastAsia="zh-CN"/>
              </w:rPr>
              <w:t>字段</w:t>
            </w:r>
          </w:p>
        </w:tc>
        <w:tc>
          <w:tcPr>
            <w:tcW w:w="6223" w:type="dxa"/>
            <w:shd w:val="clear" w:color="auto" w:fill="D7D7D7" w:themeFill="background1" w:themeFillShade="D8"/>
          </w:tcPr>
          <w:p w14:paraId="23360B96">
            <w:pPr>
              <w:widowControl w:val="0"/>
              <w:numPr>
                <w:ilvl w:val="0"/>
                <w:numId w:val="0"/>
              </w:numPr>
              <w:jc w:val="center"/>
              <w:rPr>
                <w:rFonts w:hint="default"/>
                <w:vertAlign w:val="baseline"/>
                <w:lang w:val="en-US" w:eastAsia="zh-CN"/>
              </w:rPr>
            </w:pPr>
            <w:r>
              <w:rPr>
                <w:rFonts w:hint="eastAsia"/>
                <w:b/>
                <w:bCs/>
                <w:vertAlign w:val="baseline"/>
                <w:lang w:val="en-US" w:eastAsia="zh-CN"/>
              </w:rPr>
              <w:t>说明</w:t>
            </w:r>
          </w:p>
        </w:tc>
      </w:tr>
      <w:tr w14:paraId="5174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0EFBE977">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地市</w:t>
            </w:r>
          </w:p>
        </w:tc>
        <w:tc>
          <w:tcPr>
            <w:tcW w:w="6223" w:type="dxa"/>
          </w:tcPr>
          <w:p w14:paraId="28C52468">
            <w:pPr>
              <w:widowControl w:val="0"/>
              <w:numPr>
                <w:ilvl w:val="0"/>
                <w:numId w:val="0"/>
              </w:numPr>
              <w:jc w:val="left"/>
              <w:rPr>
                <w:rFonts w:hint="default"/>
                <w:vertAlign w:val="baseline"/>
                <w:lang w:val="en-US" w:eastAsia="zh-CN"/>
              </w:rPr>
            </w:pPr>
            <w:r>
              <w:rPr>
                <w:rFonts w:hint="eastAsia"/>
                <w:vertAlign w:val="baseline"/>
                <w:lang w:val="en-US" w:eastAsia="zh-CN"/>
              </w:rPr>
              <w:t>动环空间资源，下拉单选，广西所有地市</w:t>
            </w:r>
          </w:p>
        </w:tc>
      </w:tr>
      <w:tr w14:paraId="06E9C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989A136">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区县</w:t>
            </w:r>
          </w:p>
        </w:tc>
        <w:tc>
          <w:tcPr>
            <w:tcW w:w="6223" w:type="dxa"/>
          </w:tcPr>
          <w:p w14:paraId="5C133ED1">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动环空间资源，下拉单选，关联已选地市</w:t>
            </w:r>
          </w:p>
        </w:tc>
      </w:tr>
      <w:tr w14:paraId="003E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C778F53">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站点</w:t>
            </w:r>
          </w:p>
        </w:tc>
        <w:tc>
          <w:tcPr>
            <w:tcW w:w="6223" w:type="dxa"/>
          </w:tcPr>
          <w:p w14:paraId="33F840A1">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动环空间资源，下拉单选，支持模糊查询</w:t>
            </w:r>
          </w:p>
        </w:tc>
      </w:tr>
      <w:tr w14:paraId="2F41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B6EEF38">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机房</w:t>
            </w:r>
          </w:p>
        </w:tc>
        <w:tc>
          <w:tcPr>
            <w:tcW w:w="6223" w:type="dxa"/>
          </w:tcPr>
          <w:p w14:paraId="6AD954F9">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动环空间资源，下拉单选，支持模糊查询</w:t>
            </w:r>
          </w:p>
        </w:tc>
      </w:tr>
      <w:tr w14:paraId="3EBB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106B7D62">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加电类型</w:t>
            </w:r>
          </w:p>
        </w:tc>
        <w:tc>
          <w:tcPr>
            <w:tcW w:w="6223" w:type="dxa"/>
          </w:tcPr>
          <w:p w14:paraId="2EB57D44">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下拉单选，枚举值：交流/直流</w:t>
            </w:r>
          </w:p>
        </w:tc>
      </w:tr>
      <w:tr w14:paraId="1DF1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386884E7">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额定电压</w:t>
            </w:r>
          </w:p>
        </w:tc>
        <w:tc>
          <w:tcPr>
            <w:tcW w:w="6223" w:type="dxa"/>
          </w:tcPr>
          <w:p w14:paraId="1973DEC8">
            <w:pPr>
              <w:widowControl w:val="0"/>
              <w:numPr>
                <w:ilvl w:val="0"/>
                <w:numId w:val="0"/>
              </w:numPr>
              <w:ind w:firstLine="0" w:firstLineChars="0"/>
              <w:jc w:val="left"/>
              <w:rPr>
                <w:rFonts w:hint="eastAsia"/>
                <w:vertAlign w:val="baseline"/>
                <w:lang w:val="en-US" w:eastAsia="zh-CN"/>
              </w:rPr>
            </w:pPr>
            <w:r>
              <w:rPr>
                <w:rFonts w:hint="eastAsia"/>
                <w:vertAlign w:val="baseline"/>
                <w:lang w:val="en-US" w:eastAsia="zh-CN"/>
              </w:rPr>
              <w:t>下拉单选，枚举值：加电类型选择直流时，可选：24V/-48V/240V/336V</w:t>
            </w:r>
          </w:p>
          <w:p w14:paraId="35725149">
            <w:pPr>
              <w:widowControl w:val="0"/>
              <w:numPr>
                <w:ilvl w:val="0"/>
                <w:numId w:val="0"/>
              </w:numPr>
              <w:ind w:firstLine="0" w:firstLineChars="0"/>
              <w:jc w:val="left"/>
              <w:rPr>
                <w:rFonts w:hint="default"/>
                <w:vertAlign w:val="baseline"/>
                <w:lang w:val="en-US" w:eastAsia="zh-CN"/>
              </w:rPr>
            </w:pPr>
            <w:r>
              <w:rPr>
                <w:rFonts w:hint="eastAsia"/>
                <w:vertAlign w:val="baseline"/>
                <w:lang w:val="en-US" w:eastAsia="zh-CN"/>
              </w:rPr>
              <w:t>加电类型选择交流时，可选220V/380V</w:t>
            </w:r>
          </w:p>
        </w:tc>
      </w:tr>
      <w:tr w14:paraId="4617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625BE94F">
            <w:pPr>
              <w:widowControl w:val="0"/>
              <w:numPr>
                <w:ilvl w:val="0"/>
                <w:numId w:val="0"/>
              </w:numPr>
              <w:jc w:val="left"/>
              <w:rPr>
                <w:rFonts w:hint="default"/>
                <w:b w:val="0"/>
                <w:bCs w:val="0"/>
                <w:color w:val="auto"/>
                <w:vertAlign w:val="baseline"/>
                <w:lang w:val="en-US" w:eastAsia="zh-CN"/>
              </w:rPr>
            </w:pPr>
            <w:r>
              <w:rPr>
                <w:rFonts w:hint="eastAsia"/>
                <w:b/>
                <w:bCs/>
                <w:color w:val="FF0000"/>
                <w:vertAlign w:val="baseline"/>
                <w:lang w:val="en-US" w:eastAsia="zh-CN"/>
              </w:rPr>
              <w:t>*</w:t>
            </w:r>
            <w:r>
              <w:rPr>
                <w:rFonts w:hint="eastAsia"/>
                <w:b w:val="0"/>
                <w:bCs w:val="0"/>
                <w:color w:val="auto"/>
                <w:vertAlign w:val="baseline"/>
                <w:lang w:val="en-US" w:eastAsia="zh-CN"/>
              </w:rPr>
              <w:t>用电设备类型</w:t>
            </w:r>
          </w:p>
        </w:tc>
        <w:tc>
          <w:tcPr>
            <w:tcW w:w="6223" w:type="dxa"/>
          </w:tcPr>
          <w:p w14:paraId="20E2F360">
            <w:pPr>
              <w:widowControl w:val="0"/>
              <w:numPr>
                <w:ilvl w:val="0"/>
                <w:numId w:val="0"/>
              </w:numPr>
              <w:jc w:val="left"/>
              <w:rPr>
                <w:rFonts w:hint="default"/>
                <w:vertAlign w:val="baseline"/>
                <w:lang w:val="en-US" w:eastAsia="zh-CN"/>
              </w:rPr>
            </w:pPr>
            <w:r>
              <w:rPr>
                <w:rFonts w:hint="eastAsia"/>
                <w:vertAlign w:val="baseline"/>
                <w:lang w:val="en-US" w:eastAsia="zh-CN"/>
              </w:rPr>
              <w:t>下拉单选，枚举：列头柜/终端设备</w:t>
            </w:r>
          </w:p>
        </w:tc>
      </w:tr>
      <w:tr w14:paraId="7B56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6D1F417D">
            <w:pPr>
              <w:widowControl w:val="0"/>
              <w:numPr>
                <w:ilvl w:val="0"/>
                <w:numId w:val="0"/>
              </w:numPr>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用电设备额定功率(kW)</w:t>
            </w:r>
          </w:p>
        </w:tc>
        <w:tc>
          <w:tcPr>
            <w:tcW w:w="6223" w:type="dxa"/>
          </w:tcPr>
          <w:p w14:paraId="515BD949">
            <w:pPr>
              <w:widowControl w:val="0"/>
              <w:numPr>
                <w:ilvl w:val="0"/>
                <w:numId w:val="0"/>
              </w:numPr>
              <w:jc w:val="left"/>
              <w:rPr>
                <w:rFonts w:hint="default"/>
                <w:vertAlign w:val="baseline"/>
                <w:lang w:val="en-US" w:eastAsia="zh-CN"/>
              </w:rPr>
            </w:pPr>
            <w:r>
              <w:rPr>
                <w:rFonts w:hint="eastAsia"/>
                <w:vertAlign w:val="baseline"/>
                <w:lang w:val="en-US" w:eastAsia="zh-CN"/>
              </w:rPr>
              <w:t>手动输入数字，输入范围0.000~9999.999。</w:t>
            </w:r>
          </w:p>
          <w:p w14:paraId="24A0F0B9">
            <w:pPr>
              <w:widowControl w:val="0"/>
              <w:numPr>
                <w:ilvl w:val="0"/>
                <w:numId w:val="0"/>
              </w:numPr>
              <w:jc w:val="left"/>
              <w:rPr>
                <w:rFonts w:hint="default"/>
                <w:vertAlign w:val="baseline"/>
                <w:lang w:val="en-US" w:eastAsia="zh-CN"/>
              </w:rPr>
            </w:pPr>
            <w:r>
              <w:rPr>
                <w:rFonts w:hint="eastAsia"/>
                <w:vertAlign w:val="baseline"/>
                <w:lang w:val="en-US" w:eastAsia="zh-CN"/>
              </w:rPr>
              <w:t>动环平台的单位统一用kW，运维工单接口对接过来的数据，单位是W，对接过来的数据需要做单位换算。</w:t>
            </w:r>
          </w:p>
        </w:tc>
      </w:tr>
      <w:tr w14:paraId="2AE75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vAlign w:val="top"/>
          </w:tcPr>
          <w:p w14:paraId="42AFDB3C">
            <w:pPr>
              <w:widowControl w:val="0"/>
              <w:numPr>
                <w:ilvl w:val="0"/>
                <w:numId w:val="0"/>
              </w:numPr>
              <w:ind w:left="0" w:leftChars="0" w:firstLine="0" w:firstLineChars="0"/>
              <w:jc w:val="left"/>
              <w:rPr>
                <w:rFonts w:hint="default"/>
                <w:vertAlign w:val="baseline"/>
                <w:lang w:val="en-US" w:eastAsia="zh-CN"/>
              </w:rPr>
            </w:pPr>
            <w:r>
              <w:rPr>
                <w:rFonts w:hint="eastAsia"/>
                <w:b/>
                <w:bCs/>
                <w:color w:val="FF0000"/>
                <w:vertAlign w:val="baseline"/>
                <w:lang w:val="en-US" w:eastAsia="zh-CN"/>
              </w:rPr>
              <w:t>*</w:t>
            </w:r>
            <w:r>
              <w:rPr>
                <w:rFonts w:hint="eastAsia"/>
                <w:vertAlign w:val="baseline"/>
                <w:lang w:val="en-US" w:eastAsia="zh-CN"/>
              </w:rPr>
              <w:t>用电设备名称</w:t>
            </w:r>
          </w:p>
        </w:tc>
        <w:tc>
          <w:tcPr>
            <w:tcW w:w="6223" w:type="dxa"/>
            <w:vAlign w:val="top"/>
          </w:tcPr>
          <w:p w14:paraId="5621553B">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输入框，不超过100个字符长度</w:t>
            </w:r>
          </w:p>
        </w:tc>
      </w:tr>
    </w:tbl>
    <w:p w14:paraId="44CCEAA5">
      <w:pPr>
        <w:widowControl w:val="0"/>
        <w:numPr>
          <w:ilvl w:val="0"/>
          <w:numId w:val="0"/>
        </w:numPr>
        <w:jc w:val="left"/>
        <w:rPr>
          <w:rFonts w:hint="default"/>
          <w:lang w:val="en-US" w:eastAsia="zh-CN"/>
        </w:rPr>
      </w:pPr>
    </w:p>
    <w:p w14:paraId="31969676">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输入待加电设备信息，点击确定之后，系统开始拉取对应综资和动环历史性能数据。（根据下面的功能逻辑评估加载时长，页面是否需要增加加载组件）。</w:t>
      </w:r>
    </w:p>
    <w:p w14:paraId="2F3B7C71">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lang w:val="en-US" w:eastAsia="zh-CN"/>
        </w:rPr>
      </w:pPr>
      <w:r>
        <w:rPr>
          <w:rFonts w:hint="eastAsia"/>
          <w:lang w:val="en-US" w:eastAsia="zh-CN"/>
        </w:rPr>
        <w:t>若所选站点无对应电源系统（如部分传输节点无UPS系统），则返回“该站点无满足条件设备，请确认待加电设备信息”。</w:t>
      </w:r>
    </w:p>
    <w:p w14:paraId="1020366E">
      <w:pPr>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left"/>
        <w:textAlignment w:val="auto"/>
        <w:rPr>
          <w:rFonts w:hint="eastAsia"/>
          <w:lang w:val="en-US" w:eastAsia="zh-CN"/>
        </w:rPr>
      </w:pPr>
    </w:p>
    <w:p w14:paraId="4E331C6F">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left"/>
        <w:textAlignment w:val="auto"/>
        <w:rPr>
          <w:rFonts w:hint="default"/>
          <w:b/>
          <w:bCs/>
          <w:lang w:val="en-US" w:eastAsia="zh-CN"/>
        </w:rPr>
      </w:pPr>
      <w:r>
        <w:rPr>
          <w:rFonts w:hint="eastAsia"/>
          <w:b/>
          <w:bCs/>
          <w:lang w:val="en-US" w:eastAsia="zh-CN"/>
        </w:rPr>
        <w:t>1、UPS系统结果页面</w:t>
      </w:r>
    </w:p>
    <w:p w14:paraId="7754D128">
      <w:pPr>
        <w:widowControl w:val="0"/>
        <w:numPr>
          <w:ilvl w:val="0"/>
          <w:numId w:val="0"/>
        </w:numPr>
        <w:jc w:val="left"/>
        <w:rPr>
          <w:rFonts w:hint="eastAsia"/>
          <w:lang w:val="en-US" w:eastAsia="zh-CN"/>
        </w:rPr>
      </w:pPr>
      <w:r>
        <w:rPr>
          <w:rFonts w:hint="eastAsia"/>
          <w:lang w:val="en-US" w:eastAsia="zh-CN"/>
        </w:rPr>
        <w:t>当筛选条件“电源系统类型”为UPS，或者加电评估工单的设备“加电类型”为交流时，结果页面显示UPS系统及其供电路由相关信息，结果字段如下：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775"/>
        <w:gridCol w:w="6108"/>
      </w:tblGrid>
      <w:tr w14:paraId="6B20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shd w:val="clear" w:color="auto" w:fill="D7D7D7" w:themeFill="background1" w:themeFillShade="D8"/>
          </w:tcPr>
          <w:p w14:paraId="7696EB16">
            <w:pPr>
              <w:widowControl w:val="0"/>
              <w:numPr>
                <w:ilvl w:val="0"/>
                <w:numId w:val="0"/>
              </w:numPr>
              <w:jc w:val="center"/>
              <w:rPr>
                <w:rFonts w:hint="default"/>
                <w:vertAlign w:val="baseline"/>
                <w:lang w:val="en-US" w:eastAsia="zh-CN"/>
              </w:rPr>
            </w:pPr>
            <w:r>
              <w:rPr>
                <w:rFonts w:hint="eastAsia"/>
                <w:b/>
                <w:bCs/>
                <w:sz w:val="21"/>
                <w:szCs w:val="21"/>
                <w:vertAlign w:val="baseline"/>
                <w:lang w:val="en-US" w:eastAsia="zh-CN"/>
              </w:rPr>
              <w:t>字段</w:t>
            </w:r>
          </w:p>
        </w:tc>
        <w:tc>
          <w:tcPr>
            <w:tcW w:w="6108" w:type="dxa"/>
            <w:shd w:val="clear" w:color="auto" w:fill="D7D7D7" w:themeFill="background1" w:themeFillShade="D8"/>
          </w:tcPr>
          <w:p w14:paraId="0CF83098">
            <w:pPr>
              <w:widowControl w:val="0"/>
              <w:numPr>
                <w:ilvl w:val="0"/>
                <w:numId w:val="0"/>
              </w:numPr>
              <w:jc w:val="center"/>
              <w:rPr>
                <w:rFonts w:hint="default"/>
                <w:vertAlign w:val="baseline"/>
                <w:lang w:val="en-US" w:eastAsia="zh-CN"/>
              </w:rPr>
            </w:pPr>
            <w:r>
              <w:rPr>
                <w:rFonts w:hint="eastAsia"/>
                <w:b/>
                <w:bCs/>
                <w:vertAlign w:val="baseline"/>
                <w:lang w:val="en-US" w:eastAsia="zh-CN"/>
              </w:rPr>
              <w:t>说明</w:t>
            </w:r>
          </w:p>
        </w:tc>
      </w:tr>
      <w:tr w14:paraId="5863A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2931927C">
            <w:pPr>
              <w:widowControl w:val="0"/>
              <w:numPr>
                <w:ilvl w:val="0"/>
                <w:numId w:val="0"/>
              </w:numPr>
              <w:jc w:val="left"/>
              <w:rPr>
                <w:rFonts w:hint="default"/>
                <w:vertAlign w:val="baseline"/>
                <w:lang w:val="en-US" w:eastAsia="zh-CN"/>
              </w:rPr>
            </w:pPr>
            <w:r>
              <w:rPr>
                <w:rFonts w:hint="eastAsia"/>
                <w:vertAlign w:val="baseline"/>
                <w:lang w:val="en-US" w:eastAsia="zh-CN"/>
              </w:rPr>
              <w:t>评估时间</w:t>
            </w:r>
          </w:p>
        </w:tc>
        <w:tc>
          <w:tcPr>
            <w:tcW w:w="6108" w:type="dxa"/>
          </w:tcPr>
          <w:p w14:paraId="33B3C729">
            <w:pPr>
              <w:widowControl w:val="0"/>
              <w:numPr>
                <w:ilvl w:val="0"/>
                <w:numId w:val="0"/>
              </w:numPr>
              <w:jc w:val="left"/>
              <w:rPr>
                <w:rFonts w:hint="default"/>
                <w:vertAlign w:val="baseline"/>
                <w:lang w:val="en-US" w:eastAsia="zh-CN"/>
              </w:rPr>
            </w:pPr>
            <w:r>
              <w:rPr>
                <w:rFonts w:hint="eastAsia"/>
                <w:vertAlign w:val="baseline"/>
                <w:lang w:val="en-US" w:eastAsia="zh-CN"/>
              </w:rPr>
              <w:t>显示加电评估完成时间，yyyy-mm-ddhh:mm:ss</w:t>
            </w:r>
          </w:p>
        </w:tc>
      </w:tr>
      <w:tr w14:paraId="5BD9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09F6EE14">
            <w:pPr>
              <w:widowControl w:val="0"/>
              <w:numPr>
                <w:ilvl w:val="0"/>
                <w:numId w:val="0"/>
              </w:numPr>
              <w:jc w:val="left"/>
              <w:rPr>
                <w:rFonts w:hint="default"/>
                <w:vertAlign w:val="baseline"/>
                <w:lang w:val="en-US" w:eastAsia="zh-CN"/>
              </w:rPr>
            </w:pPr>
            <w:r>
              <w:rPr>
                <w:rFonts w:hint="eastAsia"/>
                <w:vertAlign w:val="baseline"/>
                <w:lang w:val="en-US" w:eastAsia="zh-CN"/>
              </w:rPr>
              <w:t>地市</w:t>
            </w:r>
          </w:p>
        </w:tc>
        <w:tc>
          <w:tcPr>
            <w:tcW w:w="6108" w:type="dxa"/>
          </w:tcPr>
          <w:p w14:paraId="35A2B0C2">
            <w:pPr>
              <w:widowControl w:val="0"/>
              <w:numPr>
                <w:ilvl w:val="0"/>
                <w:numId w:val="0"/>
              </w:numPr>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7A49C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54B6148E">
            <w:pPr>
              <w:widowControl w:val="0"/>
              <w:numPr>
                <w:ilvl w:val="0"/>
                <w:numId w:val="0"/>
              </w:numPr>
              <w:jc w:val="left"/>
              <w:rPr>
                <w:rFonts w:hint="default"/>
                <w:vertAlign w:val="baseline"/>
                <w:lang w:val="en-US" w:eastAsia="zh-CN"/>
              </w:rPr>
            </w:pPr>
            <w:r>
              <w:rPr>
                <w:rFonts w:hint="eastAsia"/>
                <w:vertAlign w:val="baseline"/>
                <w:lang w:val="en-US" w:eastAsia="zh-CN"/>
              </w:rPr>
              <w:t>区县</w:t>
            </w:r>
          </w:p>
        </w:tc>
        <w:tc>
          <w:tcPr>
            <w:tcW w:w="6108" w:type="dxa"/>
            <w:vAlign w:val="top"/>
          </w:tcPr>
          <w:p w14:paraId="7B021E62">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1C97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00737826">
            <w:pPr>
              <w:widowControl w:val="0"/>
              <w:numPr>
                <w:ilvl w:val="0"/>
                <w:numId w:val="0"/>
              </w:numPr>
              <w:jc w:val="left"/>
              <w:rPr>
                <w:rFonts w:hint="default"/>
                <w:vertAlign w:val="baseline"/>
                <w:lang w:val="en-US" w:eastAsia="zh-CN"/>
              </w:rPr>
            </w:pPr>
            <w:r>
              <w:rPr>
                <w:rFonts w:hint="eastAsia"/>
                <w:vertAlign w:val="baseline"/>
                <w:lang w:val="en-US" w:eastAsia="zh-CN"/>
              </w:rPr>
              <w:t>站点名称</w:t>
            </w:r>
          </w:p>
        </w:tc>
        <w:tc>
          <w:tcPr>
            <w:tcW w:w="6108" w:type="dxa"/>
            <w:vAlign w:val="top"/>
          </w:tcPr>
          <w:p w14:paraId="0586B0B1">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29038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2108BFA7">
            <w:pPr>
              <w:widowControl w:val="0"/>
              <w:numPr>
                <w:ilvl w:val="0"/>
                <w:numId w:val="0"/>
              </w:numPr>
              <w:jc w:val="left"/>
              <w:rPr>
                <w:rFonts w:hint="default"/>
                <w:vertAlign w:val="baseline"/>
                <w:lang w:val="en-US" w:eastAsia="zh-CN"/>
              </w:rPr>
            </w:pPr>
            <w:r>
              <w:rPr>
                <w:rFonts w:hint="eastAsia"/>
                <w:vertAlign w:val="baseline"/>
                <w:lang w:val="en-US" w:eastAsia="zh-CN"/>
              </w:rPr>
              <w:t>站点类型</w:t>
            </w:r>
          </w:p>
        </w:tc>
        <w:tc>
          <w:tcPr>
            <w:tcW w:w="6108" w:type="dxa"/>
            <w:vAlign w:val="top"/>
          </w:tcPr>
          <w:p w14:paraId="239F9927">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3835A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420C62A0">
            <w:pPr>
              <w:widowControl w:val="0"/>
              <w:numPr>
                <w:ilvl w:val="0"/>
                <w:numId w:val="0"/>
              </w:numPr>
              <w:jc w:val="left"/>
              <w:rPr>
                <w:rFonts w:hint="default"/>
                <w:vertAlign w:val="baseline"/>
                <w:lang w:val="en-US" w:eastAsia="zh-CN"/>
              </w:rPr>
            </w:pPr>
            <w:r>
              <w:rPr>
                <w:rFonts w:hint="eastAsia"/>
                <w:vertAlign w:val="baseline"/>
                <w:lang w:val="en-US" w:eastAsia="zh-CN"/>
              </w:rPr>
              <w:t>加电设备机房</w:t>
            </w:r>
          </w:p>
        </w:tc>
        <w:tc>
          <w:tcPr>
            <w:tcW w:w="6108" w:type="dxa"/>
            <w:vAlign w:val="top"/>
          </w:tcPr>
          <w:p w14:paraId="0C697499">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或加电工单信息，显示加电设备所在机房</w:t>
            </w:r>
          </w:p>
        </w:tc>
      </w:tr>
      <w:tr w14:paraId="50CE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71A93180">
            <w:pPr>
              <w:widowControl w:val="0"/>
              <w:numPr>
                <w:ilvl w:val="0"/>
                <w:numId w:val="0"/>
              </w:numPr>
              <w:jc w:val="left"/>
              <w:rPr>
                <w:rFonts w:hint="default"/>
                <w:vertAlign w:val="baseline"/>
                <w:lang w:val="en-US" w:eastAsia="zh-CN"/>
              </w:rPr>
            </w:pPr>
            <w:r>
              <w:rPr>
                <w:rFonts w:hint="eastAsia"/>
                <w:vertAlign w:val="baseline"/>
                <w:lang w:val="en-US" w:eastAsia="zh-CN"/>
              </w:rPr>
              <w:t>加电类型</w:t>
            </w:r>
          </w:p>
        </w:tc>
        <w:tc>
          <w:tcPr>
            <w:tcW w:w="6108" w:type="dxa"/>
            <w:vAlign w:val="top"/>
          </w:tcPr>
          <w:p w14:paraId="63E76F67">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6CE9E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639B344F">
            <w:pPr>
              <w:widowControl w:val="0"/>
              <w:numPr>
                <w:ilvl w:val="0"/>
                <w:numId w:val="0"/>
              </w:numPr>
              <w:jc w:val="left"/>
              <w:rPr>
                <w:rFonts w:hint="default"/>
                <w:vertAlign w:val="baseline"/>
                <w:lang w:val="en-US" w:eastAsia="zh-CN"/>
              </w:rPr>
            </w:pPr>
            <w:r>
              <w:rPr>
                <w:rFonts w:hint="eastAsia"/>
                <w:vertAlign w:val="baseline"/>
                <w:lang w:val="en-US" w:eastAsia="zh-CN"/>
              </w:rPr>
              <w:t>额定电压(V)</w:t>
            </w:r>
          </w:p>
        </w:tc>
        <w:tc>
          <w:tcPr>
            <w:tcW w:w="6108" w:type="dxa"/>
            <w:vAlign w:val="top"/>
          </w:tcPr>
          <w:p w14:paraId="346554D7">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7C550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012A66AE">
            <w:pPr>
              <w:widowControl w:val="0"/>
              <w:numPr>
                <w:ilvl w:val="0"/>
                <w:numId w:val="0"/>
              </w:numPr>
              <w:jc w:val="left"/>
              <w:rPr>
                <w:rFonts w:hint="default"/>
                <w:vertAlign w:val="baseline"/>
                <w:lang w:val="en-US" w:eastAsia="zh-CN"/>
              </w:rPr>
            </w:pPr>
            <w:r>
              <w:rPr>
                <w:rFonts w:hint="eastAsia"/>
                <w:vertAlign w:val="baseline"/>
                <w:lang w:val="en-US" w:eastAsia="zh-CN"/>
              </w:rPr>
              <w:t>用电设备名称</w:t>
            </w:r>
          </w:p>
        </w:tc>
        <w:tc>
          <w:tcPr>
            <w:tcW w:w="6108" w:type="dxa"/>
          </w:tcPr>
          <w:p w14:paraId="71D5715B">
            <w:pPr>
              <w:widowControl w:val="0"/>
              <w:numPr>
                <w:ilvl w:val="0"/>
                <w:numId w:val="0"/>
              </w:numPr>
              <w:jc w:val="left"/>
              <w:rPr>
                <w:rFonts w:hint="default"/>
                <w:vertAlign w:val="baseline"/>
                <w:lang w:val="en-US" w:eastAsia="zh-CN"/>
              </w:rPr>
            </w:pPr>
            <w:r>
              <w:rPr>
                <w:rFonts w:hint="eastAsia"/>
                <w:vertAlign w:val="baseline"/>
                <w:lang w:val="en-US" w:eastAsia="zh-CN"/>
              </w:rPr>
              <w:t>关联设备加电所填信息</w:t>
            </w:r>
          </w:p>
        </w:tc>
      </w:tr>
      <w:tr w14:paraId="5A40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30AF44FB">
            <w:pPr>
              <w:widowControl w:val="0"/>
              <w:numPr>
                <w:ilvl w:val="0"/>
                <w:numId w:val="0"/>
              </w:numPr>
              <w:jc w:val="left"/>
              <w:rPr>
                <w:rFonts w:hint="default"/>
                <w:vertAlign w:val="baseline"/>
                <w:lang w:val="en-US" w:eastAsia="zh-CN"/>
              </w:rPr>
            </w:pPr>
            <w:r>
              <w:rPr>
                <w:rFonts w:hint="eastAsia"/>
                <w:vertAlign w:val="baseline"/>
                <w:lang w:val="en-US" w:eastAsia="zh-CN"/>
              </w:rPr>
              <w:t>额定功率(kW)</w:t>
            </w:r>
          </w:p>
        </w:tc>
        <w:tc>
          <w:tcPr>
            <w:tcW w:w="6108" w:type="dxa"/>
          </w:tcPr>
          <w:p w14:paraId="18DEBF1B">
            <w:pPr>
              <w:widowControl w:val="0"/>
              <w:numPr>
                <w:ilvl w:val="0"/>
                <w:numId w:val="0"/>
              </w:numPr>
              <w:jc w:val="left"/>
              <w:rPr>
                <w:rFonts w:hint="default"/>
                <w:vertAlign w:val="baseline"/>
                <w:lang w:val="en-US" w:eastAsia="zh-CN"/>
              </w:rPr>
            </w:pPr>
            <w:r>
              <w:rPr>
                <w:rFonts w:hint="eastAsia"/>
                <w:vertAlign w:val="baseline"/>
                <w:lang w:val="en-US" w:eastAsia="zh-CN"/>
              </w:rPr>
              <w:t>关联设备加电所填信息</w:t>
            </w:r>
          </w:p>
        </w:tc>
      </w:tr>
      <w:tr w14:paraId="5175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vAlign w:val="center"/>
          </w:tcPr>
          <w:p w14:paraId="3F84E6FE">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最优排序</w:t>
            </w:r>
          </w:p>
        </w:tc>
        <w:tc>
          <w:tcPr>
            <w:tcW w:w="6108" w:type="dxa"/>
            <w:vAlign w:val="top"/>
          </w:tcPr>
          <w:p w14:paraId="116A1B60">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从上到下，对满足加电要求的分路进行排序，最优的序号显示“1”，排名依次递减</w:t>
            </w:r>
            <w:r>
              <w:commentReference w:id="13"/>
            </w:r>
          </w:p>
        </w:tc>
      </w:tr>
      <w:tr w14:paraId="19A3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14:paraId="36E44310">
            <w:pPr>
              <w:widowControl w:val="0"/>
              <w:numPr>
                <w:ilvl w:val="0"/>
                <w:numId w:val="0"/>
              </w:numPr>
              <w:jc w:val="left"/>
              <w:rPr>
                <w:rFonts w:hint="default"/>
                <w:vertAlign w:val="baseline"/>
                <w:lang w:val="en-US" w:eastAsia="zh-CN"/>
              </w:rPr>
            </w:pPr>
            <w:r>
              <w:rPr>
                <w:rFonts w:hint="eastAsia"/>
                <w:vertAlign w:val="baseline"/>
                <w:lang w:val="en-US" w:eastAsia="zh-CN"/>
              </w:rPr>
              <w:t>所属电源系统</w:t>
            </w:r>
          </w:p>
        </w:tc>
        <w:tc>
          <w:tcPr>
            <w:tcW w:w="1775" w:type="dxa"/>
            <w:vAlign w:val="center"/>
          </w:tcPr>
          <w:p w14:paraId="25CD198F">
            <w:pPr>
              <w:widowControl w:val="0"/>
              <w:numPr>
                <w:ilvl w:val="0"/>
                <w:numId w:val="0"/>
              </w:numPr>
              <w:ind w:left="0" w:leftChars="0" w:firstLine="0" w:firstLineChars="0"/>
              <w:jc w:val="left"/>
              <w:rPr>
                <w:rFonts w:hint="eastAsia"/>
                <w:vertAlign w:val="baseline"/>
                <w:lang w:val="en-US" w:eastAsia="zh-CN"/>
              </w:rPr>
            </w:pPr>
            <w:r>
              <w:rPr>
                <w:rFonts w:hint="eastAsia"/>
                <w:sz w:val="22"/>
                <w:szCs w:val="22"/>
                <w:vertAlign w:val="baseline"/>
                <w:lang w:val="en-US" w:eastAsia="zh-CN"/>
              </w:rPr>
              <w:t>系统名称</w:t>
            </w:r>
          </w:p>
        </w:tc>
        <w:tc>
          <w:tcPr>
            <w:tcW w:w="6108" w:type="dxa"/>
          </w:tcPr>
          <w:p w14:paraId="39A47533">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eastAsia="宋体"/>
                <w:vertAlign w:val="baseline"/>
                <w:lang w:val="en-US" w:eastAsia="zh-CN"/>
              </w:rPr>
            </w:pPr>
            <w:r>
              <w:rPr>
                <w:rFonts w:hint="eastAsia"/>
                <w:vertAlign w:val="baseline"/>
                <w:lang w:val="en-US" w:eastAsia="zh-CN"/>
              </w:rPr>
              <w:t>查询</w:t>
            </w:r>
            <w:del w:id="1908" w:author="zhoujiansheng" w:date="2025-04-01T10:25:37Z">
              <w:r>
                <w:rPr>
                  <w:rFonts w:hint="default"/>
                  <w:vertAlign w:val="baseline"/>
                  <w:lang w:val="en-US" w:eastAsia="zh-CN"/>
                </w:rPr>
                <w:delText>综资</w:delText>
              </w:r>
            </w:del>
            <w:ins w:id="1909" w:author="zhoujiansheng" w:date="2025-04-01T10:25:38Z">
              <w:r>
                <w:rPr>
                  <w:rFonts w:hint="eastAsia"/>
                  <w:vertAlign w:val="baseline"/>
                  <w:lang w:val="en-US" w:eastAsia="zh-CN"/>
                </w:rPr>
                <w:t>动环</w:t>
              </w:r>
            </w:ins>
            <w:r>
              <w:rPr>
                <w:rFonts w:hint="eastAsia"/>
                <w:vertAlign w:val="baseline"/>
                <w:lang w:val="en-US" w:eastAsia="zh-CN"/>
              </w:rPr>
              <w:t>表“UPS系统”对应站点下的所有UPS系统（zh_label）。</w:t>
            </w:r>
          </w:p>
        </w:tc>
      </w:tr>
      <w:tr w14:paraId="5DEB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292EEE43">
            <w:pPr>
              <w:widowControl w:val="0"/>
              <w:numPr>
                <w:ilvl w:val="0"/>
                <w:numId w:val="0"/>
              </w:numPr>
              <w:jc w:val="left"/>
              <w:rPr>
                <w:rFonts w:hint="eastAsia"/>
                <w:vertAlign w:val="baseline"/>
                <w:lang w:val="en-US" w:eastAsia="zh-CN"/>
              </w:rPr>
            </w:pPr>
          </w:p>
        </w:tc>
        <w:tc>
          <w:tcPr>
            <w:tcW w:w="1775" w:type="dxa"/>
            <w:vAlign w:val="center"/>
          </w:tcPr>
          <w:p w14:paraId="42696BEF">
            <w:pPr>
              <w:widowControl w:val="0"/>
              <w:numPr>
                <w:ilvl w:val="0"/>
                <w:numId w:val="0"/>
              </w:numPr>
              <w:jc w:val="left"/>
              <w:rPr>
                <w:rFonts w:hint="eastAsia"/>
                <w:vertAlign w:val="baseline"/>
                <w:lang w:val="en-US" w:eastAsia="zh-CN"/>
              </w:rPr>
            </w:pPr>
            <w:ins w:id="1910" w:author="zhoujiansheng" w:date="2025-04-01T10:26:49Z">
              <w:r>
                <w:rPr>
                  <w:rFonts w:hint="eastAsia"/>
                  <w:vertAlign w:val="baseline"/>
                  <w:lang w:val="en-US" w:eastAsia="zh-CN"/>
                </w:rPr>
                <w:t>（</w:t>
              </w:r>
            </w:ins>
            <w:ins w:id="1911" w:author="zhoujiansheng" w:date="2025-04-01T10:26:50Z">
              <w:r>
                <w:rPr>
                  <w:rFonts w:hint="eastAsia"/>
                  <w:vertAlign w:val="baseline"/>
                  <w:lang w:val="en-US" w:eastAsia="zh-CN"/>
                </w:rPr>
                <w:t>动环</w:t>
              </w:r>
            </w:ins>
            <w:ins w:id="1912" w:author="zhoujiansheng" w:date="2025-04-01T10:26:52Z">
              <w:r>
                <w:rPr>
                  <w:rFonts w:hint="eastAsia"/>
                  <w:vertAlign w:val="baseline"/>
                  <w:lang w:val="en-US" w:eastAsia="zh-CN"/>
                </w:rPr>
                <w:t>）</w:t>
              </w:r>
            </w:ins>
            <w:r>
              <w:rPr>
                <w:rFonts w:hint="eastAsia"/>
                <w:vertAlign w:val="baseline"/>
                <w:lang w:val="en-US" w:eastAsia="zh-CN"/>
              </w:rPr>
              <w:t>额定容量(kVA)</w:t>
            </w:r>
          </w:p>
        </w:tc>
        <w:tc>
          <w:tcPr>
            <w:tcW w:w="6108" w:type="dxa"/>
          </w:tcPr>
          <w:p w14:paraId="6CBA21FB">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ins w:id="1913" w:author="zhoujiansheng" w:date="2025-04-01T10:25:58Z"/>
                <w:rFonts w:hint="default"/>
                <w:vertAlign w:val="baseline"/>
                <w:lang w:val="en-US" w:eastAsia="zh-CN"/>
              </w:rPr>
            </w:pPr>
            <w:ins w:id="1914" w:author="zhoujiansheng" w:date="2025-04-01T10:26:19Z">
              <w:r>
                <w:rPr>
                  <w:rFonts w:hint="eastAsia"/>
                  <w:vertAlign w:val="baseline"/>
                  <w:lang w:val="en-US" w:eastAsia="zh-CN"/>
                </w:rPr>
                <w:t>查询</w:t>
              </w:r>
            </w:ins>
            <w:ins w:id="1915" w:author="zhoujiansheng" w:date="2025-04-01T10:26:20Z">
              <w:r>
                <w:rPr>
                  <w:rFonts w:hint="eastAsia"/>
                  <w:vertAlign w:val="baseline"/>
                  <w:lang w:val="en-US" w:eastAsia="zh-CN"/>
                </w:rPr>
                <w:t>动环</w:t>
              </w:r>
            </w:ins>
            <w:ins w:id="1916" w:author="zhoujiansheng" w:date="2025-04-01T10:26:21Z">
              <w:r>
                <w:rPr>
                  <w:rFonts w:hint="eastAsia"/>
                  <w:vertAlign w:val="baseline"/>
                  <w:lang w:val="en-US" w:eastAsia="zh-CN"/>
                </w:rPr>
                <w:t>系统</w:t>
              </w:r>
            </w:ins>
            <w:ins w:id="1917" w:author="zhoujiansheng" w:date="2025-04-01T10:26:04Z">
              <w:r>
                <w:rPr>
                  <w:rFonts w:hint="eastAsia"/>
                  <w:vertAlign w:val="baseline"/>
                  <w:lang w:val="en-US" w:eastAsia="zh-CN"/>
                </w:rPr>
                <w:t>获取</w:t>
              </w:r>
            </w:ins>
            <w:ins w:id="1918" w:author="zhoujiansheng" w:date="2025-04-01T10:26:09Z">
              <w:r>
                <w:rPr>
                  <w:rFonts w:hint="eastAsia"/>
                  <w:vertAlign w:val="baseline"/>
                  <w:lang w:val="en-US" w:eastAsia="zh-CN"/>
                </w:rPr>
                <w:t>系统</w:t>
              </w:r>
            </w:ins>
            <w:ins w:id="1919" w:author="zhoujiansheng" w:date="2025-04-01T10:26:10Z">
              <w:r>
                <w:rPr>
                  <w:rFonts w:hint="eastAsia"/>
                  <w:vertAlign w:val="baseline"/>
                  <w:lang w:val="en-US" w:eastAsia="zh-CN"/>
                </w:rPr>
                <w:t>对应的</w:t>
              </w:r>
            </w:ins>
            <w:ins w:id="1920" w:author="zhoujiansheng" w:date="2025-04-01T10:26:27Z">
              <w:r>
                <w:rPr>
                  <w:rFonts w:hint="eastAsia"/>
                  <w:vertAlign w:val="baseline"/>
                  <w:lang w:val="en-US" w:eastAsia="zh-CN"/>
                </w:rPr>
                <w:t>额定</w:t>
              </w:r>
            </w:ins>
            <w:ins w:id="1921" w:author="zhoujiansheng" w:date="2025-04-01T10:26:29Z">
              <w:r>
                <w:rPr>
                  <w:rFonts w:hint="eastAsia"/>
                  <w:vertAlign w:val="baseline"/>
                  <w:lang w:val="en-US" w:eastAsia="zh-CN"/>
                </w:rPr>
                <w:t>容量。</w:t>
              </w:r>
            </w:ins>
          </w:p>
          <w:p w14:paraId="61A95FFA">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查询综资表“UPS系统”获取系统名称对应的“系统额定容量(kVA)（system_rated_capacity）”字段。</w:t>
            </w:r>
          </w:p>
          <w:p w14:paraId="4634FED6">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eastAsia="宋体"/>
                <w:vertAlign w:val="baseline"/>
                <w:lang w:val="en-US" w:eastAsia="zh-CN"/>
              </w:rPr>
            </w:pPr>
            <w:r>
              <w:rPr>
                <w:rFonts w:hint="eastAsia"/>
                <w:vertAlign w:val="baseline"/>
                <w:lang w:val="en-US" w:eastAsia="zh-CN"/>
              </w:rPr>
              <w:t>通过站点+系统名称关联动环工作台“UPS容量分析--当前负载率汇总报表”中的“额定容量(KVA)”字段，若关联不上，数值右侧显示</w:t>
            </w:r>
            <w:r>
              <w:drawing>
                <wp:inline distT="0" distB="0" distL="114300" distR="114300">
                  <wp:extent cx="228600" cy="22860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鼠标hover图标，显示“该系统在动环平台无法匹配”。若关联上了，但是与综资额定容量不一致，同样显示</w:t>
            </w:r>
            <w:r>
              <w:drawing>
                <wp:inline distT="0" distB="0" distL="114300" distR="114300">
                  <wp:extent cx="228600" cy="228600"/>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hover提示“系统容量与综资不一致”。</w:t>
            </w:r>
          </w:p>
        </w:tc>
      </w:tr>
      <w:tr w14:paraId="3882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1F89A072">
            <w:pPr>
              <w:widowControl w:val="0"/>
              <w:numPr>
                <w:ilvl w:val="0"/>
                <w:numId w:val="0"/>
              </w:numPr>
              <w:jc w:val="left"/>
              <w:rPr>
                <w:rFonts w:hint="eastAsia"/>
                <w:vertAlign w:val="baseline"/>
                <w:lang w:val="en-US" w:eastAsia="zh-CN"/>
              </w:rPr>
            </w:pPr>
          </w:p>
        </w:tc>
        <w:tc>
          <w:tcPr>
            <w:tcW w:w="1775" w:type="dxa"/>
            <w:vAlign w:val="center"/>
          </w:tcPr>
          <w:p w14:paraId="03732209">
            <w:pPr>
              <w:widowControl w:val="0"/>
              <w:numPr>
                <w:ilvl w:val="0"/>
                <w:numId w:val="0"/>
              </w:numPr>
              <w:jc w:val="left"/>
              <w:rPr>
                <w:rFonts w:hint="eastAsia"/>
                <w:vertAlign w:val="baseline"/>
                <w:lang w:val="en-US" w:eastAsia="zh-CN"/>
              </w:rPr>
            </w:pPr>
            <w:r>
              <w:rPr>
                <w:rFonts w:hint="eastAsia"/>
                <w:vertAlign w:val="baseline"/>
                <w:lang w:val="en-US" w:eastAsia="zh-CN"/>
              </w:rPr>
              <w:t>已用容量(KVA)</w:t>
            </w:r>
          </w:p>
        </w:tc>
        <w:tc>
          <w:tcPr>
            <w:tcW w:w="6108" w:type="dxa"/>
          </w:tcPr>
          <w:p w14:paraId="4E8CF5AE">
            <w:pPr>
              <w:widowControl w:val="0"/>
              <w:numPr>
                <w:ilvl w:val="0"/>
                <w:numId w:val="0"/>
              </w:numPr>
              <w:jc w:val="left"/>
              <w:rPr>
                <w:rFonts w:hint="default"/>
                <w:vertAlign w:val="baseline"/>
                <w:lang w:val="en-US" w:eastAsia="zh-CN"/>
              </w:rPr>
            </w:pPr>
            <w:r>
              <w:rPr>
                <w:rFonts w:hint="eastAsia"/>
                <w:vertAlign w:val="baseline"/>
                <w:lang w:val="en-US" w:eastAsia="zh-CN"/>
              </w:rPr>
              <w:t>关联当前负载率汇总报表中的“已用容量(KVA)”字段，取近7天内已用容量的最大值。若无值则显示为空。保留两位小数。</w:t>
            </w:r>
          </w:p>
        </w:tc>
      </w:tr>
      <w:tr w14:paraId="1102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208BE375">
            <w:pPr>
              <w:widowControl w:val="0"/>
              <w:numPr>
                <w:ilvl w:val="0"/>
                <w:numId w:val="0"/>
              </w:numPr>
              <w:jc w:val="left"/>
              <w:rPr>
                <w:rFonts w:hint="eastAsia"/>
                <w:vertAlign w:val="baseline"/>
                <w:lang w:val="en-US" w:eastAsia="zh-CN"/>
              </w:rPr>
            </w:pPr>
          </w:p>
        </w:tc>
        <w:tc>
          <w:tcPr>
            <w:tcW w:w="1775" w:type="dxa"/>
            <w:vAlign w:val="center"/>
          </w:tcPr>
          <w:p w14:paraId="58A60CB7">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实际负载率</w:t>
            </w:r>
          </w:p>
        </w:tc>
        <w:tc>
          <w:tcPr>
            <w:tcW w:w="6108" w:type="dxa"/>
          </w:tcPr>
          <w:p w14:paraId="3DF438E2">
            <w:pPr>
              <w:widowControl w:val="0"/>
              <w:numPr>
                <w:ilvl w:val="0"/>
                <w:numId w:val="0"/>
              </w:numPr>
              <w:jc w:val="left"/>
              <w:rPr>
                <w:rFonts w:hint="eastAsia"/>
                <w:vertAlign w:val="baseline"/>
                <w:lang w:val="en-US" w:eastAsia="zh-CN"/>
              </w:rPr>
            </w:pPr>
            <w:r>
              <w:rPr>
                <w:rFonts w:hint="eastAsia"/>
                <w:vertAlign w:val="baseline"/>
                <w:lang w:val="en-US" w:eastAsia="zh-CN"/>
              </w:rPr>
              <w:t>关联当前负载率汇总报表中的“负载率”字段，取近7天内负载率的最大值。若无值则显示为空。保留两位小数。</w:t>
            </w:r>
          </w:p>
          <w:p w14:paraId="0C15D50C">
            <w:pPr>
              <w:widowControl w:val="0"/>
              <w:numPr>
                <w:ilvl w:val="0"/>
                <w:numId w:val="0"/>
              </w:numPr>
              <w:jc w:val="left"/>
              <w:rPr>
                <w:rFonts w:hint="default"/>
                <w:vertAlign w:val="baseline"/>
                <w:lang w:val="en-US" w:eastAsia="zh-CN"/>
              </w:rPr>
            </w:pPr>
            <w:r>
              <w:rPr>
                <w:rFonts w:hint="eastAsia"/>
                <w:vertAlign w:val="baseline"/>
                <w:lang w:val="en-US" w:eastAsia="zh-CN"/>
              </w:rPr>
              <w:t>负载率数值可点击，单击负载率数值，跳转至容量详情，参考</w:t>
            </w:r>
            <w:r>
              <w:rPr>
                <w:rFonts w:hint="eastAsia"/>
                <w:color w:val="0000FF"/>
                <w:u w:val="none"/>
                <w:vertAlign w:val="baseline"/>
                <w:lang w:val="en-US" w:eastAsia="zh-CN"/>
              </w:rPr>
              <w:fldChar w:fldCharType="begin"/>
            </w:r>
            <w:r>
              <w:rPr>
                <w:rFonts w:hint="eastAsia"/>
                <w:color w:val="0000FF"/>
                <w:u w:val="none"/>
                <w:vertAlign w:val="baseline"/>
                <w:lang w:val="en-US" w:eastAsia="zh-CN"/>
              </w:rPr>
              <w:instrText xml:space="preserve"> REF _Ref15210 \h </w:instrText>
            </w:r>
            <w:r>
              <w:rPr>
                <w:rFonts w:hint="eastAsia"/>
                <w:color w:val="0000FF"/>
                <w:u w:val="none"/>
                <w:vertAlign w:val="baseline"/>
                <w:lang w:val="en-US" w:eastAsia="zh-CN"/>
              </w:rPr>
              <w:fldChar w:fldCharType="separate"/>
            </w:r>
            <w:r>
              <w:rPr>
                <w:color w:val="0000FF"/>
                <w:u w:val="none"/>
              </w:rPr>
              <w:t>图5</w:t>
            </w:r>
            <w:r>
              <w:rPr>
                <w:rFonts w:hint="eastAsia"/>
                <w:color w:val="0000FF"/>
                <w:u w:val="none"/>
                <w:lang w:val="en-US" w:eastAsia="zh-CN"/>
              </w:rPr>
              <w:t>UPS容量明细报表</w:t>
            </w:r>
            <w:r>
              <w:rPr>
                <w:rFonts w:hint="eastAsia"/>
                <w:color w:val="0000FF"/>
                <w:u w:val="none"/>
                <w:vertAlign w:val="baseline"/>
                <w:lang w:val="en-US" w:eastAsia="zh-CN"/>
              </w:rPr>
              <w:fldChar w:fldCharType="end"/>
            </w:r>
          </w:p>
        </w:tc>
      </w:tr>
      <w:tr w14:paraId="25018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0BAA6A3D">
            <w:pPr>
              <w:widowControl w:val="0"/>
              <w:numPr>
                <w:ilvl w:val="0"/>
                <w:numId w:val="0"/>
              </w:numPr>
              <w:jc w:val="left"/>
              <w:rPr>
                <w:rFonts w:hint="eastAsia"/>
                <w:vertAlign w:val="baseline"/>
                <w:lang w:val="en-US" w:eastAsia="zh-CN"/>
              </w:rPr>
            </w:pPr>
          </w:p>
        </w:tc>
        <w:tc>
          <w:tcPr>
            <w:tcW w:w="1775" w:type="dxa"/>
            <w:vAlign w:val="center"/>
          </w:tcPr>
          <w:p w14:paraId="16B55A13">
            <w:pPr>
              <w:widowControl w:val="0"/>
              <w:numPr>
                <w:ilvl w:val="0"/>
                <w:numId w:val="0"/>
              </w:numPr>
              <w:jc w:val="left"/>
              <w:rPr>
                <w:rFonts w:hint="default"/>
                <w:vertAlign w:val="baseline"/>
                <w:lang w:val="en-US" w:eastAsia="zh-CN"/>
              </w:rPr>
            </w:pPr>
            <w:r>
              <w:rPr>
                <w:rFonts w:hint="eastAsia"/>
                <w:vertAlign w:val="baseline"/>
                <w:lang w:val="en-US" w:eastAsia="zh-CN"/>
              </w:rPr>
              <w:t>加电后负载(kW)</w:t>
            </w:r>
          </w:p>
        </w:tc>
        <w:tc>
          <w:tcPr>
            <w:tcW w:w="6108" w:type="dxa"/>
          </w:tcPr>
          <w:p w14:paraId="5A56DA18">
            <w:pPr>
              <w:widowControl w:val="0"/>
              <w:numPr>
                <w:ilvl w:val="0"/>
                <w:numId w:val="0"/>
              </w:numPr>
              <w:jc w:val="left"/>
              <w:rPr>
                <w:rFonts w:hint="default"/>
                <w:vertAlign w:val="baseline"/>
                <w:lang w:val="en-US" w:eastAsia="zh-CN"/>
              </w:rPr>
            </w:pPr>
            <w:r>
              <w:rPr>
                <w:rFonts w:hint="eastAsia"/>
                <w:vertAlign w:val="baseline"/>
                <w:lang w:val="en-US" w:eastAsia="zh-CN"/>
              </w:rPr>
              <w:t>加电后负载=加电设备额定功率+已用容量。保留两位小数</w:t>
            </w:r>
          </w:p>
        </w:tc>
      </w:tr>
      <w:tr w14:paraId="7857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3657674B">
            <w:pPr>
              <w:widowControl w:val="0"/>
              <w:numPr>
                <w:ilvl w:val="0"/>
                <w:numId w:val="0"/>
              </w:numPr>
              <w:jc w:val="left"/>
              <w:rPr>
                <w:rFonts w:hint="eastAsia"/>
                <w:vertAlign w:val="baseline"/>
                <w:lang w:val="en-US" w:eastAsia="zh-CN"/>
              </w:rPr>
            </w:pPr>
          </w:p>
        </w:tc>
        <w:tc>
          <w:tcPr>
            <w:tcW w:w="1775" w:type="dxa"/>
            <w:vAlign w:val="center"/>
          </w:tcPr>
          <w:p w14:paraId="42537BC0">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加电后负载率</w:t>
            </w:r>
          </w:p>
        </w:tc>
        <w:tc>
          <w:tcPr>
            <w:tcW w:w="6108" w:type="dxa"/>
          </w:tcPr>
          <w:p w14:paraId="46FE1D51">
            <w:pPr>
              <w:widowControl w:val="0"/>
              <w:numPr>
                <w:ilvl w:val="0"/>
                <w:numId w:val="0"/>
              </w:numPr>
              <w:jc w:val="left"/>
              <w:rPr>
                <w:rFonts w:hint="eastAsia"/>
                <w:vertAlign w:val="baseline"/>
                <w:lang w:val="en-US" w:eastAsia="zh-CN"/>
              </w:rPr>
            </w:pPr>
            <w:r>
              <w:rPr>
                <w:rFonts w:hint="eastAsia"/>
                <w:vertAlign w:val="baseline"/>
                <w:lang w:val="en-US" w:eastAsia="zh-CN"/>
              </w:rPr>
              <w:t>加电后负载率=加电后负载/额定容量*100%，结果保留两位小数</w:t>
            </w:r>
          </w:p>
        </w:tc>
      </w:tr>
      <w:tr w14:paraId="04EF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14:paraId="73082AA2">
            <w:pPr>
              <w:widowControl w:val="0"/>
              <w:numPr>
                <w:ilvl w:val="0"/>
                <w:numId w:val="0"/>
              </w:numPr>
              <w:jc w:val="left"/>
              <w:rPr>
                <w:rFonts w:hint="default"/>
                <w:vertAlign w:val="baseline"/>
                <w:lang w:val="en-US" w:eastAsia="zh-CN"/>
              </w:rPr>
            </w:pPr>
            <w:r>
              <w:rPr>
                <w:rFonts w:hint="eastAsia"/>
                <w:vertAlign w:val="baseline"/>
                <w:lang w:val="en-US" w:eastAsia="zh-CN"/>
              </w:rPr>
              <w:t>电源上游设备</w:t>
            </w:r>
          </w:p>
        </w:tc>
        <w:tc>
          <w:tcPr>
            <w:tcW w:w="1775" w:type="dxa"/>
            <w:vAlign w:val="center"/>
          </w:tcPr>
          <w:p w14:paraId="5696588A">
            <w:pPr>
              <w:widowControl w:val="0"/>
              <w:numPr>
                <w:ilvl w:val="0"/>
                <w:numId w:val="0"/>
              </w:numPr>
              <w:ind w:left="0" w:leftChars="0" w:firstLine="0" w:firstLineChars="0"/>
              <w:jc w:val="left"/>
              <w:rPr>
                <w:rFonts w:hint="eastAsia"/>
                <w:sz w:val="18"/>
                <w:szCs w:val="18"/>
                <w:vertAlign w:val="baseline"/>
                <w:lang w:val="en-US" w:eastAsia="zh-CN"/>
              </w:rPr>
            </w:pPr>
            <w:r>
              <w:rPr>
                <w:rFonts w:hint="eastAsia"/>
                <w:sz w:val="22"/>
                <w:szCs w:val="22"/>
                <w:vertAlign w:val="baseline"/>
                <w:lang w:val="en-US" w:eastAsia="zh-CN"/>
              </w:rPr>
              <w:t>设备名称</w:t>
            </w:r>
            <w:r>
              <w:commentReference w:id="14"/>
            </w:r>
          </w:p>
        </w:tc>
        <w:tc>
          <w:tcPr>
            <w:tcW w:w="6108" w:type="dxa"/>
            <w:vAlign w:val="top"/>
          </w:tcPr>
          <w:p w14:paraId="44B81EF6">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查询综资“专业内输出分路”表</w:t>
            </w:r>
          </w:p>
          <w:p w14:paraId="035B1B8D">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查询条件：</w:t>
            </w:r>
          </w:p>
          <w:p w14:paraId="3F74950C">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所属站点（related_site）=加电设备所在站点</w:t>
            </w:r>
          </w:p>
          <w:p w14:paraId="46660091">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下游设备（down_device_name）=综资“UPS设备”表中所属UPS系统为电源系统名称的设备。</w:t>
            </w:r>
          </w:p>
          <w:p w14:paraId="44192259">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查询结果：</w:t>
            </w:r>
          </w:p>
          <w:p w14:paraId="4F5ECF84">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所属设备（related_device）</w:t>
            </w:r>
            <w:r>
              <w:commentReference w:id="15"/>
            </w:r>
          </w:p>
        </w:tc>
      </w:tr>
      <w:tr w14:paraId="0CB40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6180F02D">
            <w:pPr>
              <w:widowControl w:val="0"/>
              <w:numPr>
                <w:ilvl w:val="0"/>
                <w:numId w:val="0"/>
              </w:numPr>
              <w:jc w:val="left"/>
              <w:rPr>
                <w:rFonts w:hint="default"/>
                <w:vertAlign w:val="baseline"/>
                <w:lang w:val="en-US" w:eastAsia="zh-CN"/>
              </w:rPr>
            </w:pPr>
          </w:p>
        </w:tc>
        <w:tc>
          <w:tcPr>
            <w:tcW w:w="1775" w:type="dxa"/>
            <w:vAlign w:val="center"/>
          </w:tcPr>
          <w:p w14:paraId="65E1D7C5">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额定容量(A)</w:t>
            </w:r>
          </w:p>
        </w:tc>
        <w:tc>
          <w:tcPr>
            <w:tcW w:w="6108" w:type="dxa"/>
          </w:tcPr>
          <w:p w14:paraId="4AF92C82">
            <w:pPr>
              <w:widowControl w:val="0"/>
              <w:numPr>
                <w:ilvl w:val="0"/>
                <w:numId w:val="0"/>
              </w:numPr>
              <w:jc w:val="left"/>
              <w:rPr>
                <w:rFonts w:hint="default"/>
                <w:vertAlign w:val="baseline"/>
                <w:lang w:val="en-US" w:eastAsia="zh-CN"/>
              </w:rPr>
            </w:pPr>
            <w:r>
              <w:rPr>
                <w:rFonts w:hint="eastAsia"/>
                <w:vertAlign w:val="baseline"/>
                <w:lang w:val="en-US" w:eastAsia="zh-CN"/>
              </w:rPr>
              <w:t>查询综资“低压交流配电”表，获取设备名称对应的“额定容量(A)”reted_capacity字段的值</w:t>
            </w:r>
          </w:p>
        </w:tc>
      </w:tr>
      <w:tr w14:paraId="6922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4DFCE284">
            <w:pPr>
              <w:widowControl w:val="0"/>
              <w:numPr>
                <w:ilvl w:val="0"/>
                <w:numId w:val="0"/>
              </w:numPr>
              <w:jc w:val="left"/>
              <w:rPr>
                <w:rFonts w:hint="eastAsia"/>
                <w:vertAlign w:val="baseline"/>
                <w:lang w:val="en-US" w:eastAsia="zh-CN"/>
              </w:rPr>
            </w:pPr>
          </w:p>
        </w:tc>
        <w:tc>
          <w:tcPr>
            <w:tcW w:w="1775" w:type="dxa"/>
            <w:vAlign w:val="center"/>
          </w:tcPr>
          <w:p w14:paraId="6D53FCC3">
            <w:pPr>
              <w:widowControl w:val="0"/>
              <w:numPr>
                <w:ilvl w:val="0"/>
                <w:numId w:val="0"/>
              </w:numPr>
              <w:jc w:val="left"/>
              <w:rPr>
                <w:rFonts w:hint="eastAsia"/>
                <w:vertAlign w:val="baseline"/>
                <w:lang w:val="en-US" w:eastAsia="zh-CN"/>
              </w:rPr>
            </w:pPr>
            <w:r>
              <w:rPr>
                <w:rFonts w:hint="eastAsia"/>
                <w:vertAlign w:val="baseline"/>
                <w:lang w:val="en-US" w:eastAsia="zh-CN"/>
              </w:rPr>
              <w:t>实际负载(kW)</w:t>
            </w:r>
          </w:p>
        </w:tc>
        <w:tc>
          <w:tcPr>
            <w:tcW w:w="6108" w:type="dxa"/>
          </w:tcPr>
          <w:p w14:paraId="17C01A49">
            <w:pPr>
              <w:widowControl w:val="0"/>
              <w:numPr>
                <w:ilvl w:val="0"/>
                <w:numId w:val="0"/>
              </w:numPr>
              <w:jc w:val="left"/>
              <w:rPr>
                <w:rFonts w:hint="eastAsia"/>
                <w:vertAlign w:val="baseline"/>
                <w:lang w:val="en-US" w:eastAsia="zh-CN"/>
              </w:rPr>
            </w:pPr>
            <w:r>
              <w:rPr>
                <w:rFonts w:hint="eastAsia"/>
                <w:vertAlign w:val="baseline"/>
                <w:lang w:val="en-US" w:eastAsia="zh-CN"/>
              </w:rPr>
              <w:t>查询综资“智能电表”表</w:t>
            </w:r>
          </w:p>
          <w:p w14:paraId="32D67634">
            <w:pPr>
              <w:widowControl w:val="0"/>
              <w:numPr>
                <w:ilvl w:val="0"/>
                <w:numId w:val="0"/>
              </w:numPr>
              <w:jc w:val="left"/>
              <w:rPr>
                <w:rFonts w:hint="eastAsia"/>
                <w:vertAlign w:val="baseline"/>
                <w:lang w:val="en-US" w:eastAsia="zh-CN"/>
              </w:rPr>
            </w:pPr>
            <w:r>
              <w:rPr>
                <w:rFonts w:hint="eastAsia"/>
                <w:vertAlign w:val="baseline"/>
                <w:lang w:val="en-US" w:eastAsia="zh-CN"/>
              </w:rPr>
              <w:t>查询条件：</w:t>
            </w:r>
          </w:p>
          <w:p w14:paraId="7165379D">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所属</w:t>
            </w:r>
            <w:del w:id="1922" w:author="zhoujiansheng" w:date="2024-07-31T15:43:31Z">
              <w:r>
                <w:rPr>
                  <w:rFonts w:hint="default"/>
                  <w:vertAlign w:val="baseline"/>
                  <w:lang w:val="en-US" w:eastAsia="zh-CN"/>
                </w:rPr>
                <w:delText>站点</w:delText>
              </w:r>
            </w:del>
            <w:ins w:id="1923" w:author="zhoujiansheng" w:date="2024-07-31T15:43:37Z">
              <w:r>
                <w:rPr>
                  <w:rFonts w:hint="eastAsia"/>
                  <w:vertAlign w:val="baseline"/>
                  <w:lang w:val="en-US" w:eastAsia="zh-CN"/>
                </w:rPr>
                <w:t>机房</w:t>
              </w:r>
            </w:ins>
            <w:r>
              <w:rPr>
                <w:rFonts w:hint="eastAsia"/>
                <w:vertAlign w:val="baseline"/>
                <w:lang w:val="en-US" w:eastAsia="zh-CN"/>
              </w:rPr>
              <w:t>（related_</w:t>
            </w:r>
            <w:del w:id="1924" w:author="zhoujiansheng" w:date="2024-07-31T15:44:01Z">
              <w:r>
                <w:rPr>
                  <w:rFonts w:hint="default"/>
                  <w:vertAlign w:val="baseline"/>
                  <w:lang w:val="en-US" w:eastAsia="zh-CN"/>
                </w:rPr>
                <w:delText>site</w:delText>
              </w:r>
            </w:del>
            <w:ins w:id="1925" w:author="zhoujiansheng" w:date="2024-07-31T15:44:03Z">
              <w:r>
                <w:rPr>
                  <w:rFonts w:hint="eastAsia"/>
                  <w:vertAlign w:val="baseline"/>
                  <w:lang w:val="en-US" w:eastAsia="zh-CN"/>
                </w:rPr>
                <w:t>room</w:t>
              </w:r>
            </w:ins>
            <w:r>
              <w:rPr>
                <w:rFonts w:hint="eastAsia"/>
                <w:vertAlign w:val="baseline"/>
                <w:lang w:val="en-US" w:eastAsia="zh-CN"/>
              </w:rPr>
              <w:t>）=</w:t>
            </w:r>
            <w:del w:id="1926" w:author="zhoujiansheng" w:date="2024-07-31T15:44:09Z">
              <w:r>
                <w:rPr>
                  <w:rFonts w:hint="default"/>
                  <w:vertAlign w:val="baseline"/>
                  <w:lang w:val="en-US" w:eastAsia="zh-CN"/>
                </w:rPr>
                <w:delText>加电设备所在站点</w:delText>
              </w:r>
            </w:del>
            <w:ins w:id="1927" w:author="zhoujiansheng" w:date="2024-07-31T15:44:13Z">
              <w:r>
                <w:rPr>
                  <w:rFonts w:hint="eastAsia"/>
                  <w:vertAlign w:val="baseline"/>
                  <w:lang w:val="en-US" w:eastAsia="zh-CN"/>
                </w:rPr>
                <w:t>电源</w:t>
              </w:r>
            </w:ins>
            <w:ins w:id="1928" w:author="zhoujiansheng" w:date="2024-07-31T15:44:15Z">
              <w:r>
                <w:rPr>
                  <w:rFonts w:hint="eastAsia"/>
                  <w:vertAlign w:val="baseline"/>
                  <w:lang w:val="en-US" w:eastAsia="zh-CN"/>
                </w:rPr>
                <w:t>上游</w:t>
              </w:r>
            </w:ins>
            <w:ins w:id="1929" w:author="zhoujiansheng" w:date="2024-07-31T15:44:16Z">
              <w:r>
                <w:rPr>
                  <w:rFonts w:hint="eastAsia"/>
                  <w:vertAlign w:val="baseline"/>
                  <w:lang w:val="en-US" w:eastAsia="zh-CN"/>
                </w:rPr>
                <w:t>设备</w:t>
              </w:r>
            </w:ins>
            <w:ins w:id="1930" w:author="zhoujiansheng" w:date="2024-07-31T15:44:17Z">
              <w:r>
                <w:rPr>
                  <w:rFonts w:hint="eastAsia"/>
                  <w:vertAlign w:val="baseline"/>
                  <w:lang w:val="en-US" w:eastAsia="zh-CN"/>
                </w:rPr>
                <w:t>所在</w:t>
              </w:r>
            </w:ins>
            <w:ins w:id="1931" w:author="zhoujiansheng" w:date="2024-07-31T15:44:19Z">
              <w:r>
                <w:rPr>
                  <w:rFonts w:hint="eastAsia"/>
                  <w:vertAlign w:val="baseline"/>
                  <w:lang w:val="en-US" w:eastAsia="zh-CN"/>
                </w:rPr>
                <w:t>机房</w:t>
              </w:r>
            </w:ins>
          </w:p>
          <w:p w14:paraId="7575EB89">
            <w:pPr>
              <w:widowControl w:val="0"/>
              <w:numPr>
                <w:ilvl w:val="0"/>
                <w:numId w:val="0"/>
              </w:numPr>
              <w:jc w:val="left"/>
              <w:rPr>
                <w:rFonts w:hint="default"/>
                <w:vertAlign w:val="baseline"/>
                <w:lang w:val="en-US" w:eastAsia="zh-CN"/>
              </w:rPr>
            </w:pPr>
            <w:r>
              <w:rPr>
                <w:rFonts w:hint="eastAsia"/>
                <w:vertAlign w:val="baseline"/>
                <w:lang w:val="en-US" w:eastAsia="zh-CN"/>
              </w:rPr>
              <w:t>被采集设备（collected_device）=电源上游设备的设备名称</w:t>
            </w:r>
          </w:p>
          <w:p w14:paraId="482AAE39">
            <w:pPr>
              <w:widowControl w:val="0"/>
              <w:numPr>
                <w:ilvl w:val="0"/>
                <w:numId w:val="0"/>
              </w:numPr>
              <w:jc w:val="left"/>
              <w:rPr>
                <w:rFonts w:hint="eastAsia"/>
                <w:vertAlign w:val="baseline"/>
                <w:lang w:val="en-US" w:eastAsia="zh-CN"/>
              </w:rPr>
            </w:pPr>
            <w:r>
              <w:rPr>
                <w:rFonts w:hint="eastAsia"/>
                <w:vertAlign w:val="baseline"/>
                <w:lang w:val="en-US" w:eastAsia="zh-CN"/>
              </w:rPr>
              <w:t>查询结果：</w:t>
            </w:r>
          </w:p>
          <w:p w14:paraId="3A820489">
            <w:pPr>
              <w:widowControl w:val="0"/>
              <w:numPr>
                <w:ilvl w:val="0"/>
                <w:numId w:val="0"/>
              </w:numPr>
              <w:jc w:val="left"/>
              <w:rPr>
                <w:rFonts w:hint="eastAsia"/>
                <w:vertAlign w:val="baseline"/>
                <w:lang w:val="en-US" w:eastAsia="zh-CN"/>
              </w:rPr>
            </w:pPr>
            <w:r>
              <w:rPr>
                <w:rFonts w:hint="eastAsia"/>
                <w:vertAlign w:val="baseline"/>
                <w:lang w:val="en-US" w:eastAsia="zh-CN"/>
              </w:rPr>
              <w:t>设备名称（zh_label），即计量该设备的智能电表名称。</w:t>
            </w:r>
          </w:p>
          <w:p w14:paraId="2A4A14FC">
            <w:pPr>
              <w:widowControl w:val="0"/>
              <w:numPr>
                <w:ilvl w:val="0"/>
                <w:numId w:val="0"/>
              </w:numPr>
              <w:jc w:val="left"/>
              <w:rPr>
                <w:rFonts w:hint="eastAsia"/>
                <w:vertAlign w:val="baseline"/>
                <w:lang w:val="en-US" w:eastAsia="zh-CN"/>
              </w:rPr>
            </w:pPr>
            <w:r>
              <w:rPr>
                <w:rFonts w:hint="eastAsia"/>
                <w:vertAlign w:val="baseline"/>
                <w:lang w:val="en-US" w:eastAsia="zh-CN"/>
              </w:rPr>
              <w:t>然后通过站点+电表设备名称，查询对应动环性能数据，获取总有功功率（092330）。查询时间7天范围内的最大值。结果保留两位小数。</w:t>
            </w:r>
          </w:p>
          <w:p w14:paraId="5A87133E">
            <w:pPr>
              <w:widowControl w:val="0"/>
              <w:numPr>
                <w:ilvl w:val="0"/>
                <w:numId w:val="0"/>
              </w:numPr>
              <w:jc w:val="left"/>
              <w:rPr>
                <w:rFonts w:hint="default"/>
                <w:vertAlign w:val="baseline"/>
                <w:lang w:val="en-US" w:eastAsia="zh-CN"/>
              </w:rPr>
            </w:pPr>
            <w:r>
              <w:rPr>
                <w:rFonts w:hint="eastAsia"/>
                <w:highlight w:val="yellow"/>
                <w:vertAlign w:val="baseline"/>
                <w:lang w:val="en-US" w:eastAsia="zh-CN"/>
              </w:rPr>
              <w:t>若找不到上游设备对应的智能电表，或者对应智能电表在动环系统不存在，显示为空。有设备但未获取到值显示--，用该值计算的指标数据，规则相同。</w:t>
            </w:r>
            <w:r>
              <w:commentReference w:id="16"/>
            </w:r>
          </w:p>
        </w:tc>
      </w:tr>
      <w:tr w14:paraId="2DF0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1E6CFD19">
            <w:pPr>
              <w:widowControl w:val="0"/>
              <w:numPr>
                <w:ilvl w:val="0"/>
                <w:numId w:val="0"/>
              </w:numPr>
              <w:jc w:val="left"/>
              <w:rPr>
                <w:rFonts w:hint="eastAsia"/>
                <w:vertAlign w:val="baseline"/>
                <w:lang w:val="en-US" w:eastAsia="zh-CN"/>
              </w:rPr>
            </w:pPr>
          </w:p>
        </w:tc>
        <w:tc>
          <w:tcPr>
            <w:tcW w:w="1775" w:type="dxa"/>
            <w:vAlign w:val="center"/>
          </w:tcPr>
          <w:p w14:paraId="11E562F8">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实际负载率</w:t>
            </w:r>
          </w:p>
        </w:tc>
        <w:tc>
          <w:tcPr>
            <w:tcW w:w="6108" w:type="dxa"/>
          </w:tcPr>
          <w:p w14:paraId="6CEF9C74">
            <w:pPr>
              <w:widowControl w:val="0"/>
              <w:numPr>
                <w:ilvl w:val="0"/>
                <w:numId w:val="0"/>
              </w:numPr>
              <w:jc w:val="left"/>
              <w:rPr>
                <w:rFonts w:hint="default"/>
                <w:vertAlign w:val="baseline"/>
                <w:lang w:val="en-US" w:eastAsia="zh-CN"/>
              </w:rPr>
            </w:pPr>
            <m:oMath>
              <m:r>
                <m:rPr>
                  <m:sty m:val="p"/>
                </m:rPr>
                <w:rPr>
                  <w:rFonts w:hint="eastAsia" w:ascii="Cambria Math" w:hAnsi="Cambria Math" w:cs="Times New Roman"/>
                  <w:kern w:val="2"/>
                  <w:sz w:val="22"/>
                  <w:szCs w:val="22"/>
                  <w:vertAlign w:val="baseline"/>
                  <w:lang w:val="en-US" w:eastAsia="zh-CN" w:bidi="ar-SA"/>
                </w:rPr>
                <m:t>实际负载率</m:t>
              </m:r>
              <m:r>
                <m:rPr>
                  <m:sty m:val="p"/>
                </m:rPr>
                <w:rPr>
                  <w:rFonts w:hint="default" w:ascii="Cambria Math" w:hAnsi="Cambria Math" w:cs="Times New Roman"/>
                  <w:kern w:val="2"/>
                  <w:sz w:val="22"/>
                  <w:szCs w:val="22"/>
                  <w:vertAlign w:val="baseline"/>
                  <w:lang w:val="en-US" w:eastAsia="zh-CN" w:bidi="ar-SA"/>
                </w:rPr>
                <m:t>=</m:t>
              </m:r>
              <m:f>
                <m:fPr>
                  <m:ctrlPr>
                    <w:rPr>
                      <w:rFonts w:hint="default" w:ascii="Cambria Math" w:hAnsi="Cambria Math" w:cs="Times New Roman"/>
                      <w:kern w:val="2"/>
                      <w:sz w:val="22"/>
                      <w:szCs w:val="22"/>
                      <w:vertAlign w:val="baseline"/>
                      <w:lang w:val="en-US" w:eastAsia="zh-CN" w:bidi="ar-SA"/>
                    </w:rPr>
                  </m:ctrlPr>
                </m:fPr>
                <m:num>
                  <m:r>
                    <m:rPr>
                      <m:sty m:val="p"/>
                    </m:rPr>
                    <w:rPr>
                      <w:rFonts w:hint="eastAsia" w:ascii="Cambria Math" w:hAnsi="Cambria Math" w:cs="Times New Roman"/>
                      <w:kern w:val="2"/>
                      <w:sz w:val="22"/>
                      <w:szCs w:val="22"/>
                      <w:vertAlign w:val="baseline"/>
                      <w:lang w:val="en-US" w:eastAsia="zh-CN" w:bidi="ar-SA"/>
                    </w:rPr>
                    <m:t>实际负载</m:t>
                  </m:r>
                  <m:r>
                    <m:rPr>
                      <m:sty m:val="p"/>
                    </m:rPr>
                    <w:rPr>
                      <w:rFonts w:hint="eastAsia"/>
                      <w:sz w:val="22"/>
                      <w:szCs w:val="22"/>
                      <w:vertAlign w:val="baseline"/>
                      <w:lang w:val="en-US" w:eastAsia="zh-CN"/>
                    </w:rPr>
                    <m:t>(kW)</m:t>
                  </m:r>
                  <m:r>
                    <m:rPr>
                      <m:sty m:val="p"/>
                    </m:rPr>
                    <w:rPr>
                      <w:rFonts w:hint="default" w:ascii="Cambria Math" w:hAnsi="Cambria Math"/>
                      <w:sz w:val="22"/>
                      <w:szCs w:val="22"/>
                      <w:vertAlign w:val="baseline"/>
                      <w:lang w:val="en-US" w:eastAsia="zh-CN"/>
                    </w:rPr>
                    <m:t>∗1000</m:t>
                  </m:r>
                  <m:r>
                    <m:rPr>
                      <m:sty m:val="p"/>
                    </m:rPr>
                    <w:rPr>
                      <w:rFonts w:hint="default" w:ascii="Cambria Math" w:hAnsi="Cambria Math" w:cs="Times New Roman"/>
                      <w:kern w:val="2"/>
                      <w:sz w:val="22"/>
                      <w:szCs w:val="22"/>
                      <w:vertAlign w:val="baseline"/>
                      <w:lang w:val="en-US" w:eastAsia="zh-CN" w:bidi="ar-SA"/>
                    </w:rPr>
                    <m:t>/</m:t>
                  </m:r>
                  <m:r>
                    <m:rPr>
                      <m:sty m:val="p"/>
                    </m:rPr>
                    <w:rPr>
                      <w:rFonts w:hint="eastAsia" w:ascii="Cambria Math" w:hAnsi="Cambria Math" w:cs="Times New Roman"/>
                      <w:kern w:val="2"/>
                      <w:sz w:val="22"/>
                      <w:szCs w:val="22"/>
                      <w:vertAlign w:val="baseline"/>
                      <w:lang w:val="en-US" w:eastAsia="zh-CN" w:bidi="ar-SA"/>
                    </w:rPr>
                    <m:t>（</m:t>
                  </m:r>
                  <m:r>
                    <m:rPr>
                      <m:sty m:val="p"/>
                    </m:rPr>
                    <w:rPr>
                      <w:rFonts w:hint="default" w:ascii="Cambria Math" w:hAnsi="Cambria Math" w:cs="Times New Roman"/>
                      <w:kern w:val="2"/>
                      <w:sz w:val="22"/>
                      <w:szCs w:val="22"/>
                      <w:vertAlign w:val="baseline"/>
                      <w:lang w:val="en-US" w:eastAsia="zh-CN" w:bidi="ar-SA"/>
                    </w:rPr>
                    <m:t>1.732∗380∗</m:t>
                  </m:r>
                  <m:r>
                    <m:rPr>
                      <m:sty m:val="p"/>
                    </m:rPr>
                    <w:rPr>
                      <w:rFonts w:hint="eastAsia" w:ascii="Cambria Math" w:hAnsi="Cambria Math" w:cs="Times New Roman"/>
                      <w:kern w:val="2"/>
                      <w:sz w:val="22"/>
                      <w:szCs w:val="22"/>
                      <w:vertAlign w:val="baseline"/>
                      <w:lang w:val="en-US" w:eastAsia="zh-CN" w:bidi="ar-SA"/>
                    </w:rPr>
                    <m:t>功率因数）</m:t>
                  </m:r>
                  <m:ctrlPr>
                    <w:rPr>
                      <w:rFonts w:hint="default" w:ascii="Cambria Math" w:hAnsi="Cambria Math" w:cs="Times New Roman"/>
                      <w:kern w:val="2"/>
                      <w:sz w:val="22"/>
                      <w:szCs w:val="22"/>
                      <w:vertAlign w:val="baseline"/>
                      <w:lang w:val="en-US" w:eastAsia="zh-CN" w:bidi="ar-SA"/>
                    </w:rPr>
                  </m:ctrlPr>
                </m:num>
                <m:den>
                  <m:r>
                    <m:rPr>
                      <m:sty m:val="p"/>
                    </m:rPr>
                    <w:rPr>
                      <w:rFonts w:hint="eastAsia" w:ascii="Cambria Math" w:hAnsi="Cambria Math" w:cs="Times New Roman"/>
                      <w:kern w:val="2"/>
                      <w:sz w:val="22"/>
                      <w:szCs w:val="22"/>
                      <w:vertAlign w:val="baseline"/>
                      <w:lang w:val="en-US" w:eastAsia="zh-CN" w:bidi="ar-SA"/>
                    </w:rPr>
                    <m:t>额定容量</m:t>
                  </m:r>
                  <m:r>
                    <m:rPr>
                      <m:sty m:val="p"/>
                    </m:rPr>
                    <w:rPr>
                      <w:rFonts w:hint="eastAsia"/>
                      <w:sz w:val="22"/>
                      <w:szCs w:val="22"/>
                      <w:vertAlign w:val="baseline"/>
                      <w:lang w:val="en-US" w:eastAsia="zh-CN"/>
                    </w:rPr>
                    <m:t>(A)</m:t>
                  </m:r>
                  <m:ctrlPr>
                    <w:rPr>
                      <w:rFonts w:hint="default" w:ascii="Cambria Math" w:hAnsi="Cambria Math" w:cs="Times New Roman"/>
                      <w:kern w:val="2"/>
                      <w:sz w:val="22"/>
                      <w:szCs w:val="22"/>
                      <w:vertAlign w:val="baseline"/>
                      <w:lang w:val="en-US" w:eastAsia="zh-CN" w:bidi="ar-SA"/>
                    </w:rPr>
                  </m:ctrlPr>
                </m:den>
              </m:f>
            </m:oMath>
            <w:r>
              <w:rPr>
                <w:rFonts w:hint="eastAsia" w:hAnsi="Cambria Math" w:cs="Times New Roman"/>
                <w:i w:val="0"/>
                <w:kern w:val="2"/>
                <w:sz w:val="22"/>
                <w:szCs w:val="22"/>
                <w:vertAlign w:val="baseline"/>
                <w:lang w:val="en-US" w:eastAsia="zh-CN" w:bidi="ar-SA"/>
              </w:rPr>
              <w:t>*100%，功率因数（092314）</w:t>
            </w:r>
          </w:p>
        </w:tc>
      </w:tr>
      <w:tr w14:paraId="20A3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57604F0D">
            <w:pPr>
              <w:widowControl w:val="0"/>
              <w:numPr>
                <w:ilvl w:val="0"/>
                <w:numId w:val="0"/>
              </w:numPr>
              <w:jc w:val="left"/>
              <w:rPr>
                <w:rFonts w:hint="eastAsia"/>
                <w:vertAlign w:val="baseline"/>
                <w:lang w:val="en-US" w:eastAsia="zh-CN"/>
              </w:rPr>
            </w:pPr>
          </w:p>
        </w:tc>
        <w:tc>
          <w:tcPr>
            <w:tcW w:w="1775" w:type="dxa"/>
            <w:vAlign w:val="center"/>
          </w:tcPr>
          <w:p w14:paraId="77E98108">
            <w:pPr>
              <w:widowControl w:val="0"/>
              <w:numPr>
                <w:ilvl w:val="0"/>
                <w:numId w:val="0"/>
              </w:numPr>
              <w:jc w:val="left"/>
              <w:rPr>
                <w:rFonts w:hint="eastAsia"/>
                <w:vertAlign w:val="baseline"/>
                <w:lang w:val="en-US" w:eastAsia="zh-CN"/>
              </w:rPr>
            </w:pPr>
            <w:r>
              <w:rPr>
                <w:rFonts w:hint="eastAsia"/>
                <w:vertAlign w:val="baseline"/>
                <w:lang w:val="en-US" w:eastAsia="zh-CN"/>
              </w:rPr>
              <w:t>加电后负载(kW)</w:t>
            </w:r>
          </w:p>
        </w:tc>
        <w:tc>
          <w:tcPr>
            <w:tcW w:w="6108" w:type="dxa"/>
          </w:tcPr>
          <w:p w14:paraId="2CD204FF">
            <w:pPr>
              <w:widowControl w:val="0"/>
              <w:numPr>
                <w:ilvl w:val="0"/>
                <w:numId w:val="0"/>
              </w:numPr>
              <w:jc w:val="left"/>
              <w:rPr>
                <w:rFonts w:hint="eastAsia"/>
                <w:vertAlign w:val="baseline"/>
                <w:lang w:val="en-US" w:eastAsia="zh-CN"/>
              </w:rPr>
            </w:pPr>
            <w:r>
              <w:rPr>
                <w:rFonts w:hint="eastAsia"/>
                <w:vertAlign w:val="baseline"/>
                <w:lang w:val="en-US" w:eastAsia="zh-CN"/>
              </w:rPr>
              <w:t>加电后负载=用电设备额定功率(kW)+实际负载(kW)</w:t>
            </w:r>
          </w:p>
        </w:tc>
      </w:tr>
      <w:tr w14:paraId="5CBE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72E1A958">
            <w:pPr>
              <w:widowControl w:val="0"/>
              <w:numPr>
                <w:ilvl w:val="0"/>
                <w:numId w:val="0"/>
              </w:numPr>
              <w:jc w:val="left"/>
              <w:rPr>
                <w:rFonts w:hint="eastAsia"/>
                <w:vertAlign w:val="baseline"/>
                <w:lang w:val="en-US" w:eastAsia="zh-CN"/>
              </w:rPr>
            </w:pPr>
          </w:p>
        </w:tc>
        <w:tc>
          <w:tcPr>
            <w:tcW w:w="1775" w:type="dxa"/>
            <w:vAlign w:val="center"/>
          </w:tcPr>
          <w:p w14:paraId="0929B120">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加电后负载率</w:t>
            </w:r>
          </w:p>
        </w:tc>
        <w:tc>
          <w:tcPr>
            <w:tcW w:w="6108" w:type="dxa"/>
          </w:tcPr>
          <w:p w14:paraId="78918A67">
            <w:pPr>
              <w:widowControl w:val="0"/>
              <w:numPr>
                <w:ilvl w:val="0"/>
                <w:numId w:val="0"/>
              </w:numPr>
              <w:jc w:val="left"/>
              <w:rPr>
                <w:rFonts w:hint="default"/>
                <w:vertAlign w:val="baseline"/>
                <w:lang w:val="en-US" w:eastAsia="zh-CN"/>
              </w:rPr>
            </w:pPr>
            <m:oMathPara>
              <m:oMath>
                <m:r>
                  <m:rPr>
                    <m:sty m:val="p"/>
                  </m:rPr>
                  <w:rPr>
                    <w:rFonts w:hint="eastAsia" w:ascii="Cambria Math" w:hAnsi="Cambria Math" w:cs="Times New Roman"/>
                    <w:kern w:val="2"/>
                    <w:sz w:val="20"/>
                    <w:szCs w:val="20"/>
                    <w:vertAlign w:val="baseline"/>
                    <w:lang w:val="en-US" w:eastAsia="zh-CN" w:bidi="ar-SA"/>
                  </w:rPr>
                  <m:t>加电后负载率</m:t>
                </m:r>
                <m:r>
                  <m:rPr>
                    <m:sty m:val="p"/>
                  </m:rPr>
                  <w:rPr>
                    <w:rFonts w:hint="default" w:ascii="Cambria Math" w:hAnsi="Cambria Math" w:cs="Times New Roman"/>
                    <w:kern w:val="2"/>
                    <w:sz w:val="20"/>
                    <w:szCs w:val="20"/>
                    <w:vertAlign w:val="baseline"/>
                    <w:lang w:val="en-US" w:eastAsia="zh-CN" w:bidi="ar-SA"/>
                  </w:rPr>
                  <m:t>=</m:t>
                </m:r>
                <m:f>
                  <m:fPr>
                    <m:ctrlPr>
                      <w:rPr>
                        <w:rFonts w:hint="default" w:ascii="Cambria Math" w:hAnsi="Cambria Math" w:cs="Times New Roman"/>
                        <w:kern w:val="2"/>
                        <w:sz w:val="20"/>
                        <w:szCs w:val="20"/>
                        <w:vertAlign w:val="baseline"/>
                        <w:lang w:val="en-US" w:eastAsia="zh-CN" w:bidi="ar-SA"/>
                      </w:rPr>
                    </m:ctrlPr>
                  </m:fPr>
                  <m:num>
                    <m:r>
                      <m:rPr>
                        <m:sty m:val="p"/>
                      </m:rPr>
                      <w:rPr>
                        <w:rFonts w:hint="eastAsia" w:ascii="Cambria Math" w:hAnsi="Cambria Math" w:cs="Times New Roman"/>
                        <w:kern w:val="2"/>
                        <w:sz w:val="20"/>
                        <w:szCs w:val="20"/>
                        <w:vertAlign w:val="baseline"/>
                        <w:lang w:val="en-US" w:eastAsia="zh-CN" w:bidi="ar-SA"/>
                      </w:rPr>
                      <m:t>加电后负载</m:t>
                    </m:r>
                    <m:r>
                      <m:rPr>
                        <m:sty m:val="p"/>
                      </m:rPr>
                      <w:rPr>
                        <w:rFonts w:hint="default" w:ascii="Cambria Math" w:hAnsi="Cambria Math" w:cs="Times New Roman"/>
                        <w:kern w:val="2"/>
                        <w:sz w:val="20"/>
                        <w:szCs w:val="20"/>
                        <w:vertAlign w:val="baseline"/>
                        <w:lang w:val="en-US" w:eastAsia="zh-CN" w:bidi="ar-SA"/>
                      </w:rPr>
                      <m:t>∗1000</m:t>
                    </m:r>
                    <m:ctrlPr>
                      <w:rPr>
                        <w:rFonts w:hint="default" w:ascii="Cambria Math" w:hAnsi="Cambria Math" w:cs="Times New Roman"/>
                        <w:kern w:val="2"/>
                        <w:sz w:val="20"/>
                        <w:szCs w:val="20"/>
                        <w:vertAlign w:val="baseline"/>
                        <w:lang w:val="en-US" w:eastAsia="zh-CN" w:bidi="ar-SA"/>
                      </w:rPr>
                    </m:ctrlPr>
                  </m:num>
                  <m:den>
                    <m:r>
                      <m:rPr>
                        <m:sty m:val="p"/>
                      </m:rPr>
                      <w:rPr>
                        <w:rFonts w:hint="default" w:ascii="Cambria Math" w:hAnsi="Cambria Math" w:cs="Times New Roman"/>
                        <w:kern w:val="2"/>
                        <w:sz w:val="20"/>
                        <w:szCs w:val="20"/>
                        <w:vertAlign w:val="baseline"/>
                        <w:lang w:val="en-US" w:eastAsia="zh-CN" w:bidi="ar-SA"/>
                      </w:rPr>
                      <m:t>(1.732∗380∗</m:t>
                    </m:r>
                    <m:r>
                      <m:rPr>
                        <m:sty m:val="p"/>
                      </m:rPr>
                      <w:rPr>
                        <w:rFonts w:hint="eastAsia" w:ascii="Cambria Math" w:hAnsi="Cambria Math" w:cs="Times New Roman"/>
                        <w:kern w:val="2"/>
                        <w:sz w:val="20"/>
                        <w:szCs w:val="20"/>
                        <w:vertAlign w:val="baseline"/>
                        <w:lang w:val="en-US" w:eastAsia="zh-CN" w:bidi="ar-SA"/>
                      </w:rPr>
                      <m:t>功率因数</m:t>
                    </m:r>
                    <m:r>
                      <m:rPr>
                        <m:sty m:val="p"/>
                      </m:rPr>
                      <w:rPr>
                        <w:rFonts w:hint="default" w:ascii="Cambria Math" w:hAnsi="Cambria Math" w:cs="Times New Roman"/>
                        <w:kern w:val="2"/>
                        <w:sz w:val="20"/>
                        <w:szCs w:val="20"/>
                        <w:vertAlign w:val="baseline"/>
                        <w:lang w:val="en-US" w:eastAsia="zh-CN" w:bidi="ar-SA"/>
                      </w:rPr>
                      <m:t>)∗</m:t>
                    </m:r>
                    <m:r>
                      <m:rPr>
                        <m:sty m:val="p"/>
                      </m:rPr>
                      <w:rPr>
                        <w:rFonts w:hint="eastAsia" w:ascii="Cambria Math" w:hAnsi="Cambria Math" w:cs="Times New Roman"/>
                        <w:kern w:val="2"/>
                        <w:sz w:val="20"/>
                        <w:szCs w:val="20"/>
                        <w:vertAlign w:val="baseline"/>
                        <w:lang w:val="en-US" w:eastAsia="zh-CN" w:bidi="ar-SA"/>
                      </w:rPr>
                      <m:t>额定容量</m:t>
                    </m:r>
                    <m:r>
                      <m:rPr>
                        <m:sty m:val="p"/>
                      </m:rPr>
                      <w:rPr>
                        <w:rFonts w:hint="default" w:ascii="Cambria Math" w:hAnsi="Cambria Math" w:cs="Times New Roman"/>
                        <w:kern w:val="2"/>
                        <w:sz w:val="20"/>
                        <w:szCs w:val="20"/>
                        <w:vertAlign w:val="baseline"/>
                        <w:lang w:val="en-US" w:eastAsia="zh-CN" w:bidi="ar-SA"/>
                      </w:rPr>
                      <m:t>(A)</m:t>
                    </m:r>
                    <m:ctrlPr>
                      <w:rPr>
                        <w:rFonts w:hint="default" w:ascii="Cambria Math" w:hAnsi="Cambria Math" w:cs="Times New Roman"/>
                        <w:kern w:val="2"/>
                        <w:sz w:val="20"/>
                        <w:szCs w:val="20"/>
                        <w:vertAlign w:val="baseline"/>
                        <w:lang w:val="en-US" w:eastAsia="zh-CN" w:bidi="ar-SA"/>
                      </w:rPr>
                    </m:ctrlPr>
                  </m:den>
                </m:f>
                <m:r>
                  <m:rPr>
                    <m:sty m:val="p"/>
                  </m:rPr>
                  <w:rPr>
                    <w:rFonts w:hint="default" w:ascii="Cambria Math" w:hAnsi="Cambria Math" w:cs="Times New Roman"/>
                    <w:kern w:val="2"/>
                    <w:sz w:val="20"/>
                    <w:szCs w:val="22"/>
                    <w:vertAlign w:val="baseline"/>
                    <w:lang w:val="en-US" w:eastAsia="zh-CN" w:bidi="ar-SA"/>
                  </w:rPr>
                  <m:t>∗100%</m:t>
                </m:r>
              </m:oMath>
            </m:oMathPara>
          </w:p>
          <w:p w14:paraId="28F88AF7">
            <w:pPr>
              <w:widowControl w:val="0"/>
              <w:numPr>
                <w:ilvl w:val="0"/>
                <w:numId w:val="0"/>
              </w:numPr>
              <w:jc w:val="left"/>
              <w:rPr>
                <w:rFonts w:hint="eastAsia"/>
                <w:vertAlign w:val="baseline"/>
                <w:lang w:val="en-US" w:eastAsia="zh-CN"/>
              </w:rPr>
            </w:pPr>
            <w:r>
              <w:rPr>
                <w:rFonts w:hint="eastAsia"/>
                <w:vertAlign w:val="baseline"/>
                <w:lang w:val="en-US" w:eastAsia="zh-CN"/>
              </w:rPr>
              <w:t>结果保留两位小数</w:t>
            </w:r>
          </w:p>
        </w:tc>
      </w:tr>
      <w:tr w14:paraId="0EA9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vAlign w:val="center"/>
          </w:tcPr>
          <w:p w14:paraId="141E9009">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操作</w:t>
            </w:r>
          </w:p>
        </w:tc>
        <w:tc>
          <w:tcPr>
            <w:tcW w:w="6108" w:type="dxa"/>
          </w:tcPr>
          <w:p w14:paraId="538F7A20">
            <w:pPr>
              <w:widowControl w:val="0"/>
              <w:numPr>
                <w:ilvl w:val="0"/>
                <w:numId w:val="0"/>
              </w:numPr>
              <w:jc w:val="left"/>
              <w:rPr>
                <w:rFonts w:hint="eastAsia"/>
                <w:vertAlign w:val="baseline"/>
                <w:lang w:val="en-US" w:eastAsia="zh-CN"/>
              </w:rPr>
            </w:pPr>
            <w:r>
              <w:rPr>
                <w:rFonts w:hint="eastAsia"/>
                <w:vertAlign w:val="baseline"/>
                <w:lang w:val="en-US" w:eastAsia="zh-CN"/>
              </w:rPr>
              <w:t>单击图标“路由详情”，弹窗显示从电源</w:t>
            </w:r>
            <w:ins w:id="1932" w:author="zhoujiansheng" w:date="2024-07-30T15:11:52Z">
              <w:r>
                <w:rPr>
                  <w:rFonts w:hint="eastAsia"/>
                  <w:vertAlign w:val="baseline"/>
                  <w:lang w:val="en-US" w:eastAsia="zh-CN"/>
                </w:rPr>
                <w:t>系统</w:t>
              </w:r>
            </w:ins>
            <w:del w:id="1933" w:author="zhoujiansheng" w:date="2024-07-30T15:11:50Z">
              <w:r>
                <w:rPr>
                  <w:rFonts w:hint="eastAsia"/>
                  <w:vertAlign w:val="baseline"/>
                  <w:lang w:val="en-US" w:eastAsia="zh-CN"/>
                </w:rPr>
                <w:delText>设备</w:delText>
              </w:r>
            </w:del>
            <w:r>
              <w:rPr>
                <w:rFonts w:hint="eastAsia"/>
                <w:vertAlign w:val="baseline"/>
                <w:lang w:val="en-US" w:eastAsia="zh-CN"/>
              </w:rPr>
              <w:t>到变压器的整个供电路由仿真信息。如</w:t>
            </w:r>
            <w:r>
              <w:rPr>
                <w:rFonts w:hint="eastAsia"/>
                <w:color w:val="0000FF"/>
                <w:u w:val="single"/>
                <w:vertAlign w:val="baseline"/>
                <w:lang w:val="en-US" w:eastAsia="zh-CN"/>
              </w:rPr>
              <w:fldChar w:fldCharType="begin"/>
            </w:r>
            <w:r>
              <w:rPr>
                <w:rFonts w:hint="eastAsia"/>
                <w:color w:val="0000FF"/>
                <w:u w:val="single"/>
                <w:vertAlign w:val="baseline"/>
                <w:lang w:val="en-US" w:eastAsia="zh-CN"/>
              </w:rPr>
              <w:instrText xml:space="preserve"> REF _Ref15645 \h </w:instrText>
            </w:r>
            <w:r>
              <w:rPr>
                <w:rFonts w:hint="eastAsia"/>
                <w:color w:val="0000FF"/>
                <w:u w:val="single"/>
                <w:vertAlign w:val="baseline"/>
                <w:lang w:val="en-US" w:eastAsia="zh-CN"/>
              </w:rPr>
              <w:fldChar w:fldCharType="separate"/>
            </w:r>
            <w:r>
              <w:rPr>
                <w:color w:val="0000FF"/>
                <w:u w:val="single"/>
              </w:rPr>
              <w:t>图6</w:t>
            </w:r>
            <w:r>
              <w:rPr>
                <w:rFonts w:hint="eastAsia"/>
                <w:color w:val="0000FF"/>
                <w:u w:val="single"/>
                <w:lang w:val="en-US" w:eastAsia="zh-CN"/>
              </w:rPr>
              <w:t>供电路由仿真信息</w:t>
            </w:r>
            <w:r>
              <w:rPr>
                <w:rFonts w:hint="eastAsia"/>
                <w:color w:val="0000FF"/>
                <w:u w:val="single"/>
                <w:vertAlign w:val="baseline"/>
                <w:lang w:val="en-US" w:eastAsia="zh-CN"/>
              </w:rPr>
              <w:fldChar w:fldCharType="end"/>
            </w:r>
            <w:r>
              <w:rPr>
                <w:rFonts w:hint="eastAsia"/>
                <w:vertAlign w:val="baseline"/>
                <w:lang w:val="en-US" w:eastAsia="zh-CN"/>
              </w:rPr>
              <w:t>所示。</w:t>
            </w:r>
          </w:p>
          <w:p w14:paraId="19EFFC37">
            <w:pPr>
              <w:widowControl w:val="0"/>
              <w:numPr>
                <w:ilvl w:val="0"/>
                <w:numId w:val="0"/>
              </w:numPr>
              <w:jc w:val="left"/>
              <w:rPr>
                <w:rFonts w:hint="default"/>
                <w:vertAlign w:val="baseline"/>
                <w:lang w:val="en-US" w:eastAsia="zh-CN"/>
              </w:rPr>
            </w:pPr>
            <w:r>
              <w:rPr>
                <w:rFonts w:hint="eastAsia"/>
                <w:vertAlign w:val="baseline"/>
                <w:lang w:val="en-US" w:eastAsia="zh-CN"/>
              </w:rPr>
              <w:t>若UPS系统上游设备有多个，图中都需要呈现，并计算其对应负载率。上端信息依此类推。</w:t>
            </w:r>
          </w:p>
        </w:tc>
      </w:tr>
    </w:tbl>
    <w:p w14:paraId="00C6773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pPr>
      <w:r>
        <w:drawing>
          <wp:inline distT="0" distB="0" distL="114300" distR="114300">
            <wp:extent cx="6176010" cy="1648460"/>
            <wp:effectExtent l="0" t="0" r="11430" b="1270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41"/>
                    <a:stretch>
                      <a:fillRect/>
                    </a:stretch>
                  </pic:blipFill>
                  <pic:spPr>
                    <a:xfrm>
                      <a:off x="0" y="0"/>
                      <a:ext cx="6176010" cy="1648460"/>
                    </a:xfrm>
                    <a:prstGeom prst="rect">
                      <a:avLst/>
                    </a:prstGeom>
                    <a:noFill/>
                    <a:ln>
                      <a:noFill/>
                    </a:ln>
                  </pic:spPr>
                </pic:pic>
              </a:graphicData>
            </a:graphic>
          </wp:inline>
        </w:drawing>
      </w:r>
    </w:p>
    <w:p w14:paraId="13AACAAA">
      <w:pPr>
        <w:pStyle w:val="14"/>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46" w:name="_Ref15210"/>
      <w:r>
        <w:t>图</w:t>
      </w:r>
      <w:r>
        <w:fldChar w:fldCharType="begin"/>
      </w:r>
      <w:r>
        <w:instrText xml:space="preserve"> SEQ 图 \* ARABIC </w:instrText>
      </w:r>
      <w:r>
        <w:fldChar w:fldCharType="separate"/>
      </w:r>
      <w:r>
        <w:t>5</w:t>
      </w:r>
      <w:r>
        <w:fldChar w:fldCharType="end"/>
      </w:r>
      <w:r>
        <w:rPr>
          <w:rFonts w:hint="eastAsia"/>
          <w:lang w:val="en-US" w:eastAsia="zh-CN"/>
        </w:rPr>
        <w:t>UPS容量明细报表</w:t>
      </w:r>
      <w:bookmarkEnd w:id="46"/>
    </w:p>
    <w:p w14:paraId="7DF764D2">
      <w:pPr>
        <w:widowControl w:val="0"/>
        <w:numPr>
          <w:ilvl w:val="0"/>
          <w:numId w:val="0"/>
        </w:numPr>
        <w:jc w:val="left"/>
        <w:rPr>
          <w:rFonts w:hint="eastAsia"/>
          <w:lang w:val="en-US" w:eastAsia="zh-CN"/>
        </w:rPr>
      </w:pPr>
    </w:p>
    <w:p w14:paraId="62D20CB5">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left"/>
        <w:textAlignment w:val="auto"/>
        <w:rPr>
          <w:rFonts w:hint="default"/>
          <w:b/>
          <w:bCs/>
          <w:lang w:val="en-US" w:eastAsia="zh-CN"/>
        </w:rPr>
      </w:pPr>
      <w:r>
        <w:rPr>
          <w:rFonts w:hint="eastAsia"/>
          <w:b/>
          <w:bCs/>
          <w:lang w:val="en-US" w:eastAsia="zh-CN"/>
        </w:rPr>
        <w:t>2、开关电源系统结果页面</w:t>
      </w:r>
    </w:p>
    <w:p w14:paraId="04275217">
      <w:pPr>
        <w:widowControl w:val="0"/>
        <w:numPr>
          <w:ilvl w:val="0"/>
          <w:numId w:val="0"/>
        </w:numPr>
        <w:jc w:val="left"/>
        <w:rPr>
          <w:rFonts w:hint="eastAsia"/>
          <w:lang w:val="en-US" w:eastAsia="zh-CN"/>
        </w:rPr>
      </w:pPr>
      <w:r>
        <w:rPr>
          <w:rFonts w:hint="eastAsia"/>
          <w:lang w:val="en-US" w:eastAsia="zh-CN"/>
        </w:rPr>
        <w:t>当筛选条件“电源系统类型”为开关电源，或者加电评估工单的设备“加电类型”为直流时，结果页面显示开关电源系统及其供电路由相关信息，结果字段如下：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775"/>
        <w:gridCol w:w="6108"/>
      </w:tblGrid>
      <w:tr w14:paraId="0BA76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shd w:val="clear" w:color="auto" w:fill="D7D7D7" w:themeFill="background1" w:themeFillShade="D8"/>
          </w:tcPr>
          <w:p w14:paraId="4B26827B">
            <w:pPr>
              <w:widowControl w:val="0"/>
              <w:numPr>
                <w:ilvl w:val="0"/>
                <w:numId w:val="0"/>
              </w:numPr>
              <w:jc w:val="center"/>
              <w:rPr>
                <w:rFonts w:hint="default"/>
                <w:vertAlign w:val="baseline"/>
                <w:lang w:val="en-US" w:eastAsia="zh-CN"/>
              </w:rPr>
            </w:pPr>
            <w:r>
              <w:rPr>
                <w:rFonts w:hint="eastAsia"/>
                <w:b/>
                <w:bCs/>
                <w:sz w:val="21"/>
                <w:szCs w:val="21"/>
                <w:vertAlign w:val="baseline"/>
                <w:lang w:val="en-US" w:eastAsia="zh-CN"/>
              </w:rPr>
              <w:t>字段</w:t>
            </w:r>
          </w:p>
        </w:tc>
        <w:tc>
          <w:tcPr>
            <w:tcW w:w="6108" w:type="dxa"/>
            <w:shd w:val="clear" w:color="auto" w:fill="D7D7D7" w:themeFill="background1" w:themeFillShade="D8"/>
          </w:tcPr>
          <w:p w14:paraId="67FFDAD4">
            <w:pPr>
              <w:widowControl w:val="0"/>
              <w:numPr>
                <w:ilvl w:val="0"/>
                <w:numId w:val="0"/>
              </w:numPr>
              <w:jc w:val="center"/>
              <w:rPr>
                <w:rFonts w:hint="default"/>
                <w:vertAlign w:val="baseline"/>
                <w:lang w:val="en-US" w:eastAsia="zh-CN"/>
              </w:rPr>
            </w:pPr>
            <w:r>
              <w:rPr>
                <w:rFonts w:hint="eastAsia"/>
                <w:b/>
                <w:bCs/>
                <w:vertAlign w:val="baseline"/>
                <w:lang w:val="en-US" w:eastAsia="zh-CN"/>
              </w:rPr>
              <w:t>说明</w:t>
            </w:r>
          </w:p>
        </w:tc>
      </w:tr>
      <w:tr w14:paraId="1751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18A17201">
            <w:pPr>
              <w:widowControl w:val="0"/>
              <w:numPr>
                <w:ilvl w:val="0"/>
                <w:numId w:val="0"/>
              </w:numPr>
              <w:jc w:val="left"/>
              <w:rPr>
                <w:rFonts w:hint="default"/>
                <w:vertAlign w:val="baseline"/>
                <w:lang w:val="en-US" w:eastAsia="zh-CN"/>
              </w:rPr>
            </w:pPr>
            <w:r>
              <w:rPr>
                <w:rFonts w:hint="eastAsia"/>
                <w:vertAlign w:val="baseline"/>
                <w:lang w:val="en-US" w:eastAsia="zh-CN"/>
              </w:rPr>
              <w:t>评估时间</w:t>
            </w:r>
          </w:p>
        </w:tc>
        <w:tc>
          <w:tcPr>
            <w:tcW w:w="6108" w:type="dxa"/>
          </w:tcPr>
          <w:p w14:paraId="666A7C52">
            <w:pPr>
              <w:widowControl w:val="0"/>
              <w:numPr>
                <w:ilvl w:val="0"/>
                <w:numId w:val="0"/>
              </w:numPr>
              <w:jc w:val="left"/>
              <w:rPr>
                <w:rFonts w:hint="default"/>
                <w:vertAlign w:val="baseline"/>
                <w:lang w:val="en-US" w:eastAsia="zh-CN"/>
              </w:rPr>
            </w:pPr>
            <w:r>
              <w:rPr>
                <w:rFonts w:hint="eastAsia"/>
                <w:vertAlign w:val="baseline"/>
                <w:lang w:val="en-US" w:eastAsia="zh-CN"/>
              </w:rPr>
              <w:t>显示加电评估完成时间，yyyy-mm-ddhh:mm:ss</w:t>
            </w:r>
          </w:p>
        </w:tc>
      </w:tr>
      <w:tr w14:paraId="6836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13BA0414">
            <w:pPr>
              <w:widowControl w:val="0"/>
              <w:numPr>
                <w:ilvl w:val="0"/>
                <w:numId w:val="0"/>
              </w:numPr>
              <w:jc w:val="left"/>
              <w:rPr>
                <w:rFonts w:hint="default"/>
                <w:vertAlign w:val="baseline"/>
                <w:lang w:val="en-US" w:eastAsia="zh-CN"/>
              </w:rPr>
            </w:pPr>
            <w:r>
              <w:rPr>
                <w:rFonts w:hint="eastAsia"/>
                <w:vertAlign w:val="baseline"/>
                <w:lang w:val="en-US" w:eastAsia="zh-CN"/>
              </w:rPr>
              <w:t>地市</w:t>
            </w:r>
          </w:p>
        </w:tc>
        <w:tc>
          <w:tcPr>
            <w:tcW w:w="6108" w:type="dxa"/>
          </w:tcPr>
          <w:p w14:paraId="5F276EF7">
            <w:pPr>
              <w:widowControl w:val="0"/>
              <w:numPr>
                <w:ilvl w:val="0"/>
                <w:numId w:val="0"/>
              </w:numPr>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102F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0139A9DC">
            <w:pPr>
              <w:widowControl w:val="0"/>
              <w:numPr>
                <w:ilvl w:val="0"/>
                <w:numId w:val="0"/>
              </w:numPr>
              <w:jc w:val="left"/>
              <w:rPr>
                <w:rFonts w:hint="default"/>
                <w:vertAlign w:val="baseline"/>
                <w:lang w:val="en-US" w:eastAsia="zh-CN"/>
              </w:rPr>
            </w:pPr>
            <w:r>
              <w:rPr>
                <w:rFonts w:hint="eastAsia"/>
                <w:vertAlign w:val="baseline"/>
                <w:lang w:val="en-US" w:eastAsia="zh-CN"/>
              </w:rPr>
              <w:t>区县</w:t>
            </w:r>
          </w:p>
        </w:tc>
        <w:tc>
          <w:tcPr>
            <w:tcW w:w="6108" w:type="dxa"/>
            <w:vAlign w:val="top"/>
          </w:tcPr>
          <w:p w14:paraId="1A5DE568">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6A61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51231562">
            <w:pPr>
              <w:widowControl w:val="0"/>
              <w:numPr>
                <w:ilvl w:val="0"/>
                <w:numId w:val="0"/>
              </w:numPr>
              <w:jc w:val="left"/>
              <w:rPr>
                <w:rFonts w:hint="default"/>
                <w:vertAlign w:val="baseline"/>
                <w:lang w:val="en-US" w:eastAsia="zh-CN"/>
              </w:rPr>
            </w:pPr>
            <w:r>
              <w:rPr>
                <w:rFonts w:hint="eastAsia"/>
                <w:vertAlign w:val="baseline"/>
                <w:lang w:val="en-US" w:eastAsia="zh-CN"/>
              </w:rPr>
              <w:t>站点名称</w:t>
            </w:r>
          </w:p>
        </w:tc>
        <w:tc>
          <w:tcPr>
            <w:tcW w:w="6108" w:type="dxa"/>
            <w:vAlign w:val="top"/>
          </w:tcPr>
          <w:p w14:paraId="4C6692C7">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61CD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267E1436">
            <w:pPr>
              <w:widowControl w:val="0"/>
              <w:numPr>
                <w:ilvl w:val="0"/>
                <w:numId w:val="0"/>
              </w:numPr>
              <w:jc w:val="left"/>
              <w:rPr>
                <w:rFonts w:hint="default"/>
                <w:vertAlign w:val="baseline"/>
                <w:lang w:val="en-US" w:eastAsia="zh-CN"/>
              </w:rPr>
            </w:pPr>
            <w:r>
              <w:rPr>
                <w:rFonts w:hint="eastAsia"/>
                <w:vertAlign w:val="baseline"/>
                <w:lang w:val="en-US" w:eastAsia="zh-CN"/>
              </w:rPr>
              <w:t>站点类型</w:t>
            </w:r>
          </w:p>
        </w:tc>
        <w:tc>
          <w:tcPr>
            <w:tcW w:w="6108" w:type="dxa"/>
            <w:vAlign w:val="top"/>
          </w:tcPr>
          <w:p w14:paraId="0DD61F17">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6BBB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3D24FF78">
            <w:pPr>
              <w:widowControl w:val="0"/>
              <w:numPr>
                <w:ilvl w:val="0"/>
                <w:numId w:val="0"/>
              </w:numPr>
              <w:jc w:val="left"/>
              <w:rPr>
                <w:rFonts w:hint="default"/>
                <w:vertAlign w:val="baseline"/>
                <w:lang w:val="en-US" w:eastAsia="zh-CN"/>
              </w:rPr>
            </w:pPr>
            <w:ins w:id="1934" w:author="zhoujiansheng" w:date="2024-07-30T15:15:25Z">
              <w:r>
                <w:rPr>
                  <w:rFonts w:hint="eastAsia"/>
                  <w:vertAlign w:val="baseline"/>
                  <w:lang w:val="en-US" w:eastAsia="zh-CN"/>
                </w:rPr>
                <w:t>加电</w:t>
              </w:r>
            </w:ins>
            <w:ins w:id="1935" w:author="zhoujiansheng" w:date="2024-07-30T15:15:26Z">
              <w:r>
                <w:rPr>
                  <w:rFonts w:hint="eastAsia"/>
                  <w:vertAlign w:val="baseline"/>
                  <w:lang w:val="en-US" w:eastAsia="zh-CN"/>
                </w:rPr>
                <w:t>设备</w:t>
              </w:r>
            </w:ins>
            <w:r>
              <w:rPr>
                <w:rFonts w:hint="eastAsia"/>
                <w:vertAlign w:val="baseline"/>
                <w:lang w:val="en-US" w:eastAsia="zh-CN"/>
              </w:rPr>
              <w:t>机房</w:t>
            </w:r>
          </w:p>
        </w:tc>
        <w:tc>
          <w:tcPr>
            <w:tcW w:w="6108" w:type="dxa"/>
            <w:vAlign w:val="top"/>
          </w:tcPr>
          <w:p w14:paraId="53943505">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0C062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017D0F3E">
            <w:pPr>
              <w:widowControl w:val="0"/>
              <w:numPr>
                <w:ilvl w:val="0"/>
                <w:numId w:val="0"/>
              </w:numPr>
              <w:jc w:val="left"/>
              <w:rPr>
                <w:rFonts w:hint="default"/>
                <w:vertAlign w:val="baseline"/>
                <w:lang w:val="en-US" w:eastAsia="zh-CN"/>
              </w:rPr>
            </w:pPr>
            <w:r>
              <w:rPr>
                <w:rFonts w:hint="eastAsia"/>
                <w:vertAlign w:val="baseline"/>
                <w:lang w:val="en-US" w:eastAsia="zh-CN"/>
              </w:rPr>
              <w:t>加电类型</w:t>
            </w:r>
          </w:p>
        </w:tc>
        <w:tc>
          <w:tcPr>
            <w:tcW w:w="6108" w:type="dxa"/>
            <w:vAlign w:val="top"/>
          </w:tcPr>
          <w:p w14:paraId="3704124A">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20A8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472CA791">
            <w:pPr>
              <w:widowControl w:val="0"/>
              <w:numPr>
                <w:ilvl w:val="0"/>
                <w:numId w:val="0"/>
              </w:numPr>
              <w:jc w:val="left"/>
              <w:rPr>
                <w:rFonts w:hint="eastAsia"/>
                <w:vertAlign w:val="baseline"/>
                <w:lang w:val="en-US" w:eastAsia="zh-CN"/>
              </w:rPr>
            </w:pPr>
            <w:r>
              <w:rPr>
                <w:rFonts w:hint="eastAsia"/>
                <w:vertAlign w:val="baseline"/>
                <w:lang w:val="en-US" w:eastAsia="zh-CN"/>
              </w:rPr>
              <w:t>额定电压(V)</w:t>
            </w:r>
          </w:p>
        </w:tc>
        <w:tc>
          <w:tcPr>
            <w:tcW w:w="6108" w:type="dxa"/>
            <w:vAlign w:val="top"/>
          </w:tcPr>
          <w:p w14:paraId="78029ED6">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自动关联筛选条件</w:t>
            </w:r>
            <w:r>
              <w:rPr>
                <w:rFonts w:hint="eastAsia"/>
                <w:highlight w:val="none"/>
                <w:vertAlign w:val="baseline"/>
                <w:lang w:val="en-US" w:eastAsia="zh-CN"/>
              </w:rPr>
              <w:t>或加电工单信息</w:t>
            </w:r>
          </w:p>
        </w:tc>
      </w:tr>
      <w:tr w14:paraId="2102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50256F65">
            <w:pPr>
              <w:widowControl w:val="0"/>
              <w:numPr>
                <w:ilvl w:val="0"/>
                <w:numId w:val="0"/>
              </w:numPr>
              <w:jc w:val="left"/>
              <w:rPr>
                <w:rFonts w:hint="default"/>
                <w:vertAlign w:val="baseline"/>
                <w:lang w:val="en-US" w:eastAsia="zh-CN"/>
              </w:rPr>
            </w:pPr>
            <w:r>
              <w:rPr>
                <w:rFonts w:hint="eastAsia"/>
                <w:vertAlign w:val="baseline"/>
                <w:lang w:val="en-US" w:eastAsia="zh-CN"/>
              </w:rPr>
              <w:t>用电设备名称</w:t>
            </w:r>
          </w:p>
        </w:tc>
        <w:tc>
          <w:tcPr>
            <w:tcW w:w="6108" w:type="dxa"/>
          </w:tcPr>
          <w:p w14:paraId="7D6B72AD">
            <w:pPr>
              <w:widowControl w:val="0"/>
              <w:numPr>
                <w:ilvl w:val="0"/>
                <w:numId w:val="0"/>
              </w:numPr>
              <w:jc w:val="left"/>
              <w:rPr>
                <w:rFonts w:hint="default"/>
                <w:vertAlign w:val="baseline"/>
                <w:lang w:val="en-US" w:eastAsia="zh-CN"/>
              </w:rPr>
            </w:pPr>
            <w:r>
              <w:rPr>
                <w:rFonts w:hint="eastAsia"/>
                <w:vertAlign w:val="baseline"/>
                <w:lang w:val="en-US" w:eastAsia="zh-CN"/>
              </w:rPr>
              <w:t>关联设备加电所填信息</w:t>
            </w:r>
          </w:p>
        </w:tc>
      </w:tr>
      <w:tr w14:paraId="7527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tcPr>
          <w:p w14:paraId="74131F9D">
            <w:pPr>
              <w:widowControl w:val="0"/>
              <w:numPr>
                <w:ilvl w:val="0"/>
                <w:numId w:val="0"/>
              </w:numPr>
              <w:jc w:val="left"/>
              <w:rPr>
                <w:rFonts w:hint="default"/>
                <w:vertAlign w:val="baseline"/>
                <w:lang w:val="en-US" w:eastAsia="zh-CN"/>
              </w:rPr>
            </w:pPr>
            <w:r>
              <w:rPr>
                <w:rFonts w:hint="eastAsia"/>
                <w:vertAlign w:val="baseline"/>
                <w:lang w:val="en-US" w:eastAsia="zh-CN"/>
              </w:rPr>
              <w:t>额定功率(kW)</w:t>
            </w:r>
          </w:p>
        </w:tc>
        <w:tc>
          <w:tcPr>
            <w:tcW w:w="6108" w:type="dxa"/>
          </w:tcPr>
          <w:p w14:paraId="46654AC1">
            <w:pPr>
              <w:widowControl w:val="0"/>
              <w:numPr>
                <w:ilvl w:val="0"/>
                <w:numId w:val="0"/>
              </w:numPr>
              <w:jc w:val="left"/>
              <w:rPr>
                <w:rFonts w:hint="default"/>
                <w:vertAlign w:val="baseline"/>
                <w:lang w:val="en-US" w:eastAsia="zh-CN"/>
              </w:rPr>
            </w:pPr>
            <w:r>
              <w:rPr>
                <w:rFonts w:hint="eastAsia"/>
                <w:vertAlign w:val="baseline"/>
                <w:lang w:val="en-US" w:eastAsia="zh-CN"/>
              </w:rPr>
              <w:t>关联设备加电所填信息</w:t>
            </w:r>
          </w:p>
        </w:tc>
      </w:tr>
      <w:tr w14:paraId="5F6E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vAlign w:val="top"/>
          </w:tcPr>
          <w:p w14:paraId="2597BAFC">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最优排序</w:t>
            </w:r>
          </w:p>
        </w:tc>
        <w:tc>
          <w:tcPr>
            <w:tcW w:w="6108" w:type="dxa"/>
            <w:vAlign w:val="top"/>
          </w:tcPr>
          <w:p w14:paraId="62CE0D8C">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从上到下，对满足加电要求的分路进行排序，最优的序号显示“1”，排名依次递减</w:t>
            </w:r>
          </w:p>
        </w:tc>
      </w:tr>
      <w:tr w14:paraId="0690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14:paraId="7BAF3166">
            <w:pPr>
              <w:widowControl w:val="0"/>
              <w:numPr>
                <w:ilvl w:val="0"/>
                <w:numId w:val="0"/>
              </w:numPr>
              <w:jc w:val="left"/>
              <w:rPr>
                <w:rFonts w:hint="default"/>
                <w:vertAlign w:val="baseline"/>
                <w:lang w:val="en-US" w:eastAsia="zh-CN"/>
              </w:rPr>
            </w:pPr>
            <w:r>
              <w:rPr>
                <w:rFonts w:hint="eastAsia"/>
                <w:vertAlign w:val="baseline"/>
                <w:lang w:val="en-US" w:eastAsia="zh-CN"/>
              </w:rPr>
              <w:t>所属电源系统</w:t>
            </w:r>
          </w:p>
        </w:tc>
        <w:tc>
          <w:tcPr>
            <w:tcW w:w="1775" w:type="dxa"/>
            <w:vAlign w:val="center"/>
          </w:tcPr>
          <w:p w14:paraId="26567E6D">
            <w:pPr>
              <w:widowControl w:val="0"/>
              <w:numPr>
                <w:ilvl w:val="0"/>
                <w:numId w:val="0"/>
              </w:numPr>
              <w:jc w:val="left"/>
              <w:rPr>
                <w:rFonts w:hint="default"/>
                <w:sz w:val="22"/>
                <w:szCs w:val="22"/>
                <w:vertAlign w:val="baseline"/>
                <w:lang w:val="en-US" w:eastAsia="zh-CN"/>
              </w:rPr>
            </w:pPr>
            <w:r>
              <w:rPr>
                <w:rFonts w:hint="eastAsia"/>
                <w:sz w:val="22"/>
                <w:szCs w:val="22"/>
                <w:vertAlign w:val="baseline"/>
                <w:lang w:val="en-US" w:eastAsia="zh-CN"/>
              </w:rPr>
              <w:t>系统名称</w:t>
            </w:r>
          </w:p>
        </w:tc>
        <w:tc>
          <w:tcPr>
            <w:tcW w:w="6108" w:type="dxa"/>
          </w:tcPr>
          <w:p w14:paraId="419DA277">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w:t>
            </w:r>
            <w:del w:id="1936" w:author="zhoujiansheng" w:date="2025-04-01T10:37:12Z">
              <w:r>
                <w:rPr>
                  <w:rFonts w:hint="default"/>
                  <w:vertAlign w:val="baseline"/>
                  <w:lang w:val="en-US" w:eastAsia="zh-CN"/>
                </w:rPr>
                <w:delText>综资</w:delText>
              </w:r>
            </w:del>
            <w:ins w:id="1937" w:author="zhoujiansheng" w:date="2025-04-01T10:37:13Z">
              <w:r>
                <w:rPr>
                  <w:rFonts w:hint="eastAsia"/>
                  <w:vertAlign w:val="baseline"/>
                  <w:lang w:val="en-US" w:eastAsia="zh-CN"/>
                </w:rPr>
                <w:t>动环</w:t>
              </w:r>
            </w:ins>
            <w:r>
              <w:rPr>
                <w:rFonts w:hint="eastAsia"/>
                <w:vertAlign w:val="baseline"/>
                <w:lang w:val="en-US" w:eastAsia="zh-CN"/>
              </w:rPr>
              <w:t>表“开关电源系统”对应站点下的所有开关电源系统</w:t>
            </w:r>
            <w:del w:id="1938" w:author="zhoujiansheng" w:date="2025-04-01T10:37:20Z">
              <w:r>
                <w:rPr>
                  <w:rFonts w:hint="eastAsia"/>
                  <w:vertAlign w:val="baseline"/>
                  <w:lang w:val="en-US" w:eastAsia="zh-CN"/>
                </w:rPr>
                <w:delText>（zh_label）</w:delText>
              </w:r>
            </w:del>
            <w:r>
              <w:rPr>
                <w:rFonts w:hint="eastAsia"/>
                <w:vertAlign w:val="baseline"/>
                <w:lang w:val="en-US" w:eastAsia="zh-CN"/>
              </w:rPr>
              <w:t>。</w:t>
            </w:r>
          </w:p>
        </w:tc>
      </w:tr>
      <w:tr w14:paraId="3A93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277DFF6B">
            <w:pPr>
              <w:widowControl w:val="0"/>
              <w:numPr>
                <w:ilvl w:val="0"/>
                <w:numId w:val="0"/>
              </w:numPr>
              <w:jc w:val="left"/>
              <w:rPr>
                <w:rFonts w:hint="default"/>
                <w:vertAlign w:val="baseline"/>
                <w:lang w:val="en-US" w:eastAsia="zh-CN"/>
              </w:rPr>
            </w:pPr>
          </w:p>
        </w:tc>
        <w:tc>
          <w:tcPr>
            <w:tcW w:w="1775" w:type="dxa"/>
            <w:vAlign w:val="center"/>
          </w:tcPr>
          <w:p w14:paraId="50C30903">
            <w:pPr>
              <w:widowControl w:val="0"/>
              <w:numPr>
                <w:ilvl w:val="0"/>
                <w:numId w:val="0"/>
              </w:numPr>
              <w:jc w:val="left"/>
              <w:rPr>
                <w:rFonts w:hint="default"/>
                <w:vertAlign w:val="baseline"/>
                <w:lang w:val="en-US" w:eastAsia="zh-CN"/>
              </w:rPr>
            </w:pPr>
            <w:ins w:id="1939" w:author="zhoujiansheng" w:date="2025-04-01T10:37:48Z">
              <w:r>
                <w:rPr>
                  <w:rFonts w:hint="eastAsia"/>
                  <w:vertAlign w:val="baseline"/>
                  <w:lang w:val="en-US" w:eastAsia="zh-CN"/>
                </w:rPr>
                <w:t>（</w:t>
              </w:r>
            </w:ins>
            <w:ins w:id="1940" w:author="zhoujiansheng" w:date="2025-04-01T10:37:50Z">
              <w:r>
                <w:rPr>
                  <w:rFonts w:hint="eastAsia"/>
                  <w:vertAlign w:val="baseline"/>
                  <w:lang w:val="en-US" w:eastAsia="zh-CN"/>
                </w:rPr>
                <w:t>动环</w:t>
              </w:r>
            </w:ins>
            <w:ins w:id="1941" w:author="zhoujiansheng" w:date="2025-04-01T10:37:51Z">
              <w:r>
                <w:rPr>
                  <w:rFonts w:hint="eastAsia"/>
                  <w:vertAlign w:val="baseline"/>
                  <w:lang w:val="en-US" w:eastAsia="zh-CN"/>
                </w:rPr>
                <w:t>）</w:t>
              </w:r>
            </w:ins>
            <w:r>
              <w:rPr>
                <w:rFonts w:hint="eastAsia"/>
                <w:vertAlign w:val="baseline"/>
                <w:lang w:val="en-US" w:eastAsia="zh-CN"/>
              </w:rPr>
              <w:t>额定容量(A)</w:t>
            </w:r>
            <w:r>
              <w:commentReference w:id="17"/>
            </w:r>
          </w:p>
        </w:tc>
        <w:tc>
          <w:tcPr>
            <w:tcW w:w="6108" w:type="dxa"/>
          </w:tcPr>
          <w:p w14:paraId="0730B470">
            <w:pPr>
              <w:keepNext w:val="0"/>
              <w:keepLines w:val="0"/>
              <w:pageBreakBefore w:val="0"/>
              <w:widowControl w:val="0"/>
              <w:numPr>
                <w:ilvl w:val="0"/>
                <w:numId w:val="0"/>
              </w:numPr>
              <w:kinsoku/>
              <w:wordWrap w:val="0"/>
              <w:overflowPunct/>
              <w:topLinePunct w:val="0"/>
              <w:autoSpaceDE/>
              <w:autoSpaceDN/>
              <w:bidi w:val="0"/>
              <w:adjustRightInd/>
              <w:snapToGrid/>
              <w:ind w:left="0" w:leftChars="0" w:firstLine="0" w:firstLineChars="0"/>
              <w:jc w:val="left"/>
              <w:textAlignment w:val="auto"/>
              <w:rPr>
                <w:ins w:id="1943" w:author="zhoujiansheng" w:date="2025-04-01T10:37:25Z"/>
                <w:rFonts w:hint="eastAsia"/>
                <w:vertAlign w:val="baseline"/>
                <w:lang w:val="en-US" w:eastAsia="zh-CN"/>
              </w:rPr>
              <w:pPrChange w:id="1942" w:author="zhoujiansheng" w:date="2025-04-01T10:37:33Z">
                <w:pPr>
                  <w:keepNext w:val="0"/>
                  <w:keepLines w:val="0"/>
                  <w:pageBreakBefore w:val="0"/>
                  <w:widowControl w:val="0"/>
                  <w:numPr>
                    <w:ilvl w:val="0"/>
                    <w:numId w:val="63"/>
                  </w:numPr>
                  <w:kinsoku/>
                  <w:wordWrap w:val="0"/>
                  <w:overflowPunct/>
                  <w:topLinePunct w:val="0"/>
                  <w:autoSpaceDE/>
                  <w:autoSpaceDN/>
                  <w:bidi w:val="0"/>
                  <w:adjustRightInd/>
                  <w:snapToGrid/>
                  <w:ind w:left="425" w:leftChars="0" w:hanging="425" w:firstLineChars="0"/>
                  <w:jc w:val="left"/>
                  <w:textAlignment w:val="auto"/>
                </w:pPr>
              </w:pPrChange>
            </w:pPr>
            <w:ins w:id="1944" w:author="zhoujiansheng" w:date="2025-04-01T10:37:28Z">
              <w:r>
                <w:rPr>
                  <w:rFonts w:hint="eastAsia"/>
                  <w:vertAlign w:val="baseline"/>
                  <w:lang w:val="en-US" w:eastAsia="zh-CN"/>
                </w:rPr>
                <w:t>查询动环系统获取系统对应的额定容量。</w:t>
              </w:r>
            </w:ins>
          </w:p>
          <w:p w14:paraId="4B966292">
            <w:pPr>
              <w:keepNext w:val="0"/>
              <w:keepLines w:val="0"/>
              <w:pageBreakBefore w:val="0"/>
              <w:widowControl w:val="0"/>
              <w:numPr>
                <w:ilvl w:val="0"/>
                <w:numId w:val="63"/>
              </w:numPr>
              <w:kinsoku/>
              <w:wordWrap w:val="0"/>
              <w:overflowPunct/>
              <w:topLinePunct w:val="0"/>
              <w:autoSpaceDE/>
              <w:autoSpaceDN/>
              <w:bidi w:val="0"/>
              <w:adjustRightInd/>
              <w:snapToGrid/>
              <w:ind w:left="425" w:leftChars="0" w:hanging="425" w:firstLineChars="0"/>
              <w:jc w:val="left"/>
              <w:textAlignment w:val="auto"/>
              <w:rPr>
                <w:rFonts w:hint="eastAsia"/>
                <w:vertAlign w:val="baseline"/>
                <w:lang w:val="en-US" w:eastAsia="zh-CN"/>
              </w:rPr>
            </w:pPr>
            <w:r>
              <w:rPr>
                <w:rFonts w:hint="eastAsia"/>
                <w:vertAlign w:val="baseline"/>
                <w:lang w:val="en-US" w:eastAsia="zh-CN"/>
              </w:rPr>
              <w:t>查询综资表“开关电源系统”，首先获取系统名称对应的“系统额定容量(A)（system_rated_capacity）”字段，令为Q1；然后通过系统名称关联“开关电源”表“所属系统名称”字段获取系统对应的开关电源设备的“本机架实配整流模块总数（块）（total_rack_match_modules_number）”，令为N；和“单个整流模块额定输出容量（A）（signal_output_rated_capacity）”，令为Q2。开关电源系统额定容量Q的冗余算法为：</w:t>
            </w:r>
          </w:p>
          <w:p w14:paraId="1F9EE20A">
            <w:pPr>
              <w:keepNext w:val="0"/>
              <w:keepLines w:val="0"/>
              <w:pageBreakBefore w:val="0"/>
              <w:widowControl w:val="0"/>
              <w:numPr>
                <w:ilvl w:val="0"/>
                <w:numId w:val="0"/>
              </w:numPr>
              <w:kinsoku/>
              <w:wordWrap w:val="0"/>
              <w:overflowPunct/>
              <w:topLinePunct w:val="0"/>
              <w:autoSpaceDE/>
              <w:autoSpaceDN/>
              <w:bidi w:val="0"/>
              <w:adjustRightInd/>
              <w:snapToGrid/>
              <w:ind w:leftChars="0" w:firstLine="880" w:firstLineChars="400"/>
              <w:jc w:val="left"/>
              <w:textAlignment w:val="auto"/>
              <w:rPr>
                <w:rFonts w:hint="default"/>
                <w:vertAlign w:val="baseline"/>
                <w:lang w:val="en-US" w:eastAsia="zh-CN"/>
              </w:rPr>
            </w:pPr>
            <w:r>
              <w:rPr>
                <w:rFonts w:hint="eastAsia"/>
                <w:vertAlign w:val="baseline"/>
                <w:lang w:val="en-US" w:eastAsia="zh-CN"/>
              </w:rPr>
              <w:t>若N≤10，则Q=Q1-Q2*1</w:t>
            </w:r>
          </w:p>
          <w:p w14:paraId="3E9AEC69">
            <w:pPr>
              <w:keepNext w:val="0"/>
              <w:keepLines w:val="0"/>
              <w:pageBreakBefore w:val="0"/>
              <w:widowControl w:val="0"/>
              <w:numPr>
                <w:ilvl w:val="0"/>
                <w:numId w:val="0"/>
              </w:numPr>
              <w:kinsoku/>
              <w:wordWrap w:val="0"/>
              <w:overflowPunct/>
              <w:topLinePunct w:val="0"/>
              <w:autoSpaceDE/>
              <w:autoSpaceDN/>
              <w:bidi w:val="0"/>
              <w:adjustRightInd/>
              <w:snapToGrid/>
              <w:ind w:leftChars="0" w:firstLine="880" w:firstLineChars="400"/>
              <w:jc w:val="left"/>
              <w:textAlignment w:val="auto"/>
              <w:rPr>
                <w:rFonts w:hint="default"/>
                <w:vertAlign w:val="baseline"/>
                <w:lang w:val="en-US" w:eastAsia="zh-CN"/>
              </w:rPr>
            </w:pPr>
            <w:r>
              <w:rPr>
                <w:rFonts w:hint="eastAsia"/>
                <w:vertAlign w:val="baseline"/>
                <w:lang w:val="en-US" w:eastAsia="zh-CN"/>
              </w:rPr>
              <w:t>若N＞10，则Q=Q1-Q2*2</w:t>
            </w:r>
          </w:p>
          <w:p w14:paraId="327EA802">
            <w:pPr>
              <w:keepNext w:val="0"/>
              <w:keepLines w:val="0"/>
              <w:pageBreakBefore w:val="0"/>
              <w:widowControl w:val="0"/>
              <w:numPr>
                <w:ilvl w:val="0"/>
                <w:numId w:val="63"/>
              </w:numPr>
              <w:kinsoku/>
              <w:wordWrap w:val="0"/>
              <w:overflowPunct/>
              <w:topLinePunct w:val="0"/>
              <w:autoSpaceDE/>
              <w:autoSpaceDN/>
              <w:bidi w:val="0"/>
              <w:adjustRightInd/>
              <w:snapToGrid/>
              <w:ind w:left="425" w:leftChars="0" w:hanging="425" w:firstLineChars="0"/>
              <w:jc w:val="left"/>
              <w:textAlignment w:val="auto"/>
              <w:rPr>
                <w:rFonts w:hint="default"/>
                <w:vertAlign w:val="baseline"/>
                <w:lang w:val="en-US" w:eastAsia="zh-CN"/>
              </w:rPr>
            </w:pPr>
            <w:r>
              <w:rPr>
                <w:rFonts w:hint="eastAsia"/>
                <w:vertAlign w:val="baseline"/>
                <w:lang w:val="en-US" w:eastAsia="zh-CN"/>
              </w:rPr>
              <w:t>通过站点+系统名称关联动环工作台“开关电源容量分析--当前负载率汇总报表”中的“额定总电流(A)”字段，若关联不上，数值右侧显示</w:t>
            </w:r>
            <w:r>
              <w:drawing>
                <wp:inline distT="0" distB="0" distL="114300" distR="114300">
                  <wp:extent cx="228600" cy="228600"/>
                  <wp:effectExtent l="0" t="0" r="0"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鼠标hover图标，显示“该系统在动环平台无法匹配”。若关联上了，但是与综资额定容量不一致，同样显示</w:t>
            </w:r>
            <w:r>
              <w:drawing>
                <wp:inline distT="0" distB="0" distL="114300" distR="114300">
                  <wp:extent cx="228600" cy="228600"/>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hover提示“系统容量与综资不一致”。</w:t>
            </w:r>
          </w:p>
        </w:tc>
      </w:tr>
      <w:tr w14:paraId="0B8A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2907D6DC">
            <w:pPr>
              <w:widowControl w:val="0"/>
              <w:numPr>
                <w:ilvl w:val="0"/>
                <w:numId w:val="0"/>
              </w:numPr>
              <w:jc w:val="left"/>
              <w:rPr>
                <w:rFonts w:hint="default"/>
                <w:vertAlign w:val="baseline"/>
                <w:lang w:val="en-US" w:eastAsia="zh-CN"/>
              </w:rPr>
            </w:pPr>
          </w:p>
        </w:tc>
        <w:tc>
          <w:tcPr>
            <w:tcW w:w="1775" w:type="dxa"/>
            <w:vAlign w:val="center"/>
          </w:tcPr>
          <w:p w14:paraId="03D00CC6">
            <w:pPr>
              <w:widowControl w:val="0"/>
              <w:numPr>
                <w:ilvl w:val="0"/>
                <w:numId w:val="0"/>
              </w:numPr>
              <w:jc w:val="left"/>
              <w:rPr>
                <w:rFonts w:hint="default"/>
                <w:vertAlign w:val="baseline"/>
                <w:lang w:val="en-US" w:eastAsia="zh-CN"/>
              </w:rPr>
            </w:pPr>
            <w:r>
              <w:rPr>
                <w:rFonts w:hint="eastAsia" w:cs="Times New Roman"/>
                <w:sz w:val="22"/>
                <w:szCs w:val="22"/>
                <w:vertAlign w:val="baseline"/>
                <w:lang w:val="en-US" w:eastAsia="zh-CN"/>
              </w:rPr>
              <w:t>实际负载电流(A)</w:t>
            </w:r>
          </w:p>
        </w:tc>
        <w:tc>
          <w:tcPr>
            <w:tcW w:w="6108" w:type="dxa"/>
          </w:tcPr>
          <w:p w14:paraId="6B9806C6">
            <w:pPr>
              <w:widowControl w:val="0"/>
              <w:numPr>
                <w:ilvl w:val="0"/>
                <w:numId w:val="0"/>
              </w:numPr>
              <w:ind w:leftChars="0"/>
              <w:jc w:val="left"/>
              <w:rPr>
                <w:rFonts w:hint="default"/>
                <w:vertAlign w:val="baseline"/>
                <w:lang w:val="en-US" w:eastAsia="zh-CN"/>
              </w:rPr>
            </w:pPr>
            <w:r>
              <w:rPr>
                <w:rFonts w:hint="eastAsia"/>
                <w:vertAlign w:val="baseline"/>
                <w:lang w:val="en-US" w:eastAsia="zh-CN"/>
              </w:rPr>
              <w:t>关联当前负载率汇总报表中的“负载电流(A)-最大”字段，取近7天内负载电流的最大值。若无值则显示为空。保留两位小数。</w:t>
            </w:r>
          </w:p>
        </w:tc>
      </w:tr>
      <w:tr w14:paraId="60CCD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56F0C25A">
            <w:pPr>
              <w:widowControl w:val="0"/>
              <w:numPr>
                <w:ilvl w:val="0"/>
                <w:numId w:val="0"/>
              </w:numPr>
              <w:jc w:val="left"/>
              <w:rPr>
                <w:rFonts w:hint="default"/>
                <w:vertAlign w:val="baseline"/>
                <w:lang w:val="en-US" w:eastAsia="zh-CN"/>
              </w:rPr>
            </w:pPr>
          </w:p>
        </w:tc>
        <w:tc>
          <w:tcPr>
            <w:tcW w:w="1775" w:type="dxa"/>
            <w:vAlign w:val="center"/>
          </w:tcPr>
          <w:p w14:paraId="43A4B8D6">
            <w:pPr>
              <w:widowControl w:val="0"/>
              <w:numPr>
                <w:ilvl w:val="0"/>
                <w:numId w:val="0"/>
              </w:numPr>
              <w:jc w:val="left"/>
              <w:rPr>
                <w:rFonts w:hint="default" w:cs="Times New Roman"/>
                <w:sz w:val="22"/>
                <w:szCs w:val="22"/>
                <w:vertAlign w:val="baseline"/>
                <w:lang w:val="en-US" w:eastAsia="zh-CN"/>
              </w:rPr>
            </w:pPr>
            <w:r>
              <w:rPr>
                <w:rFonts w:hint="eastAsia" w:cs="Times New Roman"/>
                <w:sz w:val="22"/>
                <w:szCs w:val="22"/>
                <w:vertAlign w:val="baseline"/>
                <w:lang w:val="en-US" w:eastAsia="zh-CN"/>
              </w:rPr>
              <w:t>充电电流(A)</w:t>
            </w:r>
          </w:p>
        </w:tc>
        <w:tc>
          <w:tcPr>
            <w:tcW w:w="6108" w:type="dxa"/>
          </w:tcPr>
          <w:p w14:paraId="42E988C9">
            <w:pPr>
              <w:keepNext w:val="0"/>
              <w:keepLines w:val="0"/>
              <w:pageBreakBefore w:val="0"/>
              <w:widowControl w:val="0"/>
              <w:numPr>
                <w:ilvl w:val="0"/>
                <w:numId w:val="64"/>
              </w:numPr>
              <w:kinsoku/>
              <w:wordWrap w:val="0"/>
              <w:overflowPunct/>
              <w:topLinePunct w:val="0"/>
              <w:autoSpaceDE/>
              <w:autoSpaceDN/>
              <w:bidi w:val="0"/>
              <w:adjustRightInd/>
              <w:snapToGrid/>
              <w:ind w:left="425" w:leftChars="0" w:hanging="425" w:firstLineChars="0"/>
              <w:jc w:val="left"/>
              <w:textAlignment w:val="auto"/>
              <w:rPr>
                <w:rFonts w:hint="eastAsia"/>
                <w:vertAlign w:val="baseline"/>
                <w:lang w:val="en-US" w:eastAsia="zh-CN"/>
              </w:rPr>
            </w:pPr>
            <w:r>
              <w:rPr>
                <w:rFonts w:hint="eastAsia"/>
                <w:vertAlign w:val="baseline"/>
                <w:lang w:val="en-US" w:eastAsia="zh-CN"/>
              </w:rPr>
              <w:t>查询综资：系统名称查询“开关电源”表“related_system”字段→设备名称查询“铅酸电池”/“锂电池”表“ralated_power_device”字段→获取系统所属的蓄电池对应的“额定容量(AH)（reted_capacity）”C1/C2/…/Cn。充电电流：</w:t>
            </w:r>
          </w:p>
          <w:p w14:paraId="60C47015">
            <w:pPr>
              <w:keepNext w:val="0"/>
              <w:keepLines w:val="0"/>
              <w:pageBreakBefore w:val="0"/>
              <w:widowControl w:val="0"/>
              <w:numPr>
                <w:ilvl w:val="0"/>
                <w:numId w:val="0"/>
              </w:numPr>
              <w:kinsoku/>
              <w:wordWrap/>
              <w:overflowPunct/>
              <w:topLinePunct w:val="0"/>
              <w:autoSpaceDE/>
              <w:autoSpaceDN/>
              <w:bidi w:val="0"/>
              <w:adjustRightInd/>
              <w:snapToGrid/>
              <w:ind w:leftChars="0" w:firstLine="1546" w:firstLineChars="700"/>
              <w:jc w:val="left"/>
              <w:textAlignment w:val="auto"/>
              <w:rPr>
                <w:rFonts w:hint="default"/>
                <w:b/>
                <w:bCs/>
                <w:vertAlign w:val="baseline"/>
                <w:lang w:val="en-US" w:eastAsia="zh-CN"/>
              </w:rPr>
            </w:pPr>
            <w:r>
              <w:rPr>
                <w:rFonts w:hint="eastAsia"/>
                <w:b/>
                <w:bCs/>
                <w:vertAlign w:val="baseline"/>
                <w:lang w:val="en-US" w:eastAsia="zh-CN"/>
              </w:rPr>
              <w:t>A=（C1+C2+…+Cn）*0.1</w:t>
            </w:r>
          </w:p>
          <w:p w14:paraId="4F1D9A27">
            <w:pPr>
              <w:widowControl w:val="0"/>
              <w:numPr>
                <w:ilvl w:val="0"/>
                <w:numId w:val="64"/>
              </w:numPr>
              <w:ind w:left="425" w:leftChars="0" w:hanging="425" w:firstLineChars="0"/>
              <w:jc w:val="left"/>
              <w:rPr>
                <w:rFonts w:hint="eastAsia"/>
                <w:highlight w:val="yellow"/>
                <w:vertAlign w:val="baseline"/>
                <w:lang w:val="en-US" w:eastAsia="zh-CN"/>
              </w:rPr>
            </w:pPr>
            <w:r>
              <w:rPr>
                <w:rFonts w:hint="eastAsia"/>
                <w:vertAlign w:val="baseline"/>
                <w:lang w:val="en-US" w:eastAsia="zh-CN"/>
              </w:rPr>
              <w:t>关联动环工作台“开关电源容量分析--当前负载率汇总报表”中的“充电电流(A)”字段，若关联不上，数值右侧显示</w:t>
            </w:r>
            <w:r>
              <w:drawing>
                <wp:inline distT="0" distB="0" distL="114300" distR="114300">
                  <wp:extent cx="228600" cy="228600"/>
                  <wp:effectExtent l="0" t="0" r="0"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鼠标hover图标，显示“该系统在动环平台无法匹配”。若关联上了，但是与综资计算的充电电流不一致，同样显示</w:t>
            </w:r>
            <w:r>
              <w:drawing>
                <wp:inline distT="0" distB="0" distL="114300" distR="114300">
                  <wp:extent cx="228600" cy="228600"/>
                  <wp:effectExtent l="0" t="0" r="0" b="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40"/>
                          <a:stretch>
                            <a:fillRect/>
                          </a:stretch>
                        </pic:blipFill>
                        <pic:spPr>
                          <a:xfrm>
                            <a:off x="0" y="0"/>
                            <a:ext cx="228600" cy="228600"/>
                          </a:xfrm>
                          <a:prstGeom prst="rect">
                            <a:avLst/>
                          </a:prstGeom>
                          <a:noFill/>
                          <a:ln>
                            <a:noFill/>
                          </a:ln>
                        </pic:spPr>
                      </pic:pic>
                    </a:graphicData>
                  </a:graphic>
                </wp:inline>
              </w:drawing>
            </w:r>
            <w:r>
              <w:rPr>
                <w:rFonts w:hint="eastAsia"/>
                <w:lang w:eastAsia="zh-CN"/>
              </w:rPr>
              <w:t>，</w:t>
            </w:r>
            <w:r>
              <w:rPr>
                <w:rFonts w:hint="eastAsia"/>
                <w:lang w:val="en-US" w:eastAsia="zh-CN"/>
              </w:rPr>
              <w:t>hover提示“充电电流与综资估算不一致”。</w:t>
            </w:r>
          </w:p>
        </w:tc>
      </w:tr>
      <w:tr w14:paraId="21CC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4BD95828">
            <w:pPr>
              <w:widowControl w:val="0"/>
              <w:numPr>
                <w:ilvl w:val="0"/>
                <w:numId w:val="0"/>
              </w:numPr>
              <w:jc w:val="left"/>
              <w:rPr>
                <w:rFonts w:hint="eastAsia"/>
                <w:vertAlign w:val="baseline"/>
                <w:lang w:val="en-US" w:eastAsia="zh-CN"/>
              </w:rPr>
            </w:pPr>
          </w:p>
        </w:tc>
        <w:tc>
          <w:tcPr>
            <w:tcW w:w="1775" w:type="dxa"/>
            <w:vAlign w:val="center"/>
          </w:tcPr>
          <w:p w14:paraId="6A9153B0">
            <w:pPr>
              <w:widowControl w:val="0"/>
              <w:numPr>
                <w:ilvl w:val="0"/>
                <w:numId w:val="0"/>
              </w:numPr>
              <w:jc w:val="left"/>
              <w:rPr>
                <w:rFonts w:hint="default"/>
                <w:vertAlign w:val="baseline"/>
                <w:lang w:val="en-US" w:eastAsia="zh-CN"/>
              </w:rPr>
            </w:pPr>
            <w:r>
              <w:rPr>
                <w:rFonts w:hint="eastAsia"/>
                <w:vertAlign w:val="baseline"/>
                <w:lang w:val="en-US" w:eastAsia="zh-CN"/>
              </w:rPr>
              <w:t>实际负载率</w:t>
            </w:r>
          </w:p>
        </w:tc>
        <w:tc>
          <w:tcPr>
            <w:tcW w:w="6108" w:type="dxa"/>
          </w:tcPr>
          <w:p w14:paraId="07917C75">
            <w:pPr>
              <w:widowControl w:val="0"/>
              <w:numPr>
                <w:ilvl w:val="0"/>
                <w:numId w:val="0"/>
              </w:numPr>
              <w:jc w:val="left"/>
              <w:rPr>
                <w:rFonts w:hint="eastAsia"/>
                <w:vertAlign w:val="baseline"/>
                <w:lang w:val="en-US" w:eastAsia="zh-CN"/>
              </w:rPr>
            </w:pPr>
            <w:r>
              <w:rPr>
                <w:rFonts w:hint="eastAsia"/>
                <w:vertAlign w:val="baseline"/>
                <w:lang w:val="en-US" w:eastAsia="zh-CN"/>
              </w:rPr>
              <w:t>关联当前负载率汇总报表中的“负载率”字段，取近7天内负载率的最大值。若无值则显示为空。保留两位小数。</w:t>
            </w:r>
          </w:p>
          <w:p w14:paraId="759ABE73">
            <w:pPr>
              <w:widowControl w:val="0"/>
              <w:numPr>
                <w:ilvl w:val="0"/>
                <w:numId w:val="0"/>
              </w:numPr>
              <w:ind w:leftChars="0"/>
              <w:jc w:val="left"/>
              <w:rPr>
                <w:rFonts w:hint="default"/>
                <w:vertAlign w:val="baseline"/>
                <w:lang w:val="en-US" w:eastAsia="zh-CN"/>
              </w:rPr>
            </w:pPr>
            <w:r>
              <w:rPr>
                <w:rFonts w:hint="eastAsia"/>
                <w:vertAlign w:val="baseline"/>
                <w:lang w:val="en-US" w:eastAsia="zh-CN"/>
              </w:rPr>
              <w:t>负载率数值可点击，单击负载率数值，跳转至容量详情，参考</w:t>
            </w:r>
            <w:r>
              <w:rPr>
                <w:rFonts w:hint="eastAsia"/>
                <w:color w:val="0000FF"/>
                <w:u w:val="single"/>
                <w:vertAlign w:val="baseline"/>
                <w:lang w:val="en-US" w:eastAsia="zh-CN"/>
              </w:rPr>
              <w:fldChar w:fldCharType="begin"/>
            </w:r>
            <w:r>
              <w:rPr>
                <w:rFonts w:hint="eastAsia"/>
                <w:color w:val="0000FF"/>
                <w:u w:val="single"/>
                <w:vertAlign w:val="baseline"/>
                <w:lang w:val="en-US" w:eastAsia="zh-CN"/>
              </w:rPr>
              <w:instrText xml:space="preserve"> REF _Ref21828 \h </w:instrText>
            </w:r>
            <w:r>
              <w:rPr>
                <w:rFonts w:hint="eastAsia"/>
                <w:color w:val="0000FF"/>
                <w:u w:val="single"/>
                <w:vertAlign w:val="baseline"/>
                <w:lang w:val="en-US" w:eastAsia="zh-CN"/>
              </w:rPr>
              <w:fldChar w:fldCharType="separate"/>
            </w:r>
            <w:r>
              <w:rPr>
                <w:color w:val="0000FF"/>
                <w:u w:val="single"/>
              </w:rPr>
              <w:t>图6</w:t>
            </w:r>
            <w:r>
              <w:rPr>
                <w:rFonts w:hint="eastAsia"/>
                <w:color w:val="0000FF"/>
                <w:u w:val="single"/>
                <w:lang w:val="en-US" w:eastAsia="zh-CN"/>
              </w:rPr>
              <w:t>开关电源容量明细</w:t>
            </w:r>
            <w:r>
              <w:rPr>
                <w:rFonts w:hint="eastAsia"/>
                <w:color w:val="0000FF"/>
                <w:u w:val="single"/>
                <w:vertAlign w:val="baseline"/>
                <w:lang w:val="en-US" w:eastAsia="zh-CN"/>
              </w:rPr>
              <w:fldChar w:fldCharType="end"/>
            </w:r>
          </w:p>
        </w:tc>
      </w:tr>
      <w:tr w14:paraId="567C4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3AFE80CE">
            <w:pPr>
              <w:widowControl w:val="0"/>
              <w:numPr>
                <w:ilvl w:val="0"/>
                <w:numId w:val="0"/>
              </w:numPr>
              <w:jc w:val="left"/>
              <w:rPr>
                <w:rFonts w:hint="default"/>
                <w:vertAlign w:val="baseline"/>
                <w:lang w:val="en-US" w:eastAsia="zh-CN"/>
              </w:rPr>
            </w:pPr>
          </w:p>
        </w:tc>
        <w:tc>
          <w:tcPr>
            <w:tcW w:w="1775" w:type="dxa"/>
            <w:vAlign w:val="center"/>
          </w:tcPr>
          <w:p w14:paraId="46E2ADE0">
            <w:pPr>
              <w:widowControl w:val="0"/>
              <w:numPr>
                <w:ilvl w:val="0"/>
                <w:numId w:val="0"/>
              </w:numPr>
              <w:jc w:val="left"/>
              <w:rPr>
                <w:rFonts w:hint="default"/>
                <w:vertAlign w:val="baseline"/>
                <w:lang w:val="en-US" w:eastAsia="zh-CN"/>
              </w:rPr>
            </w:pPr>
            <w:r>
              <w:rPr>
                <w:rFonts w:hint="eastAsia"/>
                <w:vertAlign w:val="baseline"/>
                <w:lang w:val="en-US" w:eastAsia="zh-CN"/>
              </w:rPr>
              <w:t>加电后负载(A)</w:t>
            </w:r>
          </w:p>
        </w:tc>
        <w:tc>
          <w:tcPr>
            <w:tcW w:w="6108" w:type="dxa"/>
          </w:tcPr>
          <w:p w14:paraId="2031950E">
            <w:pPr>
              <w:widowControl w:val="0"/>
              <w:numPr>
                <w:ilvl w:val="0"/>
                <w:numId w:val="0"/>
              </w:numPr>
              <w:ind w:leftChars="0"/>
              <w:jc w:val="left"/>
              <w:rPr>
                <w:rFonts w:hint="default"/>
                <w:vertAlign w:val="baseline"/>
                <w:lang w:val="en-US" w:eastAsia="zh-CN"/>
              </w:rPr>
            </w:pPr>
            <m:oMathPara>
              <m:oMath>
                <m:r>
                  <m:rPr>
                    <m:sty m:val="p"/>
                  </m:rPr>
                  <w:rPr>
                    <w:rFonts w:hint="eastAsia" w:ascii="Cambria Math" w:hAnsi="Cambria Math"/>
                    <w:vertAlign w:val="baseline"/>
                    <w:lang w:val="en-US" w:eastAsia="zh-CN"/>
                  </w:rPr>
                  <m:t>加电后负载</m:t>
                </m:r>
                <m:r>
                  <m:rPr>
                    <m:sty m:val="p"/>
                  </m:rPr>
                  <w:rPr>
                    <w:rFonts w:ascii="Cambria Math" w:hAnsi="Cambria Math"/>
                    <w:vertAlign w:val="baseline"/>
                    <w:lang w:val="en-US"/>
                  </w:rPr>
                  <m:t>=</m:t>
                </m:r>
                <m:f>
                  <m:fPr>
                    <m:ctrlPr>
                      <w:rPr>
                        <w:rFonts w:ascii="Cambria Math" w:hAnsi="Cambria Math"/>
                        <w:i w:val="0"/>
                        <w:iCs/>
                        <w:vertAlign w:val="baseline"/>
                        <w:lang w:val="en-US"/>
                      </w:rPr>
                    </m:ctrlPr>
                  </m:fPr>
                  <m:num>
                    <m:r>
                      <m:rPr>
                        <m:sty m:val="p"/>
                      </m:rPr>
                      <w:rPr>
                        <w:rFonts w:hint="eastAsia" w:ascii="Cambria Math" w:hAnsi="Cambria Math"/>
                        <w:vertAlign w:val="baseline"/>
                        <w:lang w:val="en-US" w:eastAsia="zh-CN"/>
                      </w:rPr>
                      <m:t>用电设备额定功率</m:t>
                    </m:r>
                    <m:r>
                      <m:rPr>
                        <m:sty m:val="p"/>
                      </m:rPr>
                      <w:rPr>
                        <w:rFonts w:hint="default" w:ascii="Cambria Math" w:hAnsi="Cambria Math"/>
                        <w:vertAlign w:val="baseline"/>
                        <w:lang w:val="en-US" w:eastAsia="zh-CN"/>
                      </w:rPr>
                      <m:t>∗1000</m:t>
                    </m:r>
                    <m:ctrlPr>
                      <w:rPr>
                        <w:rFonts w:ascii="Cambria Math" w:hAnsi="Cambria Math"/>
                        <w:i w:val="0"/>
                        <w:iCs/>
                        <w:vertAlign w:val="baseline"/>
                        <w:lang w:val="en-US"/>
                      </w:rPr>
                    </m:ctrlPr>
                  </m:num>
                  <m:den>
                    <m:r>
                      <m:rPr>
                        <m:sty m:val="p"/>
                      </m:rPr>
                      <w:rPr>
                        <w:rFonts w:hint="default" w:ascii="Cambria Math" w:hAnsi="Cambria Math"/>
                        <w:vertAlign w:val="baseline"/>
                        <w:lang w:val="en-US" w:eastAsia="zh-CN"/>
                      </w:rPr>
                      <m:t>|</m:t>
                    </m:r>
                    <m:r>
                      <m:rPr>
                        <m:sty m:val="p"/>
                      </m:rPr>
                      <w:rPr>
                        <w:rFonts w:hint="eastAsia" w:ascii="Cambria Math" w:hAnsi="Cambria Math"/>
                        <w:vertAlign w:val="baseline"/>
                        <w:lang w:val="en-US" w:eastAsia="zh-CN"/>
                      </w:rPr>
                      <m:t>额定电压</m:t>
                    </m:r>
                    <m:r>
                      <m:rPr>
                        <m:sty m:val="p"/>
                      </m:rPr>
                      <w:rPr>
                        <w:rFonts w:hint="default" w:ascii="Cambria Math" w:hAnsi="Cambria Math"/>
                        <w:vertAlign w:val="baseline"/>
                        <w:lang w:val="en-US" w:eastAsia="zh-CN"/>
                      </w:rPr>
                      <m:t>|</m:t>
                    </m:r>
                    <m:ctrlPr>
                      <w:rPr>
                        <w:rFonts w:ascii="Cambria Math" w:hAnsi="Cambria Math"/>
                        <w:i w:val="0"/>
                        <w:iCs/>
                        <w:vertAlign w:val="baseline"/>
                        <w:lang w:val="en-US"/>
                      </w:rPr>
                    </m:ctrlPr>
                  </m:den>
                </m:f>
                <m:r>
                  <m:rPr>
                    <m:sty m:val="p"/>
                  </m:rPr>
                  <w:rPr>
                    <w:rFonts w:hint="default" w:ascii="Cambria Math" w:hAnsi="Cambria Math"/>
                    <w:vertAlign w:val="baseline"/>
                    <w:lang w:val="en-US" w:eastAsia="zh-CN"/>
                  </w:rPr>
                  <m:t>+</m:t>
                </m:r>
                <m:r>
                  <m:rPr>
                    <m:sty m:val="p"/>
                  </m:rPr>
                  <w:rPr>
                    <w:rFonts w:hint="eastAsia" w:ascii="Cambria Math" w:hAnsi="Cambria Math"/>
                    <w:vertAlign w:val="baseline"/>
                    <w:lang w:val="en-US" w:eastAsia="zh-CN"/>
                  </w:rPr>
                  <m:t>实际负载电流</m:t>
                </m:r>
                <m:r>
                  <m:rPr>
                    <m:sty m:val="p"/>
                  </m:rPr>
                  <w:rPr>
                    <w:rFonts w:hint="default" w:ascii="Cambria Math" w:hAnsi="Cambria Math"/>
                    <w:vertAlign w:val="baseline"/>
                    <w:lang w:val="en-US" w:eastAsia="zh-CN"/>
                  </w:rPr>
                  <m:t>+</m:t>
                </m:r>
                <m:r>
                  <m:rPr>
                    <m:sty m:val="p"/>
                  </m:rPr>
                  <w:rPr>
                    <w:rFonts w:hint="eastAsia" w:ascii="Cambria Math" w:hAnsi="Cambria Math"/>
                    <w:vertAlign w:val="baseline"/>
                    <w:lang w:val="en-US" w:eastAsia="zh-CN"/>
                  </w:rPr>
                  <m:t>充电电流</m:t>
                </m:r>
              </m:oMath>
            </m:oMathPara>
          </w:p>
        </w:tc>
      </w:tr>
      <w:tr w14:paraId="7C8A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0A33BAC8">
            <w:pPr>
              <w:widowControl w:val="0"/>
              <w:numPr>
                <w:ilvl w:val="0"/>
                <w:numId w:val="0"/>
              </w:numPr>
              <w:jc w:val="left"/>
              <w:rPr>
                <w:rFonts w:hint="eastAsia"/>
                <w:vertAlign w:val="baseline"/>
                <w:lang w:val="en-US" w:eastAsia="zh-CN"/>
              </w:rPr>
            </w:pPr>
          </w:p>
        </w:tc>
        <w:tc>
          <w:tcPr>
            <w:tcW w:w="1775" w:type="dxa"/>
            <w:vAlign w:val="center"/>
          </w:tcPr>
          <w:p w14:paraId="1A2E53B7">
            <w:pPr>
              <w:widowControl w:val="0"/>
              <w:numPr>
                <w:ilvl w:val="0"/>
                <w:numId w:val="0"/>
              </w:numPr>
              <w:jc w:val="left"/>
              <w:rPr>
                <w:rFonts w:hint="default"/>
                <w:vertAlign w:val="baseline"/>
                <w:lang w:val="en-US" w:eastAsia="zh-CN"/>
              </w:rPr>
            </w:pPr>
            <w:r>
              <w:rPr>
                <w:rFonts w:hint="eastAsia"/>
                <w:vertAlign w:val="baseline"/>
                <w:lang w:val="en-US" w:eastAsia="zh-CN"/>
              </w:rPr>
              <w:t>加电后负载率</w:t>
            </w:r>
          </w:p>
        </w:tc>
        <w:tc>
          <w:tcPr>
            <w:tcW w:w="6108" w:type="dxa"/>
          </w:tcPr>
          <w:p w14:paraId="320CC8E7">
            <w:pPr>
              <w:widowControl w:val="0"/>
              <w:numPr>
                <w:ilvl w:val="0"/>
                <w:numId w:val="0"/>
              </w:numPr>
              <w:jc w:val="left"/>
              <w:rPr>
                <w:rFonts w:hint="default"/>
                <w:vertAlign w:val="baseline"/>
                <w:lang w:val="en-US" w:eastAsia="zh-CN"/>
              </w:rPr>
            </w:pPr>
            <w:r>
              <w:rPr>
                <w:rFonts w:hint="eastAsia"/>
                <w:vertAlign w:val="baseline"/>
                <w:lang w:val="en-US" w:eastAsia="zh-CN"/>
              </w:rPr>
              <w:t>加电后负载率=加电后负载/额定容量*100%，结果保留两位小数</w:t>
            </w:r>
          </w:p>
        </w:tc>
      </w:tr>
      <w:tr w14:paraId="197E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restart"/>
            <w:vAlign w:val="center"/>
          </w:tcPr>
          <w:p w14:paraId="7173E530">
            <w:pPr>
              <w:widowControl w:val="0"/>
              <w:numPr>
                <w:ilvl w:val="0"/>
                <w:numId w:val="0"/>
              </w:numPr>
              <w:jc w:val="left"/>
              <w:rPr>
                <w:rFonts w:hint="default"/>
                <w:vertAlign w:val="baseline"/>
                <w:lang w:val="en-US" w:eastAsia="zh-CN"/>
              </w:rPr>
            </w:pPr>
            <w:r>
              <w:rPr>
                <w:rFonts w:hint="eastAsia"/>
                <w:vertAlign w:val="baseline"/>
                <w:lang w:val="en-US" w:eastAsia="zh-CN"/>
              </w:rPr>
              <w:t>电源上游设备</w:t>
            </w:r>
          </w:p>
        </w:tc>
        <w:tc>
          <w:tcPr>
            <w:tcW w:w="1775" w:type="dxa"/>
            <w:vAlign w:val="center"/>
          </w:tcPr>
          <w:p w14:paraId="11127B87">
            <w:pPr>
              <w:widowControl w:val="0"/>
              <w:numPr>
                <w:ilvl w:val="0"/>
                <w:numId w:val="0"/>
              </w:numPr>
              <w:ind w:left="0" w:leftChars="0" w:firstLine="0" w:firstLineChars="0"/>
              <w:jc w:val="left"/>
              <w:rPr>
                <w:rFonts w:hint="eastAsia"/>
                <w:sz w:val="18"/>
                <w:szCs w:val="18"/>
                <w:vertAlign w:val="baseline"/>
                <w:lang w:val="en-US" w:eastAsia="zh-CN"/>
              </w:rPr>
            </w:pPr>
            <w:r>
              <w:rPr>
                <w:rFonts w:hint="eastAsia"/>
                <w:sz w:val="22"/>
                <w:szCs w:val="22"/>
                <w:vertAlign w:val="baseline"/>
                <w:lang w:val="en-US" w:eastAsia="zh-CN"/>
              </w:rPr>
              <w:t>设备名称</w:t>
            </w:r>
          </w:p>
        </w:tc>
        <w:tc>
          <w:tcPr>
            <w:tcW w:w="6108" w:type="dxa"/>
            <w:vAlign w:val="top"/>
          </w:tcPr>
          <w:p w14:paraId="7F2C0EB1">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查询综资“专业内输出分路”表</w:t>
            </w:r>
          </w:p>
          <w:p w14:paraId="299C5DBF">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查询条件：</w:t>
            </w:r>
          </w:p>
          <w:p w14:paraId="1BE0DC42">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所属站点（related_site）=加电设备所在站点</w:t>
            </w:r>
          </w:p>
          <w:p w14:paraId="2163A91E">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下游设备（down_device_name）=综资“开关电源”表中related_system为电源系统名称的设备。</w:t>
            </w:r>
          </w:p>
          <w:p w14:paraId="3FD9447E">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eastAsia"/>
                <w:vertAlign w:val="baseline"/>
                <w:lang w:val="en-US" w:eastAsia="zh-CN"/>
              </w:rPr>
            </w:pPr>
            <w:r>
              <w:rPr>
                <w:rFonts w:hint="eastAsia"/>
                <w:vertAlign w:val="baseline"/>
                <w:lang w:val="en-US" w:eastAsia="zh-CN"/>
              </w:rPr>
              <w:t>查询结果：</w:t>
            </w:r>
          </w:p>
          <w:p w14:paraId="12C67D86">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所属设备（related_device）</w:t>
            </w:r>
          </w:p>
        </w:tc>
      </w:tr>
      <w:tr w14:paraId="30E6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vAlign w:val="center"/>
          </w:tcPr>
          <w:p w14:paraId="2EA7DEBF">
            <w:pPr>
              <w:widowControl w:val="0"/>
              <w:numPr>
                <w:ilvl w:val="0"/>
                <w:numId w:val="0"/>
              </w:numPr>
              <w:jc w:val="left"/>
              <w:rPr>
                <w:rFonts w:hint="default"/>
                <w:vertAlign w:val="baseline"/>
                <w:lang w:val="en-US" w:eastAsia="zh-CN"/>
              </w:rPr>
            </w:pPr>
          </w:p>
        </w:tc>
        <w:tc>
          <w:tcPr>
            <w:tcW w:w="1775" w:type="dxa"/>
            <w:vAlign w:val="center"/>
          </w:tcPr>
          <w:p w14:paraId="6B904317">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额定容量(A)</w:t>
            </w:r>
          </w:p>
        </w:tc>
        <w:tc>
          <w:tcPr>
            <w:tcW w:w="6108" w:type="dxa"/>
          </w:tcPr>
          <w:p w14:paraId="3AF17305">
            <w:pPr>
              <w:widowControl w:val="0"/>
              <w:numPr>
                <w:ilvl w:val="0"/>
                <w:numId w:val="0"/>
              </w:numPr>
              <w:jc w:val="left"/>
              <w:rPr>
                <w:rFonts w:hint="default"/>
                <w:vertAlign w:val="baseline"/>
                <w:lang w:val="en-US" w:eastAsia="zh-CN"/>
              </w:rPr>
            </w:pPr>
            <w:r>
              <w:rPr>
                <w:rFonts w:hint="eastAsia"/>
                <w:vertAlign w:val="baseline"/>
                <w:lang w:val="en-US" w:eastAsia="zh-CN"/>
              </w:rPr>
              <w:t>查询综资“低压交流配电”表，获取设备名称对应的“额定容量(A)”reted_capacity字段的值</w:t>
            </w:r>
          </w:p>
        </w:tc>
      </w:tr>
      <w:tr w14:paraId="4998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36E3527F">
            <w:pPr>
              <w:widowControl w:val="0"/>
              <w:numPr>
                <w:ilvl w:val="0"/>
                <w:numId w:val="0"/>
              </w:numPr>
              <w:jc w:val="left"/>
              <w:rPr>
                <w:rFonts w:hint="eastAsia"/>
                <w:vertAlign w:val="baseline"/>
                <w:lang w:val="en-US" w:eastAsia="zh-CN"/>
              </w:rPr>
            </w:pPr>
          </w:p>
        </w:tc>
        <w:tc>
          <w:tcPr>
            <w:tcW w:w="1775" w:type="dxa"/>
            <w:vAlign w:val="center"/>
          </w:tcPr>
          <w:p w14:paraId="35E86ABE">
            <w:pPr>
              <w:widowControl w:val="0"/>
              <w:numPr>
                <w:ilvl w:val="0"/>
                <w:numId w:val="0"/>
              </w:numPr>
              <w:jc w:val="left"/>
              <w:rPr>
                <w:rFonts w:hint="eastAsia"/>
                <w:vertAlign w:val="baseline"/>
                <w:lang w:val="en-US" w:eastAsia="zh-CN"/>
              </w:rPr>
            </w:pPr>
            <w:r>
              <w:rPr>
                <w:rFonts w:hint="eastAsia"/>
                <w:vertAlign w:val="baseline"/>
                <w:lang w:val="en-US" w:eastAsia="zh-CN"/>
              </w:rPr>
              <w:t>实际负载(kW)</w:t>
            </w:r>
          </w:p>
        </w:tc>
        <w:tc>
          <w:tcPr>
            <w:tcW w:w="6108" w:type="dxa"/>
          </w:tcPr>
          <w:p w14:paraId="4C2BA241">
            <w:pPr>
              <w:widowControl w:val="0"/>
              <w:numPr>
                <w:ilvl w:val="0"/>
                <w:numId w:val="0"/>
              </w:numPr>
              <w:jc w:val="left"/>
              <w:rPr>
                <w:rFonts w:hint="eastAsia"/>
                <w:vertAlign w:val="baseline"/>
                <w:lang w:val="en-US" w:eastAsia="zh-CN"/>
              </w:rPr>
            </w:pPr>
            <w:r>
              <w:rPr>
                <w:rFonts w:hint="eastAsia"/>
                <w:vertAlign w:val="baseline"/>
                <w:lang w:val="en-US" w:eastAsia="zh-CN"/>
              </w:rPr>
              <w:t>查询综资“智能电表”表</w:t>
            </w:r>
          </w:p>
          <w:p w14:paraId="22755020">
            <w:pPr>
              <w:widowControl w:val="0"/>
              <w:numPr>
                <w:ilvl w:val="0"/>
                <w:numId w:val="0"/>
              </w:numPr>
              <w:jc w:val="left"/>
              <w:rPr>
                <w:rFonts w:hint="eastAsia"/>
                <w:vertAlign w:val="baseline"/>
                <w:lang w:val="en-US" w:eastAsia="zh-CN"/>
              </w:rPr>
            </w:pPr>
            <w:r>
              <w:rPr>
                <w:rFonts w:hint="eastAsia"/>
                <w:vertAlign w:val="baseline"/>
                <w:lang w:val="en-US" w:eastAsia="zh-CN"/>
              </w:rPr>
              <w:t>查询条件：</w:t>
            </w:r>
          </w:p>
          <w:p w14:paraId="2DC835D5">
            <w:pPr>
              <w:keepNext w:val="0"/>
              <w:keepLines w:val="0"/>
              <w:pageBreakBefore w:val="0"/>
              <w:widowControl w:val="0"/>
              <w:numPr>
                <w:ilvl w:val="0"/>
                <w:numId w:val="0"/>
              </w:numPr>
              <w:kinsoku/>
              <w:wordWrap w:val="0"/>
              <w:overflowPunct/>
              <w:topLinePunct w:val="0"/>
              <w:autoSpaceDE/>
              <w:autoSpaceDN/>
              <w:bidi w:val="0"/>
              <w:adjustRightInd/>
              <w:snapToGrid/>
              <w:ind w:leftChars="0"/>
              <w:jc w:val="left"/>
              <w:textAlignment w:val="auto"/>
              <w:rPr>
                <w:rFonts w:hint="default"/>
                <w:vertAlign w:val="baseline"/>
                <w:lang w:val="en-US" w:eastAsia="zh-CN"/>
              </w:rPr>
            </w:pPr>
            <w:r>
              <w:rPr>
                <w:rFonts w:hint="eastAsia"/>
                <w:vertAlign w:val="baseline"/>
                <w:lang w:val="en-US" w:eastAsia="zh-CN"/>
              </w:rPr>
              <w:t>所属</w:t>
            </w:r>
            <w:ins w:id="1945" w:author="zhoujiansheng" w:date="2024-07-31T15:44:39Z">
              <w:r>
                <w:rPr>
                  <w:rFonts w:hint="eastAsia"/>
                  <w:vertAlign w:val="baseline"/>
                  <w:lang w:val="en-US" w:eastAsia="zh-CN"/>
                </w:rPr>
                <w:t>机房</w:t>
              </w:r>
            </w:ins>
            <w:del w:id="1946" w:author="zhoujiansheng" w:date="2024-07-31T15:44:37Z">
              <w:r>
                <w:rPr>
                  <w:rFonts w:hint="eastAsia"/>
                  <w:vertAlign w:val="baseline"/>
                  <w:lang w:val="en-US" w:eastAsia="zh-CN"/>
                </w:rPr>
                <w:delText>站点</w:delText>
              </w:r>
            </w:del>
            <w:r>
              <w:rPr>
                <w:rFonts w:hint="eastAsia"/>
                <w:vertAlign w:val="baseline"/>
                <w:lang w:val="en-US" w:eastAsia="zh-CN"/>
              </w:rPr>
              <w:t>（related_</w:t>
            </w:r>
            <w:del w:id="1947" w:author="zhoujiansheng" w:date="2024-07-31T15:44:33Z">
              <w:r>
                <w:rPr>
                  <w:rFonts w:hint="default"/>
                  <w:vertAlign w:val="baseline"/>
                  <w:lang w:val="en-US" w:eastAsia="zh-CN"/>
                </w:rPr>
                <w:delText>site</w:delText>
              </w:r>
            </w:del>
            <w:ins w:id="1948" w:author="zhoujiansheng" w:date="2024-07-31T15:44:34Z">
              <w:r>
                <w:rPr>
                  <w:rFonts w:hint="eastAsia"/>
                  <w:vertAlign w:val="baseline"/>
                  <w:lang w:val="en-US" w:eastAsia="zh-CN"/>
                </w:rPr>
                <w:t>room</w:t>
              </w:r>
            </w:ins>
            <w:r>
              <w:rPr>
                <w:rFonts w:hint="eastAsia"/>
                <w:vertAlign w:val="baseline"/>
                <w:lang w:val="en-US" w:eastAsia="zh-CN"/>
              </w:rPr>
              <w:t>）=</w:t>
            </w:r>
            <w:del w:id="1949" w:author="zhoujiansheng" w:date="2024-07-31T15:44:43Z">
              <w:r>
                <w:rPr>
                  <w:rFonts w:hint="default"/>
                  <w:vertAlign w:val="baseline"/>
                  <w:lang w:val="en-US" w:eastAsia="zh-CN"/>
                </w:rPr>
                <w:delText>加电设备所在站点</w:delText>
              </w:r>
            </w:del>
            <w:ins w:id="1950" w:author="zhoujiansheng" w:date="2024-07-31T15:44:44Z">
              <w:r>
                <w:rPr>
                  <w:rFonts w:hint="eastAsia"/>
                  <w:vertAlign w:val="baseline"/>
                  <w:lang w:val="en-US" w:eastAsia="zh-CN"/>
                </w:rPr>
                <w:t>电源</w:t>
              </w:r>
            </w:ins>
            <w:ins w:id="1951" w:author="zhoujiansheng" w:date="2024-07-31T15:44:45Z">
              <w:r>
                <w:rPr>
                  <w:rFonts w:hint="eastAsia"/>
                  <w:vertAlign w:val="baseline"/>
                  <w:lang w:val="en-US" w:eastAsia="zh-CN"/>
                </w:rPr>
                <w:t>上游</w:t>
              </w:r>
            </w:ins>
            <w:ins w:id="1952" w:author="zhoujiansheng" w:date="2024-07-31T15:44:46Z">
              <w:r>
                <w:rPr>
                  <w:rFonts w:hint="eastAsia"/>
                  <w:vertAlign w:val="baseline"/>
                  <w:lang w:val="en-US" w:eastAsia="zh-CN"/>
                </w:rPr>
                <w:t>设备</w:t>
              </w:r>
            </w:ins>
            <w:ins w:id="1953" w:author="zhoujiansheng" w:date="2024-07-31T15:44:48Z">
              <w:r>
                <w:rPr>
                  <w:rFonts w:hint="eastAsia"/>
                  <w:vertAlign w:val="baseline"/>
                  <w:lang w:val="en-US" w:eastAsia="zh-CN"/>
                </w:rPr>
                <w:t>所在</w:t>
              </w:r>
            </w:ins>
            <w:ins w:id="1954" w:author="zhoujiansheng" w:date="2024-07-31T15:44:49Z">
              <w:r>
                <w:rPr>
                  <w:rFonts w:hint="eastAsia"/>
                  <w:vertAlign w:val="baseline"/>
                  <w:lang w:val="en-US" w:eastAsia="zh-CN"/>
                </w:rPr>
                <w:t>机房</w:t>
              </w:r>
            </w:ins>
          </w:p>
          <w:p w14:paraId="39715A06">
            <w:pPr>
              <w:widowControl w:val="0"/>
              <w:numPr>
                <w:ilvl w:val="0"/>
                <w:numId w:val="0"/>
              </w:numPr>
              <w:jc w:val="left"/>
              <w:rPr>
                <w:rFonts w:hint="default"/>
                <w:vertAlign w:val="baseline"/>
                <w:lang w:val="en-US" w:eastAsia="zh-CN"/>
              </w:rPr>
            </w:pPr>
            <w:r>
              <w:rPr>
                <w:rFonts w:hint="eastAsia"/>
                <w:vertAlign w:val="baseline"/>
                <w:lang w:val="en-US" w:eastAsia="zh-CN"/>
              </w:rPr>
              <w:t>被采集设备（collected_device）=电源上游设备的设备名称</w:t>
            </w:r>
          </w:p>
          <w:p w14:paraId="6FEB233E">
            <w:pPr>
              <w:widowControl w:val="0"/>
              <w:numPr>
                <w:ilvl w:val="0"/>
                <w:numId w:val="0"/>
              </w:numPr>
              <w:jc w:val="left"/>
              <w:rPr>
                <w:rFonts w:hint="eastAsia"/>
                <w:vertAlign w:val="baseline"/>
                <w:lang w:val="en-US" w:eastAsia="zh-CN"/>
              </w:rPr>
            </w:pPr>
            <w:r>
              <w:rPr>
                <w:rFonts w:hint="eastAsia"/>
                <w:vertAlign w:val="baseline"/>
                <w:lang w:val="en-US" w:eastAsia="zh-CN"/>
              </w:rPr>
              <w:t>查询结果：</w:t>
            </w:r>
          </w:p>
          <w:p w14:paraId="6827A903">
            <w:pPr>
              <w:widowControl w:val="0"/>
              <w:numPr>
                <w:ilvl w:val="0"/>
                <w:numId w:val="0"/>
              </w:numPr>
              <w:jc w:val="left"/>
              <w:rPr>
                <w:rFonts w:hint="eastAsia"/>
                <w:vertAlign w:val="baseline"/>
                <w:lang w:val="en-US" w:eastAsia="zh-CN"/>
              </w:rPr>
            </w:pPr>
            <w:r>
              <w:rPr>
                <w:rFonts w:hint="eastAsia"/>
                <w:vertAlign w:val="baseline"/>
                <w:lang w:val="en-US" w:eastAsia="zh-CN"/>
              </w:rPr>
              <w:t>设备名称（zh_label），即计量该设备的智能电表名称。</w:t>
            </w:r>
          </w:p>
          <w:p w14:paraId="134A50B0">
            <w:pPr>
              <w:widowControl w:val="0"/>
              <w:numPr>
                <w:ilvl w:val="0"/>
                <w:numId w:val="0"/>
              </w:numPr>
              <w:jc w:val="left"/>
              <w:rPr>
                <w:rFonts w:hint="eastAsia"/>
                <w:vertAlign w:val="baseline"/>
                <w:lang w:val="en-US" w:eastAsia="zh-CN"/>
              </w:rPr>
            </w:pPr>
            <w:r>
              <w:rPr>
                <w:rFonts w:hint="eastAsia"/>
                <w:vertAlign w:val="baseline"/>
                <w:lang w:val="en-US" w:eastAsia="zh-CN"/>
              </w:rPr>
              <w:t>然后通过站点+电表设备名称，查询对应动环性能数据，获取总有功功率（092330）。查询时间7天范围内的最大值。结果保留两位小数。</w:t>
            </w:r>
          </w:p>
          <w:p w14:paraId="3DD88AD9">
            <w:pPr>
              <w:widowControl w:val="0"/>
              <w:numPr>
                <w:ilvl w:val="0"/>
                <w:numId w:val="0"/>
              </w:numPr>
              <w:jc w:val="left"/>
              <w:rPr>
                <w:rFonts w:hint="default"/>
                <w:vertAlign w:val="baseline"/>
                <w:lang w:val="en-US" w:eastAsia="zh-CN"/>
              </w:rPr>
            </w:pPr>
            <w:r>
              <w:rPr>
                <w:rFonts w:hint="eastAsia"/>
                <w:highlight w:val="yellow"/>
                <w:vertAlign w:val="baseline"/>
                <w:lang w:val="en-US" w:eastAsia="zh-CN"/>
              </w:rPr>
              <w:t>若找不到上游设备对应的智能电表，或者对应智能电表在动环系统不存在，显示为空。有设备但未获取到值显示--，用该值计算的指标数据，规则相同。</w:t>
            </w:r>
          </w:p>
        </w:tc>
      </w:tr>
      <w:tr w14:paraId="654C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689D8B8C">
            <w:pPr>
              <w:widowControl w:val="0"/>
              <w:numPr>
                <w:ilvl w:val="0"/>
                <w:numId w:val="0"/>
              </w:numPr>
              <w:jc w:val="left"/>
              <w:rPr>
                <w:rFonts w:hint="eastAsia"/>
                <w:vertAlign w:val="baseline"/>
                <w:lang w:val="en-US" w:eastAsia="zh-CN"/>
              </w:rPr>
            </w:pPr>
          </w:p>
        </w:tc>
        <w:tc>
          <w:tcPr>
            <w:tcW w:w="1775" w:type="dxa"/>
            <w:vAlign w:val="center"/>
          </w:tcPr>
          <w:p w14:paraId="56FF2DD8">
            <w:pPr>
              <w:widowControl w:val="0"/>
              <w:numPr>
                <w:ilvl w:val="0"/>
                <w:numId w:val="0"/>
              </w:numPr>
              <w:ind w:left="0" w:leftChars="0" w:firstLine="0" w:firstLineChars="0"/>
              <w:jc w:val="left"/>
              <w:rPr>
                <w:rFonts w:hint="default"/>
                <w:vertAlign w:val="baseline"/>
                <w:lang w:val="en-US" w:eastAsia="zh-CN"/>
              </w:rPr>
            </w:pPr>
            <w:r>
              <w:rPr>
                <w:rFonts w:hint="eastAsia"/>
                <w:vertAlign w:val="baseline"/>
                <w:lang w:val="en-US" w:eastAsia="zh-CN"/>
              </w:rPr>
              <w:t>实际负载率</w:t>
            </w:r>
          </w:p>
        </w:tc>
        <w:tc>
          <w:tcPr>
            <w:tcW w:w="6108" w:type="dxa"/>
          </w:tcPr>
          <w:p w14:paraId="7F37F6B5">
            <w:pPr>
              <w:widowControl w:val="0"/>
              <w:numPr>
                <w:ilvl w:val="0"/>
                <w:numId w:val="0"/>
              </w:numPr>
              <w:jc w:val="left"/>
              <w:rPr>
                <w:rFonts w:hint="default"/>
                <w:vertAlign w:val="baseline"/>
                <w:lang w:val="en-US" w:eastAsia="zh-CN"/>
              </w:rPr>
            </w:pPr>
            <m:oMath>
              <m:r>
                <m:rPr>
                  <m:sty m:val="p"/>
                </m:rPr>
                <w:rPr>
                  <w:rFonts w:hint="eastAsia" w:ascii="Cambria Math" w:hAnsi="Cambria Math" w:cs="Times New Roman"/>
                  <w:kern w:val="2"/>
                  <w:sz w:val="22"/>
                  <w:szCs w:val="22"/>
                  <w:vertAlign w:val="baseline"/>
                  <w:lang w:val="en-US" w:eastAsia="zh-CN" w:bidi="ar-SA"/>
                </w:rPr>
                <m:t>实际负载率</m:t>
              </m:r>
              <m:r>
                <m:rPr>
                  <m:sty m:val="p"/>
                </m:rPr>
                <w:rPr>
                  <w:rFonts w:hint="default" w:ascii="Cambria Math" w:hAnsi="Cambria Math" w:cs="Times New Roman"/>
                  <w:kern w:val="2"/>
                  <w:sz w:val="22"/>
                  <w:szCs w:val="22"/>
                  <w:vertAlign w:val="baseline"/>
                  <w:lang w:val="en-US" w:eastAsia="zh-CN" w:bidi="ar-SA"/>
                </w:rPr>
                <m:t>=</m:t>
              </m:r>
              <m:f>
                <m:fPr>
                  <m:ctrlPr>
                    <w:rPr>
                      <w:rFonts w:hint="default" w:ascii="Cambria Math" w:hAnsi="Cambria Math" w:cs="Times New Roman"/>
                      <w:kern w:val="2"/>
                      <w:sz w:val="22"/>
                      <w:szCs w:val="22"/>
                      <w:vertAlign w:val="baseline"/>
                      <w:lang w:val="en-US" w:eastAsia="zh-CN" w:bidi="ar-SA"/>
                    </w:rPr>
                  </m:ctrlPr>
                </m:fPr>
                <m:num>
                  <m:r>
                    <m:rPr>
                      <m:sty m:val="p"/>
                    </m:rPr>
                    <w:rPr>
                      <w:rFonts w:hint="eastAsia" w:ascii="Cambria Math" w:hAnsi="Cambria Math" w:cs="Times New Roman"/>
                      <w:kern w:val="2"/>
                      <w:sz w:val="22"/>
                      <w:szCs w:val="22"/>
                      <w:vertAlign w:val="baseline"/>
                      <w:lang w:val="en-US" w:eastAsia="zh-CN" w:bidi="ar-SA"/>
                    </w:rPr>
                    <m:t>实际负载</m:t>
                  </m:r>
                  <m:r>
                    <m:rPr>
                      <m:sty m:val="p"/>
                    </m:rPr>
                    <w:rPr>
                      <w:rFonts w:hint="eastAsia"/>
                      <w:sz w:val="22"/>
                      <w:szCs w:val="22"/>
                      <w:vertAlign w:val="baseline"/>
                      <w:lang w:val="en-US" w:eastAsia="zh-CN"/>
                    </w:rPr>
                    <m:t>(kW)</m:t>
                  </m:r>
                  <m:r>
                    <m:rPr>
                      <m:sty m:val="p"/>
                    </m:rPr>
                    <w:rPr>
                      <w:rFonts w:hint="default" w:ascii="Cambria Math" w:hAnsi="Cambria Math"/>
                      <w:sz w:val="22"/>
                      <w:szCs w:val="22"/>
                      <w:vertAlign w:val="baseline"/>
                      <w:lang w:val="en-US" w:eastAsia="zh-CN"/>
                    </w:rPr>
                    <m:t>∗1000</m:t>
                  </m:r>
                  <m:r>
                    <m:rPr>
                      <m:sty m:val="p"/>
                    </m:rPr>
                    <w:rPr>
                      <w:rFonts w:hint="default" w:ascii="Cambria Math" w:hAnsi="Cambria Math" w:cs="Times New Roman"/>
                      <w:kern w:val="2"/>
                      <w:sz w:val="22"/>
                      <w:szCs w:val="22"/>
                      <w:vertAlign w:val="baseline"/>
                      <w:lang w:val="en-US" w:eastAsia="zh-CN" w:bidi="ar-SA"/>
                    </w:rPr>
                    <m:t>/</m:t>
                  </m:r>
                  <m:r>
                    <m:rPr>
                      <m:sty m:val="p"/>
                    </m:rPr>
                    <w:rPr>
                      <w:rFonts w:hint="eastAsia" w:ascii="Cambria Math" w:hAnsi="Cambria Math" w:cs="Times New Roman"/>
                      <w:kern w:val="2"/>
                      <w:sz w:val="22"/>
                      <w:szCs w:val="22"/>
                      <w:vertAlign w:val="baseline"/>
                      <w:lang w:val="en-US" w:eastAsia="zh-CN" w:bidi="ar-SA"/>
                    </w:rPr>
                    <m:t>（</m:t>
                  </m:r>
                  <m:r>
                    <m:rPr>
                      <m:sty m:val="p"/>
                    </m:rPr>
                    <w:rPr>
                      <w:rFonts w:hint="default" w:ascii="Cambria Math" w:hAnsi="Cambria Math" w:cs="Times New Roman"/>
                      <w:kern w:val="2"/>
                      <w:sz w:val="22"/>
                      <w:szCs w:val="22"/>
                      <w:vertAlign w:val="baseline"/>
                      <w:lang w:val="en-US" w:eastAsia="zh-CN" w:bidi="ar-SA"/>
                    </w:rPr>
                    <m:t>1.732∗380∗</m:t>
                  </m:r>
                  <m:r>
                    <m:rPr>
                      <m:sty m:val="p"/>
                    </m:rPr>
                    <w:rPr>
                      <w:rFonts w:hint="eastAsia" w:ascii="Cambria Math" w:hAnsi="Cambria Math" w:cs="Times New Roman"/>
                      <w:kern w:val="2"/>
                      <w:sz w:val="22"/>
                      <w:szCs w:val="22"/>
                      <w:vertAlign w:val="baseline"/>
                      <w:lang w:val="en-US" w:eastAsia="zh-CN" w:bidi="ar-SA"/>
                    </w:rPr>
                    <m:t>功率因数）</m:t>
                  </m:r>
                  <m:ctrlPr>
                    <w:rPr>
                      <w:rFonts w:hint="default" w:ascii="Cambria Math" w:hAnsi="Cambria Math" w:cs="Times New Roman"/>
                      <w:kern w:val="2"/>
                      <w:sz w:val="22"/>
                      <w:szCs w:val="22"/>
                      <w:vertAlign w:val="baseline"/>
                      <w:lang w:val="en-US" w:eastAsia="zh-CN" w:bidi="ar-SA"/>
                    </w:rPr>
                  </m:ctrlPr>
                </m:num>
                <m:den>
                  <m:r>
                    <m:rPr>
                      <m:sty m:val="p"/>
                    </m:rPr>
                    <w:rPr>
                      <w:rFonts w:hint="eastAsia" w:ascii="Cambria Math" w:hAnsi="Cambria Math" w:cs="Times New Roman"/>
                      <w:kern w:val="2"/>
                      <w:sz w:val="22"/>
                      <w:szCs w:val="22"/>
                      <w:vertAlign w:val="baseline"/>
                      <w:lang w:val="en-US" w:eastAsia="zh-CN" w:bidi="ar-SA"/>
                    </w:rPr>
                    <m:t>额定容量</m:t>
                  </m:r>
                  <m:r>
                    <m:rPr>
                      <m:sty m:val="p"/>
                    </m:rPr>
                    <w:rPr>
                      <w:rFonts w:hint="eastAsia"/>
                      <w:sz w:val="22"/>
                      <w:szCs w:val="22"/>
                      <w:vertAlign w:val="baseline"/>
                      <w:lang w:val="en-US" w:eastAsia="zh-CN"/>
                    </w:rPr>
                    <m:t>(A)</m:t>
                  </m:r>
                  <m:ctrlPr>
                    <w:rPr>
                      <w:rFonts w:hint="default" w:ascii="Cambria Math" w:hAnsi="Cambria Math" w:cs="Times New Roman"/>
                      <w:kern w:val="2"/>
                      <w:sz w:val="22"/>
                      <w:szCs w:val="22"/>
                      <w:vertAlign w:val="baseline"/>
                      <w:lang w:val="en-US" w:eastAsia="zh-CN" w:bidi="ar-SA"/>
                    </w:rPr>
                  </m:ctrlPr>
                </m:den>
              </m:f>
            </m:oMath>
            <w:r>
              <w:rPr>
                <w:rFonts w:hint="eastAsia" w:hAnsi="Cambria Math" w:cs="Times New Roman"/>
                <w:i w:val="0"/>
                <w:kern w:val="2"/>
                <w:sz w:val="22"/>
                <w:szCs w:val="22"/>
                <w:vertAlign w:val="baseline"/>
                <w:lang w:val="en-US" w:eastAsia="zh-CN" w:bidi="ar-SA"/>
              </w:rPr>
              <w:t>*100%，功率因数（092314）</w:t>
            </w:r>
          </w:p>
        </w:tc>
      </w:tr>
      <w:tr w14:paraId="0F46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775D6114">
            <w:pPr>
              <w:widowControl w:val="0"/>
              <w:numPr>
                <w:ilvl w:val="0"/>
                <w:numId w:val="0"/>
              </w:numPr>
              <w:jc w:val="left"/>
              <w:rPr>
                <w:rFonts w:hint="eastAsia"/>
                <w:vertAlign w:val="baseline"/>
                <w:lang w:val="en-US" w:eastAsia="zh-CN"/>
              </w:rPr>
            </w:pPr>
          </w:p>
        </w:tc>
        <w:tc>
          <w:tcPr>
            <w:tcW w:w="1775" w:type="dxa"/>
            <w:vAlign w:val="center"/>
          </w:tcPr>
          <w:p w14:paraId="6C569FA6">
            <w:pPr>
              <w:widowControl w:val="0"/>
              <w:numPr>
                <w:ilvl w:val="0"/>
                <w:numId w:val="0"/>
              </w:numPr>
              <w:jc w:val="left"/>
              <w:rPr>
                <w:rFonts w:hint="eastAsia"/>
                <w:vertAlign w:val="baseline"/>
                <w:lang w:val="en-US" w:eastAsia="zh-CN"/>
              </w:rPr>
            </w:pPr>
            <w:r>
              <w:rPr>
                <w:rFonts w:hint="eastAsia"/>
                <w:vertAlign w:val="baseline"/>
                <w:lang w:val="en-US" w:eastAsia="zh-CN"/>
              </w:rPr>
              <w:t>加电后负载(kW)</w:t>
            </w:r>
          </w:p>
        </w:tc>
        <w:tc>
          <w:tcPr>
            <w:tcW w:w="6108" w:type="dxa"/>
          </w:tcPr>
          <w:p w14:paraId="61F86B7F">
            <w:pPr>
              <w:widowControl w:val="0"/>
              <w:numPr>
                <w:ilvl w:val="0"/>
                <w:numId w:val="0"/>
              </w:numPr>
              <w:jc w:val="left"/>
              <w:rPr>
                <w:rFonts w:hint="eastAsia"/>
                <w:vertAlign w:val="baseline"/>
                <w:lang w:val="en-US" w:eastAsia="zh-CN"/>
              </w:rPr>
            </w:pPr>
            <w:r>
              <w:rPr>
                <w:rFonts w:hint="eastAsia"/>
                <w:vertAlign w:val="baseline"/>
                <w:lang w:val="en-US" w:eastAsia="zh-CN"/>
              </w:rPr>
              <w:t>加电后负载=用电设备额定功率(kW)+实际负载(kW)</w:t>
            </w:r>
          </w:p>
        </w:tc>
      </w:tr>
      <w:tr w14:paraId="1177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vMerge w:val="continue"/>
          </w:tcPr>
          <w:p w14:paraId="7E75BBAF">
            <w:pPr>
              <w:widowControl w:val="0"/>
              <w:numPr>
                <w:ilvl w:val="0"/>
                <w:numId w:val="0"/>
              </w:numPr>
              <w:jc w:val="left"/>
              <w:rPr>
                <w:rFonts w:hint="eastAsia"/>
                <w:vertAlign w:val="baseline"/>
                <w:lang w:val="en-US" w:eastAsia="zh-CN"/>
              </w:rPr>
            </w:pPr>
          </w:p>
        </w:tc>
        <w:tc>
          <w:tcPr>
            <w:tcW w:w="1775" w:type="dxa"/>
            <w:vAlign w:val="center"/>
          </w:tcPr>
          <w:p w14:paraId="18AA5AF5">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加电后负载率</w:t>
            </w:r>
          </w:p>
        </w:tc>
        <w:tc>
          <w:tcPr>
            <w:tcW w:w="6108" w:type="dxa"/>
          </w:tcPr>
          <w:p w14:paraId="1A03896B">
            <w:pPr>
              <w:widowControl w:val="0"/>
              <w:numPr>
                <w:ilvl w:val="0"/>
                <w:numId w:val="0"/>
              </w:numPr>
              <w:jc w:val="left"/>
              <w:rPr>
                <w:rFonts w:hint="default"/>
                <w:vertAlign w:val="baseline"/>
                <w:lang w:val="en-US" w:eastAsia="zh-CN"/>
              </w:rPr>
            </w:pPr>
            <m:oMathPara>
              <m:oMath>
                <m:r>
                  <m:rPr>
                    <m:sty m:val="p"/>
                  </m:rPr>
                  <w:rPr>
                    <w:rFonts w:hint="eastAsia" w:ascii="Cambria Math" w:hAnsi="Cambria Math" w:cs="Times New Roman"/>
                    <w:kern w:val="2"/>
                    <w:sz w:val="20"/>
                    <w:szCs w:val="20"/>
                    <w:vertAlign w:val="baseline"/>
                    <w:lang w:val="en-US" w:eastAsia="zh-CN" w:bidi="ar-SA"/>
                  </w:rPr>
                  <m:t>加电后负载率</m:t>
                </m:r>
                <m:r>
                  <m:rPr>
                    <m:sty m:val="p"/>
                  </m:rPr>
                  <w:rPr>
                    <w:rFonts w:hint="default" w:ascii="Cambria Math" w:hAnsi="Cambria Math" w:cs="Times New Roman"/>
                    <w:kern w:val="2"/>
                    <w:sz w:val="20"/>
                    <w:szCs w:val="20"/>
                    <w:vertAlign w:val="baseline"/>
                    <w:lang w:val="en-US" w:eastAsia="zh-CN" w:bidi="ar-SA"/>
                  </w:rPr>
                  <m:t>=</m:t>
                </m:r>
                <m:f>
                  <m:fPr>
                    <m:ctrlPr>
                      <w:rPr>
                        <w:rFonts w:hint="default" w:ascii="Cambria Math" w:hAnsi="Cambria Math" w:cs="Times New Roman"/>
                        <w:kern w:val="2"/>
                        <w:sz w:val="20"/>
                        <w:szCs w:val="20"/>
                        <w:vertAlign w:val="baseline"/>
                        <w:lang w:val="en-US" w:eastAsia="zh-CN" w:bidi="ar-SA"/>
                      </w:rPr>
                    </m:ctrlPr>
                  </m:fPr>
                  <m:num>
                    <m:r>
                      <m:rPr>
                        <m:sty m:val="p"/>
                      </m:rPr>
                      <w:rPr>
                        <w:rFonts w:hint="eastAsia" w:ascii="Cambria Math" w:hAnsi="Cambria Math" w:cs="Times New Roman"/>
                        <w:kern w:val="2"/>
                        <w:sz w:val="20"/>
                        <w:szCs w:val="20"/>
                        <w:vertAlign w:val="baseline"/>
                        <w:lang w:val="en-US" w:eastAsia="zh-CN" w:bidi="ar-SA"/>
                      </w:rPr>
                      <m:t>加电后负载</m:t>
                    </m:r>
                    <m:r>
                      <m:rPr>
                        <m:sty m:val="p"/>
                      </m:rPr>
                      <w:rPr>
                        <w:rFonts w:hint="default" w:ascii="Cambria Math" w:hAnsi="Cambria Math" w:cs="Times New Roman"/>
                        <w:kern w:val="2"/>
                        <w:sz w:val="20"/>
                        <w:szCs w:val="20"/>
                        <w:vertAlign w:val="baseline"/>
                        <w:lang w:val="en-US" w:eastAsia="zh-CN" w:bidi="ar-SA"/>
                      </w:rPr>
                      <m:t>∗1000</m:t>
                    </m:r>
                    <m:ctrlPr>
                      <w:rPr>
                        <w:rFonts w:hint="default" w:ascii="Cambria Math" w:hAnsi="Cambria Math" w:cs="Times New Roman"/>
                        <w:kern w:val="2"/>
                        <w:sz w:val="20"/>
                        <w:szCs w:val="20"/>
                        <w:vertAlign w:val="baseline"/>
                        <w:lang w:val="en-US" w:eastAsia="zh-CN" w:bidi="ar-SA"/>
                      </w:rPr>
                    </m:ctrlPr>
                  </m:num>
                  <m:den>
                    <m:r>
                      <m:rPr>
                        <m:sty m:val="p"/>
                      </m:rPr>
                      <w:rPr>
                        <w:rFonts w:hint="default" w:ascii="Cambria Math" w:hAnsi="Cambria Math" w:cs="Times New Roman"/>
                        <w:kern w:val="2"/>
                        <w:sz w:val="20"/>
                        <w:szCs w:val="20"/>
                        <w:vertAlign w:val="baseline"/>
                        <w:lang w:val="en-US" w:eastAsia="zh-CN" w:bidi="ar-SA"/>
                      </w:rPr>
                      <m:t>(1.732∗380∗</m:t>
                    </m:r>
                    <m:r>
                      <m:rPr>
                        <m:sty m:val="p"/>
                      </m:rPr>
                      <w:rPr>
                        <w:rFonts w:hint="eastAsia" w:ascii="Cambria Math" w:hAnsi="Cambria Math" w:cs="Times New Roman"/>
                        <w:kern w:val="2"/>
                        <w:sz w:val="20"/>
                        <w:szCs w:val="20"/>
                        <w:vertAlign w:val="baseline"/>
                        <w:lang w:val="en-US" w:eastAsia="zh-CN" w:bidi="ar-SA"/>
                      </w:rPr>
                      <m:t>功率因数</m:t>
                    </m:r>
                    <m:r>
                      <m:rPr>
                        <m:sty m:val="p"/>
                      </m:rPr>
                      <w:rPr>
                        <w:rFonts w:hint="default" w:ascii="Cambria Math" w:hAnsi="Cambria Math" w:cs="Times New Roman"/>
                        <w:kern w:val="2"/>
                        <w:sz w:val="20"/>
                        <w:szCs w:val="20"/>
                        <w:vertAlign w:val="baseline"/>
                        <w:lang w:val="en-US" w:eastAsia="zh-CN" w:bidi="ar-SA"/>
                      </w:rPr>
                      <m:t>)∗</m:t>
                    </m:r>
                    <m:r>
                      <m:rPr>
                        <m:sty m:val="p"/>
                      </m:rPr>
                      <w:rPr>
                        <w:rFonts w:hint="eastAsia" w:ascii="Cambria Math" w:hAnsi="Cambria Math" w:cs="Times New Roman"/>
                        <w:kern w:val="2"/>
                        <w:sz w:val="20"/>
                        <w:szCs w:val="20"/>
                        <w:vertAlign w:val="baseline"/>
                        <w:lang w:val="en-US" w:eastAsia="zh-CN" w:bidi="ar-SA"/>
                      </w:rPr>
                      <m:t>额定容量</m:t>
                    </m:r>
                    <m:r>
                      <m:rPr>
                        <m:sty m:val="p"/>
                      </m:rPr>
                      <w:rPr>
                        <w:rFonts w:hint="default" w:ascii="Cambria Math" w:hAnsi="Cambria Math" w:cs="Times New Roman"/>
                        <w:kern w:val="2"/>
                        <w:sz w:val="20"/>
                        <w:szCs w:val="20"/>
                        <w:vertAlign w:val="baseline"/>
                        <w:lang w:val="en-US" w:eastAsia="zh-CN" w:bidi="ar-SA"/>
                      </w:rPr>
                      <m:t>(A)</m:t>
                    </m:r>
                    <m:ctrlPr>
                      <w:rPr>
                        <w:rFonts w:hint="default" w:ascii="Cambria Math" w:hAnsi="Cambria Math" w:cs="Times New Roman"/>
                        <w:kern w:val="2"/>
                        <w:sz w:val="20"/>
                        <w:szCs w:val="20"/>
                        <w:vertAlign w:val="baseline"/>
                        <w:lang w:val="en-US" w:eastAsia="zh-CN" w:bidi="ar-SA"/>
                      </w:rPr>
                    </m:ctrlPr>
                  </m:den>
                </m:f>
                <m:r>
                  <m:rPr>
                    <m:sty m:val="p"/>
                  </m:rPr>
                  <w:rPr>
                    <w:rFonts w:hint="default" w:ascii="Cambria Math" w:hAnsi="Cambria Math" w:cs="Times New Roman"/>
                    <w:kern w:val="2"/>
                    <w:sz w:val="20"/>
                    <w:szCs w:val="22"/>
                    <w:vertAlign w:val="baseline"/>
                    <w:lang w:val="en-US" w:eastAsia="zh-CN" w:bidi="ar-SA"/>
                  </w:rPr>
                  <m:t>∗100%</m:t>
                </m:r>
              </m:oMath>
            </m:oMathPara>
          </w:p>
          <w:p w14:paraId="7CC6AC14">
            <w:pPr>
              <w:widowControl w:val="0"/>
              <w:numPr>
                <w:ilvl w:val="0"/>
                <w:numId w:val="0"/>
              </w:numPr>
              <w:jc w:val="left"/>
              <w:rPr>
                <w:rFonts w:hint="eastAsia"/>
                <w:vertAlign w:val="baseline"/>
                <w:lang w:val="en-US" w:eastAsia="zh-CN"/>
              </w:rPr>
            </w:pPr>
            <w:r>
              <w:rPr>
                <w:rFonts w:hint="eastAsia"/>
                <w:vertAlign w:val="baseline"/>
                <w:lang w:val="en-US" w:eastAsia="zh-CN"/>
              </w:rPr>
              <w:t>结果保留两位小数</w:t>
            </w:r>
          </w:p>
        </w:tc>
      </w:tr>
      <w:tr w14:paraId="45B6D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5" w:type="dxa"/>
            <w:gridSpan w:val="2"/>
            <w:vAlign w:val="center"/>
          </w:tcPr>
          <w:p w14:paraId="5879859C">
            <w:pPr>
              <w:widowControl w:val="0"/>
              <w:numPr>
                <w:ilvl w:val="0"/>
                <w:numId w:val="0"/>
              </w:numPr>
              <w:ind w:left="0" w:leftChars="0" w:firstLine="0" w:firstLineChars="0"/>
              <w:jc w:val="left"/>
              <w:rPr>
                <w:rFonts w:hint="eastAsia"/>
                <w:vertAlign w:val="baseline"/>
                <w:lang w:val="en-US" w:eastAsia="zh-CN"/>
              </w:rPr>
            </w:pPr>
            <w:r>
              <w:rPr>
                <w:rFonts w:hint="eastAsia"/>
                <w:vertAlign w:val="baseline"/>
                <w:lang w:val="en-US" w:eastAsia="zh-CN"/>
              </w:rPr>
              <w:t>操作</w:t>
            </w:r>
          </w:p>
        </w:tc>
        <w:tc>
          <w:tcPr>
            <w:tcW w:w="6108" w:type="dxa"/>
          </w:tcPr>
          <w:p w14:paraId="46297DD7">
            <w:pPr>
              <w:widowControl w:val="0"/>
              <w:numPr>
                <w:ilvl w:val="0"/>
                <w:numId w:val="0"/>
              </w:numPr>
              <w:jc w:val="left"/>
              <w:rPr>
                <w:rFonts w:hint="default"/>
                <w:vertAlign w:val="baseline"/>
                <w:lang w:val="en-US" w:eastAsia="zh-CN"/>
              </w:rPr>
            </w:pPr>
            <w:r>
              <w:rPr>
                <w:rFonts w:hint="eastAsia"/>
                <w:vertAlign w:val="baseline"/>
                <w:lang w:val="en-US" w:eastAsia="zh-CN"/>
              </w:rPr>
              <w:t>单击图标“路由详情”，弹窗显示从电源设备到变压器的整个供电路由仿真信息。如图所示</w:t>
            </w:r>
          </w:p>
        </w:tc>
      </w:tr>
    </w:tbl>
    <w:p w14:paraId="6BCD4496">
      <w:pPr>
        <w:widowControl w:val="0"/>
        <w:numPr>
          <w:ilvl w:val="0"/>
          <w:numId w:val="0"/>
        </w:numPr>
        <w:jc w:val="left"/>
        <w:rPr>
          <w:rFonts w:hint="eastAsia"/>
          <w:lang w:val="en-US" w:eastAsia="zh-CN"/>
        </w:rPr>
      </w:pPr>
    </w:p>
    <w:p w14:paraId="194E71A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pPr>
      <w:r>
        <w:drawing>
          <wp:inline distT="0" distB="0" distL="114300" distR="114300">
            <wp:extent cx="6180455" cy="1911350"/>
            <wp:effectExtent l="0" t="0" r="6985" b="889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42"/>
                    <a:stretch>
                      <a:fillRect/>
                    </a:stretch>
                  </pic:blipFill>
                  <pic:spPr>
                    <a:xfrm>
                      <a:off x="0" y="0"/>
                      <a:ext cx="6180455" cy="1911350"/>
                    </a:xfrm>
                    <a:prstGeom prst="rect">
                      <a:avLst/>
                    </a:prstGeom>
                    <a:noFill/>
                    <a:ln>
                      <a:noFill/>
                    </a:ln>
                  </pic:spPr>
                </pic:pic>
              </a:graphicData>
            </a:graphic>
          </wp:inline>
        </w:drawing>
      </w:r>
    </w:p>
    <w:p w14:paraId="6CA55A64">
      <w:pPr>
        <w:pStyle w:val="14"/>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47" w:name="_Ref21828"/>
      <w:r>
        <w:t>图</w:t>
      </w:r>
      <w:r>
        <w:fldChar w:fldCharType="begin"/>
      </w:r>
      <w:r>
        <w:instrText xml:space="preserve"> SEQ 图 \* ARABIC </w:instrText>
      </w:r>
      <w:r>
        <w:fldChar w:fldCharType="separate"/>
      </w:r>
      <w:r>
        <w:t>6</w:t>
      </w:r>
      <w:r>
        <w:fldChar w:fldCharType="end"/>
      </w:r>
      <w:r>
        <w:rPr>
          <w:rFonts w:hint="eastAsia"/>
          <w:lang w:val="en-US" w:eastAsia="zh-CN"/>
        </w:rPr>
        <w:t>开关电源容量明细</w:t>
      </w:r>
      <w:bookmarkEnd w:id="47"/>
    </w:p>
    <w:p w14:paraId="1C795E7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pPr>
      <w:r>
        <w:drawing>
          <wp:inline distT="0" distB="0" distL="114300" distR="114300">
            <wp:extent cx="4998720" cy="5379720"/>
            <wp:effectExtent l="0" t="0" r="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43"/>
                    <a:stretch>
                      <a:fillRect/>
                    </a:stretch>
                  </pic:blipFill>
                  <pic:spPr>
                    <a:xfrm>
                      <a:off x="0" y="0"/>
                      <a:ext cx="4998720" cy="5379720"/>
                    </a:xfrm>
                    <a:prstGeom prst="rect">
                      <a:avLst/>
                    </a:prstGeom>
                    <a:noFill/>
                    <a:ln>
                      <a:noFill/>
                    </a:ln>
                  </pic:spPr>
                </pic:pic>
              </a:graphicData>
            </a:graphic>
          </wp:inline>
        </w:drawing>
      </w:r>
    </w:p>
    <w:p w14:paraId="0775625E">
      <w:pPr>
        <w:pStyle w:val="14"/>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eastAsia="宋体"/>
          <w:lang w:val="en-US" w:eastAsia="zh-CN"/>
        </w:rPr>
      </w:pPr>
      <w:bookmarkStart w:id="48" w:name="_Ref15645"/>
      <w:r>
        <w:t>图</w:t>
      </w:r>
      <w:r>
        <w:fldChar w:fldCharType="begin"/>
      </w:r>
      <w:r>
        <w:instrText xml:space="preserve"> SEQ 图 \* ARABIC </w:instrText>
      </w:r>
      <w:r>
        <w:fldChar w:fldCharType="separate"/>
      </w:r>
      <w:r>
        <w:t>7</w:t>
      </w:r>
      <w:r>
        <w:fldChar w:fldCharType="end"/>
      </w:r>
      <w:r>
        <w:rPr>
          <w:rFonts w:hint="eastAsia"/>
          <w:lang w:val="en-US" w:eastAsia="zh-CN"/>
        </w:rPr>
        <w:t>供电路由仿真信息</w:t>
      </w:r>
      <w:bookmarkEnd w:id="48"/>
    </w:p>
    <w:p w14:paraId="35A1B404">
      <w:pPr>
        <w:widowControl w:val="0"/>
        <w:numPr>
          <w:ilvl w:val="0"/>
          <w:numId w:val="0"/>
        </w:numPr>
        <w:jc w:val="both"/>
        <w:rPr>
          <w:rFonts w:hint="default"/>
          <w:lang w:val="en-US" w:eastAsia="zh-CN"/>
        </w:rPr>
      </w:pPr>
      <w:r>
        <w:rPr>
          <w:rFonts w:hint="eastAsia"/>
          <w:lang w:val="en-US" w:eastAsia="zh-CN"/>
        </w:rPr>
        <w:t>电源上游设备到变压器的下游设备，其实际负载率和加电后负载率的计算方式与“电源上游设备”的一致。</w:t>
      </w:r>
    </w:p>
    <w:p w14:paraId="176FFA45">
      <w:pPr>
        <w:widowControl w:val="0"/>
        <w:numPr>
          <w:ilvl w:val="0"/>
          <w:numId w:val="0"/>
        </w:numPr>
        <w:jc w:val="left"/>
        <w:rPr>
          <w:rFonts w:hint="default"/>
          <w:lang w:val="en-US" w:eastAsia="zh-CN"/>
        </w:rPr>
      </w:pPr>
    </w:p>
    <w:p w14:paraId="3ED7BC98">
      <w:pPr>
        <w:widowControl w:val="0"/>
        <w:numPr>
          <w:ilvl w:val="0"/>
          <w:numId w:val="0"/>
        </w:numPr>
        <w:jc w:val="left"/>
        <w:rPr>
          <w:rFonts w:hint="eastAsia"/>
          <w:lang w:val="en-US" w:eastAsia="zh-CN"/>
        </w:rPr>
      </w:pPr>
      <w:r>
        <w:rPr>
          <w:rFonts w:hint="eastAsia"/>
          <w:b/>
          <w:bCs/>
          <w:lang w:val="en-US" w:eastAsia="zh-CN"/>
        </w:rPr>
        <w:t>用电预占最优对比逻辑说明</w:t>
      </w:r>
      <w:r>
        <w:rPr>
          <w:rFonts w:hint="eastAsia"/>
          <w:lang w:val="en-US" w:eastAsia="zh-CN"/>
        </w:rPr>
        <w:t>：</w:t>
      </w:r>
    </w:p>
    <w:p w14:paraId="24B20991">
      <w:pPr>
        <w:widowControl w:val="0"/>
        <w:numPr>
          <w:ilvl w:val="0"/>
          <w:numId w:val="65"/>
        </w:numPr>
        <w:jc w:val="left"/>
        <w:rPr>
          <w:rFonts w:hint="eastAsia"/>
          <w:lang w:val="en-US" w:eastAsia="zh-CN"/>
        </w:rPr>
      </w:pPr>
      <w:r>
        <w:rPr>
          <w:rFonts w:hint="eastAsia"/>
          <w:lang w:val="en-US" w:eastAsia="zh-CN"/>
        </w:rPr>
        <w:t>首先判断整个供电路由上的设备是否存在容量预警。容量预警阈值70%（该阈值可配置）。</w:t>
      </w:r>
    </w:p>
    <w:p w14:paraId="194D88C7">
      <w:pPr>
        <w:widowControl w:val="0"/>
        <w:numPr>
          <w:ilvl w:val="0"/>
          <w:numId w:val="65"/>
        </w:numPr>
        <w:jc w:val="left"/>
        <w:rPr>
          <w:rFonts w:hint="default"/>
          <w:lang w:val="en-US" w:eastAsia="zh-CN"/>
        </w:rPr>
      </w:pPr>
      <w:r>
        <w:rPr>
          <w:rFonts w:hint="eastAsia"/>
          <w:lang w:val="en-US" w:eastAsia="zh-CN"/>
        </w:rPr>
        <w:t>根据容量预警数量从低到高排序。若数量相同，则电源设备负载率低的优先级高；若预警数量相同，且电源设备负载率相同，则对比上游设备负载率，负载率低的优先级高，依此类推。如：负载率预警数量为0，且电源设备负载率最低的路由，其最优排序为“1”。</w:t>
      </w:r>
    </w:p>
    <w:p w14:paraId="7E71DFFD">
      <w:pPr>
        <w:widowControl w:val="0"/>
        <w:numPr>
          <w:ilvl w:val="0"/>
          <w:numId w:val="0"/>
        </w:numPr>
        <w:jc w:val="left"/>
        <w:rPr>
          <w:rFonts w:hint="default"/>
          <w:lang w:val="en-US" w:eastAsia="zh-CN"/>
        </w:rPr>
      </w:pPr>
    </w:p>
    <w:p w14:paraId="64A9A1C3">
      <w:pPr>
        <w:widowControl w:val="0"/>
        <w:numPr>
          <w:ilvl w:val="0"/>
          <w:numId w:val="0"/>
        </w:numPr>
        <w:jc w:val="left"/>
        <w:rPr>
          <w:rFonts w:hint="default"/>
          <w:lang w:val="en-US" w:eastAsia="zh-CN"/>
        </w:rPr>
      </w:pPr>
    </w:p>
    <w:p w14:paraId="38E479E6">
      <w:pPr>
        <w:widowControl w:val="0"/>
        <w:numPr>
          <w:ilvl w:val="0"/>
          <w:numId w:val="0"/>
        </w:numPr>
        <w:jc w:val="left"/>
        <w:rPr>
          <w:rFonts w:hint="default"/>
          <w:lang w:val="en-US" w:eastAsia="zh-CN"/>
        </w:rPr>
      </w:pPr>
    </w:p>
    <w:p w14:paraId="3DE0C995">
      <w:pPr>
        <w:widowControl w:val="0"/>
        <w:numPr>
          <w:ilvl w:val="0"/>
          <w:numId w:val="0"/>
        </w:numPr>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29144B7B">
      <w:pPr>
        <w:pStyle w:val="5"/>
      </w:pPr>
      <w:bookmarkStart w:id="49" w:name="_Toc32757"/>
      <w:r>
        <w:rPr>
          <w:rFonts w:hint="eastAsia"/>
        </w:rPr>
        <w:t>AIMIOps-</w:t>
      </w:r>
      <w:r>
        <w:rPr>
          <w:rFonts w:hint="eastAsia"/>
          <w:lang w:val="en-US" w:eastAsia="zh-CN"/>
        </w:rPr>
        <w:t>GX-</w:t>
      </w:r>
      <w:r>
        <w:rPr>
          <w:rFonts w:hint="eastAsia"/>
        </w:rPr>
        <w:t>BR-F</w:t>
      </w:r>
      <w:r>
        <w:rPr>
          <w:rFonts w:hint="eastAsia"/>
          <w:lang w:val="en-US" w:eastAsia="zh-CN"/>
        </w:rPr>
        <w:t>-05</w:t>
      </w:r>
      <w:r>
        <w:rPr>
          <w:rFonts w:hint="eastAsia"/>
        </w:rPr>
        <w:t>-</w:t>
      </w:r>
      <w:r>
        <w:rPr>
          <w:rFonts w:hint="eastAsia"/>
          <w:lang w:val="en-US" w:eastAsia="zh-CN"/>
        </w:rPr>
        <w:t>003容量仿真</w:t>
      </w:r>
      <w:bookmarkEnd w:id="49"/>
    </w:p>
    <w:p w14:paraId="0CD8E32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：容量管理——仿真扩容——容量仿真</w:t>
      </w:r>
    </w:p>
    <w:p w14:paraId="3E98D156">
      <w:pPr>
        <w:widowControl w:val="0"/>
        <w:numPr>
          <w:ilvl w:val="0"/>
          <w:numId w:val="0"/>
        </w:numPr>
        <w:jc w:val="left"/>
        <w:rPr>
          <w:rFonts w:hint="default"/>
          <w:lang w:val="en-US" w:eastAsia="zh-CN"/>
        </w:rPr>
      </w:pPr>
    </w:p>
    <w:p w14:paraId="50566A7F">
      <w:pPr>
        <w:widowControl w:val="0"/>
        <w:numPr>
          <w:ilvl w:val="0"/>
          <w:numId w:val="0"/>
        </w:numPr>
        <w:jc w:val="left"/>
        <w:rPr>
          <w:rFonts w:hint="default"/>
          <w:lang w:val="en-US" w:eastAsia="zh-CN"/>
        </w:rPr>
      </w:pPr>
    </w:p>
    <w:p w14:paraId="14FFC8CA">
      <w:pPr>
        <w:widowControl w:val="0"/>
        <w:numPr>
          <w:ilvl w:val="0"/>
          <w:numId w:val="0"/>
        </w:numPr>
        <w:jc w:val="left"/>
        <w:rPr>
          <w:rFonts w:hint="default"/>
          <w:lang w:val="en-US" w:eastAsia="zh-CN"/>
        </w:rPr>
      </w:pPr>
    </w:p>
    <w:p w14:paraId="185AF7BC">
      <w:pPr>
        <w:rPr>
          <w:rFonts w:hint="default"/>
          <w:lang w:val="en-US" w:eastAsia="zh-CN"/>
        </w:rPr>
      </w:pPr>
      <w:r>
        <w:rPr>
          <w:rFonts w:hint="default"/>
          <w:lang w:val="en-US" w:eastAsia="zh-CN"/>
        </w:rPr>
        <w:br w:type="page"/>
      </w:r>
    </w:p>
    <w:p w14:paraId="069C01CA">
      <w:pPr>
        <w:pStyle w:val="4"/>
        <w:bidi w:val="0"/>
        <w:rPr>
          <w:rFonts w:hint="default"/>
          <w:lang w:val="en-US" w:eastAsia="zh-CN"/>
        </w:rPr>
      </w:pPr>
      <w:bookmarkStart w:id="50" w:name="_Toc12179"/>
      <w:r>
        <w:rPr>
          <w:rFonts w:hint="eastAsia"/>
          <w:lang w:val="en-US" w:eastAsia="zh-CN"/>
        </w:rPr>
        <w:t>综合监控</w:t>
      </w:r>
      <w:bookmarkEnd w:id="50"/>
    </w:p>
    <w:p w14:paraId="27FA8E73">
      <w:pPr>
        <w:pStyle w:val="5"/>
      </w:pPr>
      <w:bookmarkStart w:id="51" w:name="_Toc24213"/>
      <w:r>
        <w:rPr>
          <w:rFonts w:hint="eastAsia"/>
        </w:rPr>
        <w:t>AIMIOps-</w:t>
      </w:r>
      <w:r>
        <w:rPr>
          <w:rFonts w:hint="eastAsia"/>
          <w:lang w:val="en-US" w:eastAsia="zh-CN"/>
        </w:rPr>
        <w:t>GX-</w:t>
      </w:r>
      <w:r>
        <w:rPr>
          <w:rFonts w:hint="eastAsia"/>
        </w:rPr>
        <w:t>BR-F</w:t>
      </w:r>
      <w:r>
        <w:rPr>
          <w:rFonts w:hint="eastAsia"/>
          <w:lang w:val="en-US" w:eastAsia="zh-CN"/>
        </w:rPr>
        <w:t>-06</w:t>
      </w:r>
      <w:r>
        <w:rPr>
          <w:rFonts w:hint="eastAsia"/>
        </w:rPr>
        <w:t>-</w:t>
      </w:r>
      <w:r>
        <w:rPr>
          <w:rFonts w:hint="eastAsia"/>
          <w:lang w:val="en-US" w:eastAsia="zh-CN"/>
        </w:rPr>
        <w:t>001图像管理</w:t>
      </w:r>
      <w:bookmarkEnd w:id="51"/>
    </w:p>
    <w:p w14:paraId="15D8CF9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bCs/>
          <w:lang w:val="en-US" w:eastAsia="zh-CN"/>
        </w:rPr>
        <w:t>功能位置</w:t>
      </w:r>
      <w:r>
        <w:rPr>
          <w:rFonts w:hint="eastAsia"/>
          <w:lang w:val="en-US" w:eastAsia="zh-CN"/>
        </w:rPr>
        <w:t>：综合视图——视频——图像管理</w:t>
      </w:r>
    </w:p>
    <w:p w14:paraId="34BA9885">
      <w:pPr>
        <w:widowControl w:val="0"/>
        <w:numPr>
          <w:ilvl w:val="0"/>
          <w:numId w:val="0"/>
        </w:numPr>
        <w:jc w:val="left"/>
        <w:rPr>
          <w:rFonts w:hint="eastAsia"/>
          <w:lang w:val="en-US" w:eastAsia="zh-CN"/>
        </w:rPr>
      </w:pPr>
      <w:r>
        <w:rPr>
          <w:rFonts w:hint="eastAsia"/>
          <w:b/>
          <w:bCs/>
          <w:lang w:val="en-US" w:eastAsia="zh-CN"/>
        </w:rPr>
        <w:t>数据来源</w:t>
      </w:r>
      <w:r>
        <w:rPr>
          <w:rFonts w:hint="eastAsia"/>
          <w:lang w:val="en-US" w:eastAsia="zh-CN"/>
        </w:rPr>
        <w:t>：维谛视频平台/高新兴视频平台</w:t>
      </w:r>
    </w:p>
    <w:p w14:paraId="7607B858">
      <w:pPr>
        <w:widowControl w:val="0"/>
        <w:numPr>
          <w:ilvl w:val="0"/>
          <w:numId w:val="0"/>
        </w:numPr>
        <w:jc w:val="left"/>
        <w:rPr>
          <w:rFonts w:hint="default"/>
          <w:lang w:val="en-US" w:eastAsia="zh-CN"/>
        </w:rPr>
      </w:pPr>
      <w:r>
        <w:rPr>
          <w:rFonts w:hint="eastAsia"/>
          <w:lang w:val="en-US" w:eastAsia="zh-CN"/>
        </w:rPr>
        <w:t>图像管理功能</w:t>
      </w:r>
    </w:p>
    <w:p w14:paraId="768882D1">
      <w:pPr>
        <w:widowControl w:val="0"/>
        <w:numPr>
          <w:ilvl w:val="0"/>
          <w:numId w:val="0"/>
        </w:numPr>
        <w:jc w:val="left"/>
        <w:rPr>
          <w:rFonts w:hint="eastAsia"/>
          <w:lang w:val="en-US" w:eastAsia="zh-CN"/>
        </w:rPr>
      </w:pPr>
      <w:r>
        <w:rPr>
          <w:rFonts w:hint="eastAsia"/>
          <w:lang w:val="en-US" w:eastAsia="zh-CN"/>
        </w:rPr>
        <w:t>视频对接，哪些字段需要跟动环专业进行匹配</w:t>
      </w:r>
    </w:p>
    <w:p w14:paraId="305C9180">
      <w:pPr>
        <w:widowControl w:val="0"/>
        <w:numPr>
          <w:ilvl w:val="0"/>
          <w:numId w:val="0"/>
        </w:numPr>
        <w:jc w:val="left"/>
        <w:rPr>
          <w:rFonts w:hint="eastAsia"/>
          <w:lang w:val="en-US" w:eastAsia="zh-CN"/>
        </w:rPr>
      </w:pPr>
      <w:r>
        <w:rPr>
          <w:rFonts w:hint="eastAsia"/>
          <w:lang w:val="en-US" w:eastAsia="zh-CN"/>
        </w:rPr>
        <w:t>空间树或新增空间节点，如何与视频所对应位置进行匹配</w:t>
      </w:r>
    </w:p>
    <w:p w14:paraId="4774DF53">
      <w:pPr>
        <w:widowControl w:val="0"/>
        <w:numPr>
          <w:ilvl w:val="0"/>
          <w:numId w:val="0"/>
        </w:numPr>
        <w:jc w:val="left"/>
        <w:rPr>
          <w:rFonts w:hint="eastAsia"/>
          <w:lang w:val="en-US" w:eastAsia="zh-CN"/>
        </w:rPr>
      </w:pPr>
    </w:p>
    <w:p w14:paraId="5F1A3325">
      <w:pPr>
        <w:widowControl w:val="0"/>
        <w:numPr>
          <w:ilvl w:val="0"/>
          <w:numId w:val="0"/>
        </w:numPr>
        <w:jc w:val="left"/>
        <w:rPr>
          <w:rFonts w:hint="default"/>
          <w:lang w:val="en-US" w:eastAsia="zh-CN"/>
        </w:rPr>
      </w:pPr>
      <w:ins w:id="1955" w:author="zhoujiansheng" w:date="2024-10-17T15:01:43Z">
        <w:r>
          <w:rPr>
            <w:rFonts w:hint="eastAsia"/>
            <w:b/>
            <w:bCs/>
            <w:lang w:val="en-US" w:eastAsia="zh-CN"/>
          </w:rPr>
          <w:t>前置</w:t>
        </w:r>
      </w:ins>
      <w:ins w:id="1956" w:author="zhoujiansheng" w:date="2024-10-17T15:01:45Z">
        <w:r>
          <w:rPr>
            <w:rFonts w:hint="eastAsia"/>
            <w:b/>
            <w:bCs/>
            <w:lang w:val="en-US" w:eastAsia="zh-CN"/>
          </w:rPr>
          <w:t>条件</w:t>
        </w:r>
      </w:ins>
      <w:ins w:id="1957" w:author="zhoujiansheng" w:date="2024-10-17T15:02:11Z">
        <w:r>
          <w:rPr>
            <w:rFonts w:hint="eastAsia"/>
            <w:b/>
            <w:bCs/>
            <w:lang w:val="en-US" w:eastAsia="zh-CN"/>
          </w:rPr>
          <w:t>：</w:t>
        </w:r>
      </w:ins>
      <w:ins w:id="1958" w:author="zhoujiansheng" w:date="2024-10-17T15:02:29Z">
        <w:r>
          <w:rPr>
            <w:rFonts w:hint="eastAsia"/>
            <w:b w:val="0"/>
            <w:bCs w:val="0"/>
            <w:lang w:val="en-US" w:eastAsia="zh-CN"/>
          </w:rPr>
          <w:t>视频</w:t>
        </w:r>
      </w:ins>
      <w:ins w:id="1959" w:author="zhoujiansheng" w:date="2024-10-17T15:02:36Z">
        <w:r>
          <w:rPr>
            <w:rFonts w:hint="eastAsia"/>
            <w:b w:val="0"/>
            <w:bCs w:val="0"/>
            <w:lang w:val="en-US" w:eastAsia="zh-CN"/>
          </w:rPr>
          <w:t>资源</w:t>
        </w:r>
      </w:ins>
      <w:ins w:id="1960" w:author="zhoujiansheng" w:date="2024-10-17T15:02:37Z">
        <w:r>
          <w:rPr>
            <w:rFonts w:hint="eastAsia"/>
            <w:b w:val="0"/>
            <w:bCs w:val="0"/>
            <w:lang w:val="en-US" w:eastAsia="zh-CN"/>
          </w:rPr>
          <w:t>空间</w:t>
        </w:r>
      </w:ins>
      <w:ins w:id="1961" w:author="zhoujiansheng" w:date="2024-10-17T15:02:39Z">
        <w:r>
          <w:rPr>
            <w:rFonts w:hint="eastAsia"/>
            <w:b w:val="0"/>
            <w:bCs w:val="0"/>
            <w:lang w:val="en-US" w:eastAsia="zh-CN"/>
          </w:rPr>
          <w:t>树</w:t>
        </w:r>
      </w:ins>
      <w:ins w:id="1962" w:author="zhoujiansheng" w:date="2024-10-17T15:02:40Z">
        <w:r>
          <w:rPr>
            <w:rFonts w:hint="eastAsia"/>
            <w:b w:val="0"/>
            <w:bCs w:val="0"/>
            <w:lang w:val="en-US" w:eastAsia="zh-CN"/>
          </w:rPr>
          <w:t>，</w:t>
        </w:r>
      </w:ins>
      <w:ins w:id="1963" w:author="zhoujiansheng" w:date="2024-10-17T15:02:42Z">
        <w:r>
          <w:rPr>
            <w:rFonts w:hint="eastAsia"/>
            <w:b w:val="0"/>
            <w:bCs w:val="0"/>
            <w:lang w:val="en-US" w:eastAsia="zh-CN"/>
          </w:rPr>
          <w:t>关联</w:t>
        </w:r>
      </w:ins>
      <w:ins w:id="1964" w:author="zhoujiansheng" w:date="2024-10-17T15:02:44Z">
        <w:r>
          <w:rPr>
            <w:rFonts w:hint="eastAsia"/>
            <w:b w:val="0"/>
            <w:bCs w:val="0"/>
            <w:lang w:val="en-US" w:eastAsia="zh-CN"/>
          </w:rPr>
          <w:t>用户</w:t>
        </w:r>
      </w:ins>
      <w:ins w:id="1965" w:author="zhoujiansheng" w:date="2024-10-17T15:02:45Z">
        <w:r>
          <w:rPr>
            <w:rFonts w:hint="eastAsia"/>
            <w:b w:val="0"/>
            <w:bCs w:val="0"/>
            <w:lang w:val="en-US" w:eastAsia="zh-CN"/>
          </w:rPr>
          <w:t>资源</w:t>
        </w:r>
      </w:ins>
      <w:ins w:id="1966" w:author="zhoujiansheng" w:date="2024-10-17T15:02:47Z">
        <w:r>
          <w:rPr>
            <w:rFonts w:hint="eastAsia"/>
            <w:b w:val="0"/>
            <w:bCs w:val="0"/>
            <w:lang w:val="en-US" w:eastAsia="zh-CN"/>
          </w:rPr>
          <w:t>权限</w:t>
        </w:r>
      </w:ins>
      <w:ins w:id="1967" w:author="zhoujiansheng" w:date="2024-10-17T15:03:55Z">
        <w:r>
          <w:rPr>
            <w:rFonts w:hint="eastAsia"/>
            <w:b w:val="0"/>
            <w:bCs w:val="0"/>
            <w:lang w:val="en-US" w:eastAsia="zh-CN"/>
          </w:rPr>
          <w:t>。</w:t>
        </w:r>
      </w:ins>
    </w:p>
    <w:p w14:paraId="56057AF9">
      <w:pPr>
        <w:widowControl w:val="0"/>
        <w:numPr>
          <w:ilvl w:val="0"/>
          <w:numId w:val="0"/>
        </w:numPr>
        <w:jc w:val="left"/>
        <w:rPr>
          <w:rFonts w:hint="eastAsia"/>
          <w:lang w:val="en-US" w:eastAsia="zh-CN"/>
        </w:rPr>
      </w:pPr>
    </w:p>
    <w:p w14:paraId="7A5DF445">
      <w:pPr>
        <w:widowControl w:val="0"/>
        <w:numPr>
          <w:ilvl w:val="0"/>
          <w:numId w:val="0"/>
        </w:numPr>
        <w:jc w:val="left"/>
        <w:rPr>
          <w:rFonts w:hint="default"/>
          <w:lang w:val="en-US" w:eastAsia="zh-CN"/>
        </w:rPr>
      </w:pPr>
      <w:r>
        <w:rPr>
          <w:rFonts w:hint="eastAsia"/>
          <w:b/>
          <w:bCs/>
          <w:lang w:val="en-US" w:eastAsia="zh-CN"/>
        </w:rPr>
        <w:t>1.视频调阅</w:t>
      </w:r>
    </w:p>
    <w:p w14:paraId="5235C06C">
      <w:pPr>
        <w:widowControl w:val="0"/>
        <w:numPr>
          <w:ilvl w:val="0"/>
          <w:numId w:val="0"/>
        </w:numPr>
        <w:jc w:val="left"/>
        <w:rPr>
          <w:rFonts w:hint="eastAsia"/>
          <w:lang w:val="en-US" w:eastAsia="zh-CN"/>
        </w:rPr>
      </w:pPr>
      <w:r>
        <w:rPr>
          <w:rFonts w:hint="eastAsia"/>
          <w:lang w:val="en-US" w:eastAsia="zh-CN"/>
        </w:rPr>
        <w:t>通过对接维谛和高新兴的局房、基站动环监控系统，获取视频流。</w:t>
      </w:r>
    </w:p>
    <w:p w14:paraId="3AB93D4B">
      <w:pPr>
        <w:widowControl w:val="0"/>
        <w:numPr>
          <w:ilvl w:val="0"/>
          <w:numId w:val="66"/>
        </w:numPr>
        <w:ind w:left="425" w:leftChars="0" w:hanging="425" w:firstLineChars="0"/>
        <w:jc w:val="left"/>
        <w:rPr>
          <w:rFonts w:hint="default"/>
          <w:lang w:val="en-US" w:eastAsia="zh-CN"/>
        </w:rPr>
      </w:pPr>
      <w:r>
        <w:rPr>
          <w:rFonts w:hint="eastAsia"/>
          <w:lang w:val="en-US" w:eastAsia="zh-CN"/>
        </w:rPr>
        <w:t>左侧空间树按层级按照【广西壮族自治区-地市-区县-站点-楼栋（数据中心）-机房</w:t>
      </w:r>
      <w:del w:id="1968" w:author="zhoujiansheng" w:date="2024-10-17T14:04:30Z">
        <w:r>
          <w:rPr>
            <w:rFonts w:hint="eastAsia"/>
            <w:lang w:val="en-US" w:eastAsia="zh-CN"/>
          </w:rPr>
          <w:delText>-设备</w:delText>
        </w:r>
      </w:del>
      <w:r>
        <w:rPr>
          <w:rFonts w:hint="eastAsia"/>
          <w:lang w:val="en-US" w:eastAsia="zh-CN"/>
        </w:rPr>
        <w:t>】进行展开和收敛。</w:t>
      </w:r>
    </w:p>
    <w:p w14:paraId="1905E9A9">
      <w:pPr>
        <w:widowControl w:val="0"/>
        <w:numPr>
          <w:ilvl w:val="0"/>
          <w:numId w:val="66"/>
        </w:numPr>
        <w:ind w:left="425" w:leftChars="0" w:hanging="425" w:firstLineChars="0"/>
        <w:jc w:val="left"/>
        <w:rPr>
          <w:rFonts w:hint="default"/>
          <w:lang w:val="en-US" w:eastAsia="zh-CN"/>
        </w:rPr>
      </w:pPr>
      <w:r>
        <w:rPr>
          <w:rFonts w:hint="eastAsia"/>
          <w:lang w:val="en-US" w:eastAsia="zh-CN"/>
        </w:rPr>
        <w:t>空间树点击到站点/机房时，右侧显示对应空间位置下的视频图像，支持多路视频显示，并有2×2、3×3、4×4三种不同数量的布局可选。</w:t>
      </w:r>
      <w:del w:id="1969" w:author="zhoujiansheng" w:date="2024-10-17T14:05:37Z">
        <w:r>
          <w:rPr>
            <w:rFonts w:hint="eastAsia"/>
            <w:lang w:val="en-US" w:eastAsia="zh-CN"/>
          </w:rPr>
          <w:delText>单击具体设备则调用该设备的单路视频</w:delText>
        </w:r>
      </w:del>
      <w:r>
        <w:rPr>
          <w:rFonts w:hint="eastAsia"/>
          <w:lang w:val="en-US" w:eastAsia="zh-CN"/>
        </w:rPr>
        <w:t>。</w:t>
      </w:r>
    </w:p>
    <w:p w14:paraId="5CC56262">
      <w:pPr>
        <w:widowControl w:val="0"/>
        <w:numPr>
          <w:ilvl w:val="0"/>
          <w:numId w:val="66"/>
        </w:numPr>
        <w:ind w:left="425" w:leftChars="0" w:hanging="425" w:firstLineChars="0"/>
        <w:jc w:val="left"/>
        <w:rPr>
          <w:rFonts w:hint="default"/>
          <w:lang w:val="en-US" w:eastAsia="zh-CN"/>
        </w:rPr>
      </w:pPr>
      <w:ins w:id="1970" w:author="zhoujiansheng" w:date="2024-10-17T14:06:35Z">
        <w:r>
          <w:rPr>
            <w:rFonts w:hint="eastAsia"/>
            <w:lang w:val="en-US" w:eastAsia="zh-CN"/>
          </w:rPr>
          <w:t>对应</w:t>
        </w:r>
      </w:ins>
      <w:ins w:id="1971" w:author="zhoujiansheng" w:date="2024-10-17T14:06:36Z">
        <w:r>
          <w:rPr>
            <w:rFonts w:hint="eastAsia"/>
            <w:lang w:val="en-US" w:eastAsia="zh-CN"/>
          </w:rPr>
          <w:t>空间</w:t>
        </w:r>
      </w:ins>
      <w:ins w:id="1972" w:author="zhoujiansheng" w:date="2024-10-17T14:06:51Z">
        <w:r>
          <w:rPr>
            <w:rFonts w:hint="eastAsia"/>
            <w:lang w:val="en-US" w:eastAsia="zh-CN"/>
          </w:rPr>
          <w:t>位置</w:t>
        </w:r>
      </w:ins>
      <w:ins w:id="1973" w:author="zhoujiansheng" w:date="2024-10-17T14:06:52Z">
        <w:r>
          <w:rPr>
            <w:rFonts w:hint="eastAsia"/>
            <w:lang w:val="en-US" w:eastAsia="zh-CN"/>
          </w:rPr>
          <w:t>下的</w:t>
        </w:r>
      </w:ins>
      <w:ins w:id="1974" w:author="zhoujiansheng" w:date="2024-10-17T14:07:06Z">
        <w:r>
          <w:rPr>
            <w:rFonts w:hint="eastAsia"/>
            <w:lang w:val="en-US" w:eastAsia="zh-CN"/>
          </w:rPr>
          <w:t>摄像头</w:t>
        </w:r>
      </w:ins>
      <w:ins w:id="1975" w:author="zhoujiansheng" w:date="2024-10-17T14:07:07Z">
        <w:r>
          <w:rPr>
            <w:rFonts w:hint="eastAsia"/>
            <w:lang w:val="en-US" w:eastAsia="zh-CN"/>
          </w:rPr>
          <w:t>数量</w:t>
        </w:r>
      </w:ins>
      <w:ins w:id="1976" w:author="zhoujiansheng" w:date="2024-10-17T14:07:09Z">
        <w:r>
          <w:rPr>
            <w:rFonts w:hint="eastAsia"/>
            <w:lang w:val="en-US" w:eastAsia="zh-CN"/>
          </w:rPr>
          <w:t>超过</w:t>
        </w:r>
      </w:ins>
      <w:ins w:id="1977" w:author="zhoujiansheng" w:date="2024-10-17T14:07:22Z">
        <w:r>
          <w:rPr>
            <w:rFonts w:hint="eastAsia"/>
            <w:lang w:val="en-US" w:eastAsia="zh-CN"/>
          </w:rPr>
          <w:t>每页</w:t>
        </w:r>
      </w:ins>
      <w:ins w:id="1978" w:author="zhoujiansheng" w:date="2024-10-17T14:07:23Z">
        <w:r>
          <w:rPr>
            <w:rFonts w:hint="eastAsia"/>
            <w:lang w:val="en-US" w:eastAsia="zh-CN"/>
          </w:rPr>
          <w:t>布局</w:t>
        </w:r>
      </w:ins>
      <w:ins w:id="1979" w:author="zhoujiansheng" w:date="2024-10-17T14:07:24Z">
        <w:r>
          <w:rPr>
            <w:rFonts w:hint="eastAsia"/>
            <w:lang w:val="en-US" w:eastAsia="zh-CN"/>
          </w:rPr>
          <w:t>数量，</w:t>
        </w:r>
      </w:ins>
      <w:ins w:id="1980" w:author="zhoujiansheng" w:date="2024-10-17T14:07:25Z">
        <w:r>
          <w:rPr>
            <w:rFonts w:hint="eastAsia"/>
            <w:lang w:val="en-US" w:eastAsia="zh-CN"/>
          </w:rPr>
          <w:t>自动</w:t>
        </w:r>
      </w:ins>
      <w:ins w:id="1981" w:author="zhoujiansheng" w:date="2024-10-17T14:07:27Z">
        <w:r>
          <w:rPr>
            <w:rFonts w:hint="eastAsia"/>
            <w:lang w:val="en-US" w:eastAsia="zh-CN"/>
          </w:rPr>
          <w:t>分页</w:t>
        </w:r>
      </w:ins>
      <w:ins w:id="1982" w:author="zhoujiansheng" w:date="2024-10-17T14:07:28Z">
        <w:r>
          <w:rPr>
            <w:rFonts w:hint="eastAsia"/>
            <w:lang w:val="en-US" w:eastAsia="zh-CN"/>
          </w:rPr>
          <w:t>。</w:t>
        </w:r>
      </w:ins>
    </w:p>
    <w:p w14:paraId="04BDF2F1">
      <w:pPr>
        <w:widowControl w:val="0"/>
        <w:numPr>
          <w:ilvl w:val="0"/>
          <w:numId w:val="0"/>
        </w:numPr>
        <w:ind w:leftChars="0"/>
        <w:jc w:val="left"/>
        <w:rPr>
          <w:rFonts w:hint="eastAsia"/>
          <w:lang w:val="en-US" w:eastAsia="zh-CN"/>
        </w:rPr>
      </w:pPr>
      <w:r>
        <w:rPr>
          <w:rFonts w:hint="eastAsia"/>
          <w:lang w:val="en-US" w:eastAsia="zh-CN"/>
        </w:rPr>
        <w:t>视频预览页面：</w:t>
      </w:r>
    </w:p>
    <w:p w14:paraId="5EF83F8E">
      <w:pPr>
        <w:widowControl w:val="0"/>
        <w:numPr>
          <w:ilvl w:val="0"/>
          <w:numId w:val="67"/>
        </w:numPr>
        <w:ind w:left="425" w:leftChars="0" w:hanging="425" w:firstLineChars="0"/>
        <w:jc w:val="left"/>
        <w:rPr>
          <w:rFonts w:hint="eastAsia"/>
          <w:lang w:val="en-US" w:eastAsia="zh-CN"/>
        </w:rPr>
      </w:pPr>
      <w:r>
        <w:rPr>
          <w:rFonts w:hint="eastAsia"/>
          <w:lang w:val="en-US" w:eastAsia="zh-CN"/>
        </w:rPr>
        <w:t>各摄像头图像预览页面，左上角显示进入当前页面后，平台获取到视频实时流的背景图的</w:t>
      </w:r>
      <w:commentRangeStart w:id="18"/>
      <w:r>
        <w:rPr>
          <w:rFonts w:hint="eastAsia"/>
          <w:lang w:val="en-US" w:eastAsia="zh-CN"/>
        </w:rPr>
        <w:t>时间</w:t>
      </w:r>
      <w:commentRangeEnd w:id="18"/>
      <w:r>
        <w:commentReference w:id="18"/>
      </w:r>
      <w:r>
        <w:rPr>
          <w:rFonts w:hint="eastAsia"/>
          <w:lang w:val="en-US" w:eastAsia="zh-CN"/>
        </w:rPr>
        <w:t>。保留上送时间格式。图像预览页面右下角显示摄像头位置信息。（若获取到的视频本身已包括时间水印和位置信息水印，则无需再新增以上信息）</w:t>
      </w:r>
    </w:p>
    <w:p w14:paraId="3E2DA948">
      <w:pPr>
        <w:widowControl w:val="0"/>
        <w:numPr>
          <w:ilvl w:val="0"/>
          <w:numId w:val="67"/>
        </w:numPr>
        <w:ind w:left="425" w:leftChars="0" w:hanging="425" w:firstLineChars="0"/>
        <w:jc w:val="left"/>
        <w:rPr>
          <w:rFonts w:hint="eastAsia"/>
          <w:lang w:val="en-US" w:eastAsia="zh-CN"/>
        </w:rPr>
      </w:pPr>
      <w:r>
        <w:rPr>
          <w:rFonts w:hint="eastAsia"/>
          <w:lang w:val="en-US" w:eastAsia="zh-CN"/>
        </w:rPr>
        <w:t>图像预览页面右上角显示当前摄像头连接状态，离线状态显示红色、在线状态显示绿色。样式：红指示灯-离线，绿指示灯-在线。</w:t>
      </w:r>
    </w:p>
    <w:p w14:paraId="7B5B5B69">
      <w:pPr>
        <w:widowControl w:val="0"/>
        <w:numPr>
          <w:ilvl w:val="0"/>
          <w:numId w:val="67"/>
        </w:numPr>
        <w:ind w:left="425" w:leftChars="0" w:hanging="425" w:firstLineChars="0"/>
        <w:jc w:val="left"/>
        <w:rPr>
          <w:rFonts w:hint="eastAsia"/>
          <w:lang w:val="en-US" w:eastAsia="zh-CN"/>
        </w:rPr>
      </w:pPr>
      <w:r>
        <w:rPr>
          <w:rFonts w:hint="eastAsia"/>
          <w:lang w:val="en-US" w:eastAsia="zh-CN"/>
        </w:rPr>
        <w:t>图像预览页面支持播放、暂停，音频开关，全屏播放，播放页面视频截图。</w:t>
      </w:r>
    </w:p>
    <w:p w14:paraId="62814E98">
      <w:pPr>
        <w:widowControl w:val="0"/>
        <w:numPr>
          <w:ilvl w:val="0"/>
          <w:numId w:val="67"/>
        </w:numPr>
        <w:ind w:left="425" w:leftChars="0" w:hanging="425" w:firstLineChars="0"/>
        <w:jc w:val="left"/>
        <w:rPr>
          <w:ins w:id="1983" w:author="zhoujiansheng" w:date="2024-10-17T14:07:46Z"/>
          <w:rFonts w:hint="eastAsia"/>
          <w:lang w:val="en-US" w:eastAsia="zh-CN"/>
        </w:rPr>
      </w:pPr>
      <w:r>
        <w:rPr>
          <w:rFonts w:hint="eastAsia"/>
          <w:lang w:val="en-US" w:eastAsia="zh-CN"/>
        </w:rPr>
        <w:t>图像预览页面还支持当日回放功能。单击回放按钮，</w:t>
      </w:r>
      <w:ins w:id="1984" w:author="zhoujiansheng" w:date="2024-10-17T13:58:24Z">
        <w:r>
          <w:rPr>
            <w:rFonts w:hint="eastAsia"/>
            <w:lang w:val="en-US" w:eastAsia="zh-CN"/>
          </w:rPr>
          <w:t>跳转到</w:t>
        </w:r>
      </w:ins>
      <w:ins w:id="1985" w:author="zhoujiansheng" w:date="2024-10-17T13:58:41Z">
        <w:r>
          <w:rPr>
            <w:rFonts w:hint="eastAsia"/>
            <w:lang w:val="en-US" w:eastAsia="zh-CN"/>
          </w:rPr>
          <w:t>对应</w:t>
        </w:r>
      </w:ins>
      <w:ins w:id="1986" w:author="zhoujiansheng" w:date="2024-10-17T13:58:43Z">
        <w:r>
          <w:rPr>
            <w:rFonts w:hint="eastAsia"/>
            <w:lang w:val="en-US" w:eastAsia="zh-CN"/>
          </w:rPr>
          <w:t>设备的</w:t>
        </w:r>
      </w:ins>
      <w:ins w:id="1987" w:author="zhoujiansheng" w:date="2024-10-17T13:58:24Z">
        <w:r>
          <w:rPr>
            <w:rFonts w:hint="eastAsia"/>
            <w:lang w:val="en-US" w:eastAsia="zh-CN"/>
          </w:rPr>
          <w:t>视频回放列表，自动获取当前时间</w:t>
        </w:r>
      </w:ins>
      <w:ins w:id="1988" w:author="zhoujiansheng" w:date="2024-10-17T13:59:13Z">
        <w:r>
          <w:rPr>
            <w:rFonts w:hint="eastAsia"/>
            <w:lang w:val="en-US" w:eastAsia="zh-CN"/>
          </w:rPr>
          <w:t>往前</w:t>
        </w:r>
      </w:ins>
      <w:ins w:id="1989" w:author="zhoujiansheng" w:date="2024-10-17T13:59:15Z">
        <w:r>
          <w:rPr>
            <w:rFonts w:hint="eastAsia"/>
            <w:lang w:val="en-US" w:eastAsia="zh-CN"/>
          </w:rPr>
          <w:t>3</w:t>
        </w:r>
      </w:ins>
      <w:ins w:id="1990" w:author="zhoujiansheng" w:date="2024-10-17T13:59:17Z">
        <w:r>
          <w:rPr>
            <w:rFonts w:hint="eastAsia"/>
            <w:lang w:val="en-US" w:eastAsia="zh-CN"/>
          </w:rPr>
          <w:t>天</w:t>
        </w:r>
      </w:ins>
      <w:ins w:id="1991" w:author="zhoujiansheng" w:date="2024-10-17T13:58:24Z">
        <w:r>
          <w:rPr>
            <w:rFonts w:hint="eastAsia"/>
            <w:lang w:val="en-US" w:eastAsia="zh-CN"/>
          </w:rPr>
          <w:t>的历史视频片段。在历史视频片段中进行回放。</w:t>
        </w:r>
      </w:ins>
      <w:ins w:id="1992" w:author="zhoujiansheng" w:date="2024-10-17T14:50:52Z">
        <w:r>
          <w:rPr>
            <w:rFonts w:hint="eastAsia"/>
            <w:lang w:val="en-US" w:eastAsia="zh-CN"/>
          </w:rPr>
          <w:t>跳转</w:t>
        </w:r>
      </w:ins>
      <w:ins w:id="1993" w:author="zhoujiansheng" w:date="2024-10-17T14:50:53Z">
        <w:r>
          <w:rPr>
            <w:rFonts w:hint="eastAsia"/>
            <w:lang w:val="en-US" w:eastAsia="zh-CN"/>
          </w:rPr>
          <w:t>后</w:t>
        </w:r>
      </w:ins>
      <w:ins w:id="1994" w:author="zhoujiansheng" w:date="2024-10-17T14:50:57Z">
        <w:r>
          <w:rPr>
            <w:rFonts w:hint="eastAsia"/>
            <w:lang w:val="en-US" w:eastAsia="zh-CN"/>
          </w:rPr>
          <w:t>历史</w:t>
        </w:r>
      </w:ins>
      <w:ins w:id="1995" w:author="zhoujiansheng" w:date="2024-10-17T14:50:58Z">
        <w:r>
          <w:rPr>
            <w:rFonts w:hint="eastAsia"/>
            <w:lang w:val="en-US" w:eastAsia="zh-CN"/>
          </w:rPr>
          <w:t>视频</w:t>
        </w:r>
      </w:ins>
      <w:ins w:id="1996" w:author="zhoujiansheng" w:date="2024-10-17T14:50:59Z">
        <w:r>
          <w:rPr>
            <w:rFonts w:hint="eastAsia"/>
            <w:lang w:val="en-US" w:eastAsia="zh-CN"/>
          </w:rPr>
          <w:t>页面的</w:t>
        </w:r>
      </w:ins>
      <w:ins w:id="1997" w:author="zhoujiansheng" w:date="2024-10-17T14:51:01Z">
        <w:r>
          <w:rPr>
            <w:rFonts w:hint="eastAsia"/>
            <w:lang w:val="en-US" w:eastAsia="zh-CN"/>
          </w:rPr>
          <w:t>筛选</w:t>
        </w:r>
      </w:ins>
      <w:ins w:id="1998" w:author="zhoujiansheng" w:date="2024-10-17T14:51:04Z">
        <w:r>
          <w:rPr>
            <w:rFonts w:hint="eastAsia"/>
            <w:lang w:val="en-US" w:eastAsia="zh-CN"/>
          </w:rPr>
          <w:t>项</w:t>
        </w:r>
      </w:ins>
      <w:ins w:id="1999" w:author="zhoujiansheng" w:date="2024-10-17T14:51:06Z">
        <w:r>
          <w:rPr>
            <w:rFonts w:hint="eastAsia"/>
            <w:lang w:val="en-US" w:eastAsia="zh-CN"/>
          </w:rPr>
          <w:t>自动</w:t>
        </w:r>
      </w:ins>
      <w:ins w:id="2000" w:author="zhoujiansheng" w:date="2024-10-17T14:51:09Z">
        <w:r>
          <w:rPr>
            <w:rFonts w:hint="eastAsia"/>
            <w:lang w:val="en-US" w:eastAsia="zh-CN"/>
          </w:rPr>
          <w:t>回填</w:t>
        </w:r>
      </w:ins>
      <w:ins w:id="2001" w:author="zhoujiansheng" w:date="2024-10-17T14:51:10Z">
        <w:r>
          <w:rPr>
            <w:rFonts w:hint="eastAsia"/>
            <w:lang w:val="en-US" w:eastAsia="zh-CN"/>
          </w:rPr>
          <w:t>时间</w:t>
        </w:r>
      </w:ins>
      <w:ins w:id="2002" w:author="zhoujiansheng" w:date="2024-10-17T14:51:13Z">
        <w:r>
          <w:rPr>
            <w:rFonts w:hint="eastAsia"/>
            <w:lang w:val="en-US" w:eastAsia="zh-CN"/>
          </w:rPr>
          <w:t>和设备</w:t>
        </w:r>
      </w:ins>
      <w:ins w:id="2003" w:author="zhoujiansheng" w:date="2024-10-17T14:51:14Z">
        <w:r>
          <w:rPr>
            <w:rFonts w:hint="eastAsia"/>
            <w:lang w:val="en-US" w:eastAsia="zh-CN"/>
          </w:rPr>
          <w:t>名称</w:t>
        </w:r>
      </w:ins>
      <w:ins w:id="2004" w:author="zhoujiansheng" w:date="2024-10-17T14:51:16Z">
        <w:r>
          <w:rPr>
            <w:rFonts w:hint="eastAsia"/>
            <w:lang w:val="en-US" w:eastAsia="zh-CN"/>
          </w:rPr>
          <w:t>。</w:t>
        </w:r>
      </w:ins>
    </w:p>
    <w:p w14:paraId="373C7D11">
      <w:pPr>
        <w:widowControl w:val="0"/>
        <w:numPr>
          <w:ilvl w:val="0"/>
          <w:numId w:val="67"/>
        </w:numPr>
        <w:ind w:left="425" w:leftChars="0" w:hanging="425" w:firstLineChars="0"/>
        <w:jc w:val="left"/>
        <w:rPr>
          <w:ins w:id="2005" w:author="zhoujiansheng" w:date="2024-10-17T13:58:21Z"/>
          <w:rFonts w:hint="eastAsia"/>
          <w:lang w:val="en-US" w:eastAsia="zh-CN"/>
        </w:rPr>
      </w:pPr>
      <w:ins w:id="2006" w:author="zhoujiansheng" w:date="2024-10-17T14:07:48Z">
        <w:r>
          <w:rPr>
            <w:rFonts w:hint="eastAsia"/>
            <w:lang w:val="en-US" w:eastAsia="zh-CN"/>
          </w:rPr>
          <w:t>视频</w:t>
        </w:r>
      </w:ins>
      <w:ins w:id="2007" w:author="zhoujiansheng" w:date="2024-10-17T14:07:50Z">
        <w:r>
          <w:rPr>
            <w:rFonts w:hint="eastAsia"/>
            <w:lang w:val="en-US" w:eastAsia="zh-CN"/>
          </w:rPr>
          <w:t>预览</w:t>
        </w:r>
      </w:ins>
      <w:ins w:id="2008" w:author="zhoujiansheng" w:date="2024-10-17T14:07:51Z">
        <w:r>
          <w:rPr>
            <w:rFonts w:hint="eastAsia"/>
            <w:lang w:val="en-US" w:eastAsia="zh-CN"/>
          </w:rPr>
          <w:t>页面</w:t>
        </w:r>
      </w:ins>
      <w:ins w:id="2009" w:author="zhoujiansheng" w:date="2024-10-17T14:08:14Z">
        <w:r>
          <w:rPr>
            <w:rFonts w:hint="eastAsia"/>
            <w:lang w:val="en-US" w:eastAsia="zh-CN"/>
          </w:rPr>
          <w:t>可</w:t>
        </w:r>
      </w:ins>
      <w:ins w:id="2010" w:author="zhoujiansheng" w:date="2024-10-17T14:08:16Z">
        <w:r>
          <w:rPr>
            <w:rFonts w:hint="eastAsia"/>
            <w:lang w:val="en-US" w:eastAsia="zh-CN"/>
          </w:rPr>
          <w:t>通过</w:t>
        </w:r>
      </w:ins>
      <w:ins w:id="2011" w:author="zhoujiansheng" w:date="2024-10-17T14:08:18Z">
        <w:r>
          <w:rPr>
            <w:rFonts w:hint="eastAsia"/>
            <w:lang w:val="en-US" w:eastAsia="zh-CN"/>
          </w:rPr>
          <w:t>设备</w:t>
        </w:r>
      </w:ins>
      <w:ins w:id="2012" w:author="zhoujiansheng" w:date="2024-10-17T14:08:19Z">
        <w:r>
          <w:rPr>
            <w:rFonts w:hint="eastAsia"/>
            <w:lang w:val="en-US" w:eastAsia="zh-CN"/>
          </w:rPr>
          <w:t>名称，</w:t>
        </w:r>
      </w:ins>
      <w:ins w:id="2013" w:author="zhoujiansheng" w:date="2024-10-17T14:08:21Z">
        <w:r>
          <w:rPr>
            <w:rFonts w:hint="eastAsia"/>
            <w:lang w:val="en-US" w:eastAsia="zh-CN"/>
          </w:rPr>
          <w:t>模糊</w:t>
        </w:r>
      </w:ins>
      <w:ins w:id="2014" w:author="zhoujiansheng" w:date="2024-10-17T14:08:25Z">
        <w:r>
          <w:rPr>
            <w:rFonts w:hint="eastAsia"/>
            <w:lang w:val="en-US" w:eastAsia="zh-CN"/>
          </w:rPr>
          <w:t>查询</w:t>
        </w:r>
      </w:ins>
      <w:ins w:id="2015" w:author="zhoujiansheng" w:date="2024-10-17T14:08:32Z">
        <w:r>
          <w:rPr>
            <w:rFonts w:hint="eastAsia"/>
            <w:lang w:val="en-US" w:eastAsia="zh-CN"/>
          </w:rPr>
          <w:t>对应</w:t>
        </w:r>
      </w:ins>
      <w:ins w:id="2016" w:author="zhoujiansheng" w:date="2024-10-17T14:08:33Z">
        <w:r>
          <w:rPr>
            <w:rFonts w:hint="eastAsia"/>
            <w:lang w:val="en-US" w:eastAsia="zh-CN"/>
          </w:rPr>
          <w:t>空间</w:t>
        </w:r>
      </w:ins>
      <w:ins w:id="2017" w:author="zhoujiansheng" w:date="2024-10-17T14:08:35Z">
        <w:r>
          <w:rPr>
            <w:rFonts w:hint="eastAsia"/>
            <w:lang w:val="en-US" w:eastAsia="zh-CN"/>
          </w:rPr>
          <w:t>位置下</w:t>
        </w:r>
      </w:ins>
      <w:ins w:id="2018" w:author="zhoujiansheng" w:date="2024-10-17T14:08:36Z">
        <w:r>
          <w:rPr>
            <w:rFonts w:hint="eastAsia"/>
            <w:lang w:val="en-US" w:eastAsia="zh-CN"/>
          </w:rPr>
          <w:t>的</w:t>
        </w:r>
      </w:ins>
      <w:ins w:id="2019" w:author="zhoujiansheng" w:date="2024-10-17T14:08:56Z">
        <w:r>
          <w:rPr>
            <w:rFonts w:hint="eastAsia"/>
            <w:lang w:val="en-US" w:eastAsia="zh-CN"/>
          </w:rPr>
          <w:t>摄像头</w:t>
        </w:r>
      </w:ins>
      <w:ins w:id="2020" w:author="zhoujiansheng" w:date="2024-10-17T14:08:58Z">
        <w:r>
          <w:rPr>
            <w:rFonts w:hint="eastAsia"/>
            <w:lang w:val="en-US" w:eastAsia="zh-CN"/>
          </w:rPr>
          <w:t>设备。</w:t>
        </w:r>
      </w:ins>
    </w:p>
    <w:p w14:paraId="193528FC">
      <w:pPr>
        <w:widowControl w:val="0"/>
        <w:numPr>
          <w:ilvl w:val="0"/>
          <w:numId w:val="0"/>
        </w:numPr>
        <w:ind w:leftChars="0"/>
        <w:jc w:val="left"/>
        <w:rPr>
          <w:rFonts w:hint="default"/>
          <w:lang w:val="en-US" w:eastAsia="zh-CN"/>
        </w:rPr>
      </w:pPr>
    </w:p>
    <w:p w14:paraId="109214C1">
      <w:pPr>
        <w:widowControl w:val="0"/>
        <w:numPr>
          <w:ilvl w:val="0"/>
          <w:numId w:val="0"/>
        </w:numPr>
        <w:ind w:leftChars="0"/>
        <w:jc w:val="left"/>
        <w:rPr>
          <w:rFonts w:hint="eastAsia"/>
          <w:b/>
          <w:bCs/>
          <w:lang w:val="en-US" w:eastAsia="zh-CN"/>
        </w:rPr>
      </w:pPr>
      <w:r>
        <w:rPr>
          <w:rFonts w:hint="eastAsia"/>
          <w:b/>
          <w:bCs/>
          <w:lang w:val="en-US" w:eastAsia="zh-CN"/>
        </w:rPr>
        <w:t>2.视频回放</w:t>
      </w:r>
    </w:p>
    <w:p w14:paraId="6154A277">
      <w:pPr>
        <w:widowControl w:val="0"/>
        <w:numPr>
          <w:ilvl w:val="0"/>
          <w:numId w:val="0"/>
        </w:numPr>
        <w:ind w:leftChars="0"/>
        <w:jc w:val="left"/>
        <w:rPr>
          <w:rFonts w:hint="eastAsia"/>
          <w:lang w:val="en-US" w:eastAsia="zh-CN"/>
        </w:rPr>
      </w:pPr>
      <w:r>
        <w:rPr>
          <w:rFonts w:hint="eastAsia"/>
          <w:lang w:val="en-US" w:eastAsia="zh-CN"/>
        </w:rPr>
        <w:t>视频回放页面左侧空间树按层级按照【广西壮族自治区-地市-区县-站点-楼栋（数据中心）-机房</w:t>
      </w:r>
      <w:del w:id="2021" w:author="zhoujiansheng" w:date="2024-10-17T14:04:53Z">
        <w:r>
          <w:rPr>
            <w:rFonts w:hint="eastAsia"/>
            <w:lang w:val="en-US" w:eastAsia="zh-CN"/>
          </w:rPr>
          <w:delText>-设备</w:delText>
        </w:r>
      </w:del>
      <w:r>
        <w:rPr>
          <w:rFonts w:hint="eastAsia"/>
          <w:lang w:val="en-US" w:eastAsia="zh-CN"/>
        </w:rPr>
        <w:t>】进行展开和收敛。</w:t>
      </w:r>
    </w:p>
    <w:p w14:paraId="0219B9D5">
      <w:pPr>
        <w:widowControl w:val="0"/>
        <w:numPr>
          <w:ilvl w:val="0"/>
          <w:numId w:val="0"/>
        </w:numPr>
        <w:ind w:leftChars="0"/>
        <w:jc w:val="left"/>
        <w:rPr>
          <w:rFonts w:hint="default"/>
          <w:lang w:val="en-US" w:eastAsia="zh-CN"/>
        </w:rPr>
      </w:pPr>
      <w:r>
        <w:rPr>
          <w:rFonts w:hint="eastAsia"/>
          <w:lang w:val="en-US" w:eastAsia="zh-CN"/>
        </w:rPr>
        <w:t>当左侧数选择到站点及以下空间节点时，右侧显示条件筛选项，可通过筛选条件查找对应摄像头的历史录像信息。</w:t>
      </w:r>
    </w:p>
    <w:p w14:paraId="0410206C">
      <w:pPr>
        <w:widowControl w:val="0"/>
        <w:numPr>
          <w:ilvl w:val="0"/>
          <w:numId w:val="0"/>
        </w:numPr>
        <w:ind w:leftChars="0"/>
        <w:jc w:val="left"/>
        <w:rPr>
          <w:rFonts w:hint="eastAsia"/>
          <w:lang w:val="en-US" w:eastAsia="zh-CN"/>
        </w:rPr>
      </w:pPr>
      <w:r>
        <w:rPr>
          <w:rFonts w:hint="eastAsia"/>
          <w:lang w:val="en-US" w:eastAsia="zh-CN"/>
        </w:rPr>
        <w:t>筛选条件：</w:t>
      </w:r>
    </w:p>
    <w:p w14:paraId="6F5ABF2E">
      <w:pPr>
        <w:widowControl w:val="0"/>
        <w:numPr>
          <w:ilvl w:val="0"/>
          <w:numId w:val="68"/>
        </w:numPr>
        <w:ind w:left="420" w:leftChars="0" w:hanging="420" w:firstLineChars="0"/>
        <w:jc w:val="left"/>
        <w:rPr>
          <w:rFonts w:hint="eastAsia"/>
          <w:lang w:val="en-US" w:eastAsia="zh-CN"/>
        </w:rPr>
      </w:pPr>
      <w:r>
        <w:rPr>
          <w:rFonts w:hint="eastAsia"/>
          <w:lang w:val="en-US" w:eastAsia="zh-CN"/>
        </w:rPr>
        <w:t>设备名称：默认全选，下拉选择。支持模糊查询，查询范围左侧空间树所在位置。</w:t>
      </w:r>
      <w:del w:id="2022" w:author="zhoujiansheng" w:date="2024-10-17T11:32:52Z">
        <w:r>
          <w:rPr>
            <w:rFonts w:hint="eastAsia"/>
            <w:lang w:val="en-US" w:eastAsia="zh-CN"/>
          </w:rPr>
          <w:delText>当左侧选择到具体设备时，该筛选条件不可用</w:delText>
        </w:r>
      </w:del>
      <w:r>
        <w:rPr>
          <w:rFonts w:hint="eastAsia"/>
          <w:lang w:val="en-US" w:eastAsia="zh-CN"/>
        </w:rPr>
        <w:t>。</w:t>
      </w:r>
    </w:p>
    <w:p w14:paraId="12EE8B73">
      <w:pPr>
        <w:widowControl w:val="0"/>
        <w:numPr>
          <w:ilvl w:val="0"/>
          <w:numId w:val="68"/>
        </w:numPr>
        <w:ind w:left="420" w:leftChars="0" w:hanging="420" w:firstLineChars="0"/>
        <w:jc w:val="left"/>
        <w:rPr>
          <w:rFonts w:hint="default"/>
          <w:strike/>
          <w:lang w:val="en-US" w:eastAsia="zh-CN"/>
          <w:rPrChange w:id="2023" w:author="zhoujiansheng" w:date="2024-10-17T11:31:31Z">
            <w:rPr>
              <w:rFonts w:hint="default"/>
              <w:lang w:val="en-US" w:eastAsia="zh-CN"/>
            </w:rPr>
          </w:rPrChange>
        </w:rPr>
      </w:pPr>
      <w:r>
        <w:rPr>
          <w:rFonts w:hint="eastAsia"/>
          <w:strike/>
          <w:lang w:val="en-US" w:eastAsia="zh-CN"/>
        </w:rPr>
        <w:t>设备编号：下拉选择。支持模糊查询，查询范围左侧空间树所在位置。当左侧选择到具体设备时，该筛选条件不可用。设备编号与设备名称联动。</w:t>
      </w:r>
      <w:ins w:id="2024" w:author="zhoujiansheng" w:date="2024-10-17T11:32:10Z">
        <w:r>
          <w:rPr>
            <w:rFonts w:hint="eastAsia"/>
            <w:strike w:val="0"/>
            <w:lang w:val="en-US" w:eastAsia="zh-CN"/>
          </w:rPr>
          <w:t>（</w:t>
        </w:r>
      </w:ins>
      <w:ins w:id="2025" w:author="zhoujiansheng" w:date="2024-10-17T11:32:11Z">
        <w:r>
          <w:rPr>
            <w:rFonts w:hint="eastAsia"/>
            <w:strike w:val="0"/>
            <w:lang w:val="en-US" w:eastAsia="zh-CN"/>
          </w:rPr>
          <w:t>该</w:t>
        </w:r>
      </w:ins>
      <w:ins w:id="2026" w:author="zhoujiansheng" w:date="2024-10-17T11:32:16Z">
        <w:r>
          <w:rPr>
            <w:rFonts w:hint="eastAsia"/>
            <w:strike w:val="0"/>
            <w:lang w:val="en-US" w:eastAsia="zh-CN"/>
          </w:rPr>
          <w:t>筛选</w:t>
        </w:r>
      </w:ins>
      <w:ins w:id="2027" w:author="zhoujiansheng" w:date="2024-10-17T11:32:18Z">
        <w:r>
          <w:rPr>
            <w:rFonts w:hint="eastAsia"/>
            <w:strike w:val="0"/>
            <w:lang w:val="en-US" w:eastAsia="zh-CN"/>
          </w:rPr>
          <w:t>条件</w:t>
        </w:r>
      </w:ins>
      <w:ins w:id="2028" w:author="zhoujiansheng" w:date="2024-10-17T11:32:19Z">
        <w:r>
          <w:rPr>
            <w:rFonts w:hint="eastAsia"/>
            <w:strike w:val="0"/>
            <w:lang w:val="en-US" w:eastAsia="zh-CN"/>
          </w:rPr>
          <w:t>暂时</w:t>
        </w:r>
      </w:ins>
      <w:ins w:id="2029" w:author="zhoujiansheng" w:date="2024-10-17T11:32:20Z">
        <w:r>
          <w:rPr>
            <w:rFonts w:hint="eastAsia"/>
            <w:strike w:val="0"/>
            <w:lang w:val="en-US" w:eastAsia="zh-CN"/>
          </w:rPr>
          <w:t>剔除，</w:t>
        </w:r>
      </w:ins>
      <w:ins w:id="2030" w:author="zhoujiansheng" w:date="2024-10-17T11:32:21Z">
        <w:r>
          <w:rPr>
            <w:rFonts w:hint="eastAsia"/>
            <w:strike w:val="0"/>
            <w:lang w:val="en-US" w:eastAsia="zh-CN"/>
          </w:rPr>
          <w:t>后续</w:t>
        </w:r>
      </w:ins>
      <w:ins w:id="2031" w:author="zhoujiansheng" w:date="2024-10-17T11:32:24Z">
        <w:r>
          <w:rPr>
            <w:rFonts w:hint="eastAsia"/>
            <w:strike w:val="0"/>
            <w:lang w:val="en-US" w:eastAsia="zh-CN"/>
          </w:rPr>
          <w:t>客户</w:t>
        </w:r>
      </w:ins>
      <w:ins w:id="2032" w:author="zhoujiansheng" w:date="2024-10-17T11:32:25Z">
        <w:r>
          <w:rPr>
            <w:rFonts w:hint="eastAsia"/>
            <w:strike w:val="0"/>
            <w:lang w:val="en-US" w:eastAsia="zh-CN"/>
          </w:rPr>
          <w:t>使用</w:t>
        </w:r>
      </w:ins>
      <w:ins w:id="2033" w:author="zhoujiansheng" w:date="2024-10-17T11:32:27Z">
        <w:r>
          <w:rPr>
            <w:rFonts w:hint="eastAsia"/>
            <w:strike w:val="0"/>
            <w:lang w:val="en-US" w:eastAsia="zh-CN"/>
          </w:rPr>
          <w:t>过程</w:t>
        </w:r>
      </w:ins>
      <w:ins w:id="2034" w:author="zhoujiansheng" w:date="2024-10-17T11:32:29Z">
        <w:r>
          <w:rPr>
            <w:rFonts w:hint="eastAsia"/>
            <w:strike w:val="0"/>
            <w:lang w:val="en-US" w:eastAsia="zh-CN"/>
          </w:rPr>
          <w:t>有</w:t>
        </w:r>
      </w:ins>
      <w:ins w:id="2035" w:author="zhoujiansheng" w:date="2024-10-17T11:32:30Z">
        <w:r>
          <w:rPr>
            <w:rFonts w:hint="eastAsia"/>
            <w:strike w:val="0"/>
            <w:lang w:val="en-US" w:eastAsia="zh-CN"/>
          </w:rPr>
          <w:t>需求</w:t>
        </w:r>
      </w:ins>
      <w:ins w:id="2036" w:author="zhoujiansheng" w:date="2024-10-17T11:32:32Z">
        <w:r>
          <w:rPr>
            <w:rFonts w:hint="eastAsia"/>
            <w:strike w:val="0"/>
            <w:lang w:val="en-US" w:eastAsia="zh-CN"/>
          </w:rPr>
          <w:t>再</w:t>
        </w:r>
      </w:ins>
      <w:ins w:id="2037" w:author="zhoujiansheng" w:date="2024-10-17T11:32:37Z">
        <w:r>
          <w:rPr>
            <w:rFonts w:hint="eastAsia"/>
            <w:strike w:val="0"/>
            <w:lang w:val="en-US" w:eastAsia="zh-CN"/>
          </w:rPr>
          <w:t>增加</w:t>
        </w:r>
      </w:ins>
      <w:ins w:id="2038" w:author="zhoujiansheng" w:date="2024-10-17T11:32:38Z">
        <w:r>
          <w:rPr>
            <w:rFonts w:hint="eastAsia"/>
            <w:strike w:val="0"/>
            <w:lang w:val="en-US" w:eastAsia="zh-CN"/>
          </w:rPr>
          <w:t>）</w:t>
        </w:r>
      </w:ins>
    </w:p>
    <w:p w14:paraId="72487331">
      <w:pPr>
        <w:widowControl w:val="0"/>
        <w:numPr>
          <w:ilvl w:val="0"/>
          <w:numId w:val="68"/>
        </w:numPr>
        <w:ind w:left="420" w:leftChars="0" w:hanging="420" w:firstLineChars="0"/>
        <w:jc w:val="left"/>
        <w:rPr>
          <w:rFonts w:hint="default"/>
          <w:lang w:val="en-US" w:eastAsia="zh-CN"/>
        </w:rPr>
      </w:pPr>
      <w:r>
        <w:rPr>
          <w:rFonts w:hint="eastAsia"/>
          <w:highlight w:val="none"/>
          <w:lang w:val="en-US" w:eastAsia="zh-CN"/>
        </w:rPr>
        <w:t>查询时间</w:t>
      </w:r>
      <w:r>
        <w:rPr>
          <w:rFonts w:hint="eastAsia"/>
          <w:lang w:val="en-US" w:eastAsia="zh-CN"/>
        </w:rPr>
        <w:t>：默认查询前一天0点到23:59:59。</w:t>
      </w:r>
      <w:ins w:id="2039" w:author="zhoujiansheng" w:date="2024-10-17T11:29:27Z">
        <w:r>
          <w:rPr>
            <w:rFonts w:hint="eastAsia"/>
            <w:lang w:val="en-US" w:eastAsia="zh-CN"/>
          </w:rPr>
          <w:t>可</w:t>
        </w:r>
      </w:ins>
      <w:ins w:id="2040" w:author="zhoujiansheng" w:date="2024-10-17T11:29:30Z">
        <w:r>
          <w:rPr>
            <w:rFonts w:hint="eastAsia"/>
            <w:lang w:val="en-US" w:eastAsia="zh-CN"/>
          </w:rPr>
          <w:t>查询</w:t>
        </w:r>
      </w:ins>
      <w:ins w:id="2041" w:author="zhoujiansheng" w:date="2024-10-17T11:29:31Z">
        <w:r>
          <w:rPr>
            <w:rFonts w:hint="eastAsia"/>
            <w:lang w:val="en-US" w:eastAsia="zh-CN"/>
          </w:rPr>
          <w:t>时间</w:t>
        </w:r>
      </w:ins>
      <w:ins w:id="2042" w:author="zhoujiansheng" w:date="2024-10-17T11:29:32Z">
        <w:r>
          <w:rPr>
            <w:rFonts w:hint="eastAsia"/>
            <w:lang w:val="en-US" w:eastAsia="zh-CN"/>
          </w:rPr>
          <w:t>范围</w:t>
        </w:r>
      </w:ins>
      <w:ins w:id="2043" w:author="zhoujiansheng" w:date="2024-10-17T11:29:42Z">
        <w:r>
          <w:rPr>
            <w:rFonts w:hint="eastAsia"/>
            <w:lang w:val="en-US" w:eastAsia="zh-CN"/>
          </w:rPr>
          <w:t>为</w:t>
        </w:r>
      </w:ins>
      <w:ins w:id="2044" w:author="zhoujiansheng" w:date="2024-10-17T11:29:43Z">
        <w:r>
          <w:rPr>
            <w:rFonts w:hint="eastAsia"/>
            <w:lang w:val="en-US" w:eastAsia="zh-CN"/>
          </w:rPr>
          <w:t>当前</w:t>
        </w:r>
      </w:ins>
      <w:ins w:id="2045" w:author="zhoujiansheng" w:date="2024-10-17T11:29:45Z">
        <w:r>
          <w:rPr>
            <w:rFonts w:hint="eastAsia"/>
            <w:lang w:val="en-US" w:eastAsia="zh-CN"/>
          </w:rPr>
          <w:t>时间</w:t>
        </w:r>
      </w:ins>
      <w:ins w:id="2046" w:author="zhoujiansheng" w:date="2024-10-17T11:29:47Z">
        <w:r>
          <w:rPr>
            <w:rFonts w:hint="eastAsia"/>
            <w:lang w:val="en-US" w:eastAsia="zh-CN"/>
          </w:rPr>
          <w:t>往前</w:t>
        </w:r>
      </w:ins>
      <w:ins w:id="2047" w:author="zhoujiansheng" w:date="2024-10-17T11:29:49Z">
        <w:r>
          <w:rPr>
            <w:rFonts w:hint="eastAsia"/>
            <w:lang w:val="en-US" w:eastAsia="zh-CN"/>
          </w:rPr>
          <w:t>一个</w:t>
        </w:r>
      </w:ins>
      <w:ins w:id="2048" w:author="zhoujiansheng" w:date="2024-10-17T11:29:50Z">
        <w:r>
          <w:rPr>
            <w:rFonts w:hint="eastAsia"/>
            <w:lang w:val="en-US" w:eastAsia="zh-CN"/>
          </w:rPr>
          <w:t>月</w:t>
        </w:r>
      </w:ins>
      <w:ins w:id="2049" w:author="zhoujiansheng" w:date="2024-10-17T11:29:54Z">
        <w:r>
          <w:rPr>
            <w:rFonts w:hint="eastAsia"/>
            <w:lang w:val="en-US" w:eastAsia="zh-CN"/>
          </w:rPr>
          <w:t>，</w:t>
        </w:r>
      </w:ins>
      <w:ins w:id="2050" w:author="zhoujiansheng" w:date="2024-10-17T11:29:57Z">
        <w:r>
          <w:rPr>
            <w:rFonts w:hint="eastAsia"/>
            <w:lang w:val="en-US" w:eastAsia="zh-CN"/>
          </w:rPr>
          <w:t>查询</w:t>
        </w:r>
      </w:ins>
      <w:ins w:id="2051" w:author="zhoujiansheng" w:date="2024-10-17T11:29:58Z">
        <w:r>
          <w:rPr>
            <w:rFonts w:hint="eastAsia"/>
            <w:lang w:val="en-US" w:eastAsia="zh-CN"/>
          </w:rPr>
          <w:t>的</w:t>
        </w:r>
      </w:ins>
      <w:ins w:id="2052" w:author="zhoujiansheng" w:date="2024-10-17T11:30:01Z">
        <w:r>
          <w:rPr>
            <w:rFonts w:hint="eastAsia"/>
            <w:lang w:val="en-US" w:eastAsia="zh-CN"/>
          </w:rPr>
          <w:t>最大</w:t>
        </w:r>
      </w:ins>
      <w:ins w:id="2053" w:author="zhoujiansheng" w:date="2024-10-17T11:30:05Z">
        <w:r>
          <w:rPr>
            <w:rFonts w:hint="eastAsia"/>
            <w:lang w:val="en-US" w:eastAsia="zh-CN"/>
          </w:rPr>
          <w:t>时间</w:t>
        </w:r>
      </w:ins>
      <w:ins w:id="2054" w:author="zhoujiansheng" w:date="2024-10-17T11:30:08Z">
        <w:r>
          <w:rPr>
            <w:rFonts w:hint="eastAsia"/>
            <w:lang w:val="en-US" w:eastAsia="zh-CN"/>
          </w:rPr>
          <w:t>跨度</w:t>
        </w:r>
      </w:ins>
      <w:ins w:id="2055" w:author="zhoujiansheng" w:date="2024-10-17T11:30:09Z">
        <w:r>
          <w:rPr>
            <w:rFonts w:hint="eastAsia"/>
            <w:lang w:val="en-US" w:eastAsia="zh-CN"/>
          </w:rPr>
          <w:t>为</w:t>
        </w:r>
      </w:ins>
      <w:ins w:id="2056" w:author="zhoujiansheng" w:date="2024-10-17T11:30:10Z">
        <w:r>
          <w:rPr>
            <w:rFonts w:hint="eastAsia"/>
            <w:lang w:val="en-US" w:eastAsia="zh-CN"/>
          </w:rPr>
          <w:t>3</w:t>
        </w:r>
      </w:ins>
      <w:ins w:id="2057" w:author="zhoujiansheng" w:date="2024-10-17T11:30:11Z">
        <w:r>
          <w:rPr>
            <w:rFonts w:hint="eastAsia"/>
            <w:lang w:val="en-US" w:eastAsia="zh-CN"/>
          </w:rPr>
          <w:t>天</w:t>
        </w:r>
      </w:ins>
      <w:r>
        <w:rPr>
          <w:rFonts w:hint="eastAsia"/>
          <w:lang w:val="en-US" w:eastAsia="zh-CN"/>
        </w:rPr>
        <w:t>。</w:t>
      </w:r>
    </w:p>
    <w:p w14:paraId="0592656C">
      <w:pPr>
        <w:widowControl w:val="0"/>
        <w:numPr>
          <w:ilvl w:val="0"/>
          <w:numId w:val="0"/>
        </w:numPr>
        <w:ind w:leftChars="0"/>
        <w:jc w:val="left"/>
        <w:rPr>
          <w:rFonts w:hint="default"/>
          <w:lang w:val="en-US" w:eastAsia="zh-CN"/>
        </w:rPr>
      </w:pPr>
    </w:p>
    <w:p w14:paraId="02AE641A">
      <w:pPr>
        <w:widowControl w:val="0"/>
        <w:numPr>
          <w:ilvl w:val="0"/>
          <w:numId w:val="0"/>
        </w:numPr>
        <w:ind w:leftChars="0"/>
        <w:jc w:val="left"/>
        <w:rPr>
          <w:rFonts w:hint="default"/>
          <w:lang w:val="en-US" w:eastAsia="zh-CN"/>
        </w:rPr>
      </w:pPr>
      <w:r>
        <w:rPr>
          <w:rFonts w:hint="eastAsia"/>
          <w:lang w:val="en-US" w:eastAsia="zh-CN"/>
        </w:rPr>
        <w:t>摄像头回放视频查询结果以列表形式展示。一个视频一行数据，若同一设备在查询时间范围内分多段视频，则分多行。</w:t>
      </w:r>
    </w:p>
    <w:tbl>
      <w:tblPr>
        <w:tblStyle w:val="33"/>
        <w:tblW w:w="9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7316"/>
      </w:tblGrid>
      <w:tr w14:paraId="1B6A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shd w:val="clear" w:color="auto" w:fill="D7D7D7" w:themeFill="background1" w:themeFillShade="D8"/>
            <w:vAlign w:val="top"/>
          </w:tcPr>
          <w:p w14:paraId="0719D8EF">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字段</w:t>
            </w:r>
          </w:p>
        </w:tc>
        <w:tc>
          <w:tcPr>
            <w:tcW w:w="7316" w:type="dxa"/>
            <w:shd w:val="clear" w:color="auto" w:fill="D7D7D7" w:themeFill="background1" w:themeFillShade="D8"/>
            <w:vAlign w:val="top"/>
          </w:tcPr>
          <w:p w14:paraId="48B6AB67">
            <w:pPr>
              <w:numPr>
                <w:ilvl w:val="0"/>
                <w:numId w:val="0"/>
              </w:numPr>
              <w:ind w:left="0" w:leftChars="0" w:firstLine="0" w:firstLineChars="0"/>
              <w:jc w:val="center"/>
              <w:rPr>
                <w:rFonts w:hint="default"/>
                <w:vertAlign w:val="baseline"/>
                <w:lang w:val="en-US" w:eastAsia="zh-CN"/>
              </w:rPr>
            </w:pPr>
            <w:r>
              <w:rPr>
                <w:rFonts w:hint="eastAsia"/>
                <w:b w:val="0"/>
                <w:bCs w:val="0"/>
                <w:vertAlign w:val="baseline"/>
                <w:lang w:val="en-US" w:eastAsia="zh-CN"/>
              </w:rPr>
              <w:t>说明</w:t>
            </w:r>
          </w:p>
        </w:tc>
      </w:tr>
      <w:tr w14:paraId="31CA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2AB4C0E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设备编号</w:t>
            </w:r>
          </w:p>
        </w:tc>
        <w:tc>
          <w:tcPr>
            <w:tcW w:w="7316" w:type="dxa"/>
          </w:tcPr>
          <w:p w14:paraId="176C426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自动关联查询结果</w:t>
            </w:r>
          </w:p>
        </w:tc>
      </w:tr>
      <w:tr w14:paraId="2BBA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117475D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vertAlign w:val="baseline"/>
                <w:lang w:val="en-US" w:eastAsia="zh-CN"/>
              </w:rPr>
              <w:t>地市</w:t>
            </w:r>
          </w:p>
        </w:tc>
        <w:tc>
          <w:tcPr>
            <w:tcW w:w="7316" w:type="dxa"/>
          </w:tcPr>
          <w:p w14:paraId="602B1643">
            <w:pPr>
              <w:keepNext w:val="0"/>
              <w:keepLines w:val="0"/>
              <w:pageBreakBefore w:val="0"/>
              <w:widowControl w:val="0"/>
              <w:numPr>
                <w:ilvl w:val="0"/>
                <w:numId w:val="0"/>
              </w:numPr>
              <w:kinsoku/>
              <w:wordWrap/>
              <w:overflowPunct/>
              <w:topLinePunct w:val="0"/>
              <w:autoSpaceDE/>
              <w:autoSpaceDN/>
              <w:bidi w:val="0"/>
              <w:adjustRightInd/>
              <w:snapToGrid/>
              <w:ind w:firstLine="0" w:firstLineChars="0"/>
              <w:textAlignment w:val="auto"/>
              <w:rPr>
                <w:rFonts w:hint="default"/>
                <w:vertAlign w:val="baseline"/>
                <w:lang w:val="en-US" w:eastAsia="zh-CN"/>
              </w:rPr>
            </w:pPr>
            <w:r>
              <w:rPr>
                <w:rFonts w:hint="eastAsia"/>
                <w:vertAlign w:val="baseline"/>
                <w:lang w:val="en-US" w:eastAsia="zh-CN"/>
              </w:rPr>
              <w:t>自动关联查询结果</w:t>
            </w:r>
          </w:p>
        </w:tc>
      </w:tr>
      <w:tr w14:paraId="1883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5FB61512">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lang w:val="en-US" w:eastAsia="zh-CN"/>
              </w:rPr>
              <w:t>区县</w:t>
            </w:r>
          </w:p>
        </w:tc>
        <w:tc>
          <w:tcPr>
            <w:tcW w:w="7316" w:type="dxa"/>
          </w:tcPr>
          <w:p w14:paraId="107C62A0">
            <w:pPr>
              <w:keepNext w:val="0"/>
              <w:keepLines w:val="0"/>
              <w:pageBreakBefore w:val="0"/>
              <w:widowControl w:val="0"/>
              <w:numPr>
                <w:ilvl w:val="0"/>
                <w:numId w:val="0"/>
              </w:numPr>
              <w:kinsoku/>
              <w:wordWrap/>
              <w:overflowPunct/>
              <w:topLinePunct w:val="0"/>
              <w:autoSpaceDE/>
              <w:autoSpaceDN/>
              <w:bidi w:val="0"/>
              <w:adjustRightInd/>
              <w:snapToGrid/>
              <w:ind w:firstLine="0" w:firstLineChars="0"/>
              <w:textAlignment w:val="auto"/>
              <w:rPr>
                <w:rFonts w:hint="default"/>
                <w:vertAlign w:val="baseline"/>
                <w:lang w:val="en-US" w:eastAsia="zh-CN"/>
              </w:rPr>
            </w:pPr>
            <w:r>
              <w:rPr>
                <w:rFonts w:hint="eastAsia"/>
                <w:vertAlign w:val="baseline"/>
                <w:lang w:val="en-US" w:eastAsia="zh-CN"/>
              </w:rPr>
              <w:t>自动关联查询结果</w:t>
            </w:r>
          </w:p>
        </w:tc>
      </w:tr>
      <w:tr w14:paraId="5918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4F3117B7">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站点名称</w:t>
            </w:r>
          </w:p>
        </w:tc>
        <w:tc>
          <w:tcPr>
            <w:tcW w:w="7316" w:type="dxa"/>
            <w:vAlign w:val="top"/>
          </w:tcPr>
          <w:p w14:paraId="43C4B8EE">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自动关联查询结果</w:t>
            </w:r>
          </w:p>
        </w:tc>
      </w:tr>
      <w:tr w14:paraId="0681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vAlign w:val="top"/>
          </w:tcPr>
          <w:p w14:paraId="6993CF65">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机房名称</w:t>
            </w:r>
          </w:p>
        </w:tc>
        <w:tc>
          <w:tcPr>
            <w:tcW w:w="7316" w:type="dxa"/>
            <w:vAlign w:val="top"/>
          </w:tcPr>
          <w:p w14:paraId="6376856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自动关联查询结果</w:t>
            </w:r>
          </w:p>
        </w:tc>
      </w:tr>
      <w:tr w14:paraId="6786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0EDE7DE1">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设备名称</w:t>
            </w:r>
          </w:p>
        </w:tc>
        <w:tc>
          <w:tcPr>
            <w:tcW w:w="7316" w:type="dxa"/>
            <w:vAlign w:val="top"/>
          </w:tcPr>
          <w:p w14:paraId="71432313">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自动关联查询结果</w:t>
            </w:r>
          </w:p>
        </w:tc>
      </w:tr>
      <w:tr w14:paraId="79C8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5FD4DED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开始时间</w:t>
            </w:r>
          </w:p>
        </w:tc>
        <w:tc>
          <w:tcPr>
            <w:tcW w:w="7316" w:type="dxa"/>
          </w:tcPr>
          <w:p w14:paraId="1BD819F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该段视频录制的起始时间，格式</w:t>
            </w:r>
            <w:r>
              <w:rPr>
                <w:rFonts w:hint="eastAsia"/>
                <w:lang w:val="en-US" w:eastAsia="zh-CN"/>
              </w:rPr>
              <w:t>yyyy-mm-ddhh:mm:ss</w:t>
            </w:r>
          </w:p>
        </w:tc>
      </w:tr>
      <w:tr w14:paraId="2394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09BB068B">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结束时间</w:t>
            </w:r>
          </w:p>
        </w:tc>
        <w:tc>
          <w:tcPr>
            <w:tcW w:w="7316" w:type="dxa"/>
          </w:tcPr>
          <w:p w14:paraId="169E748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该段视频录制的结束时间，格式</w:t>
            </w:r>
            <w:r>
              <w:rPr>
                <w:rFonts w:hint="eastAsia"/>
                <w:lang w:val="en-US" w:eastAsia="zh-CN"/>
              </w:rPr>
              <w:t>yyyy-mm-ddhh:mm:ss</w:t>
            </w:r>
          </w:p>
        </w:tc>
      </w:tr>
      <w:tr w14:paraId="2947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20255DD0">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vertAlign w:val="baseline"/>
                <w:lang w:val="en-US" w:eastAsia="zh-CN"/>
              </w:rPr>
            </w:pPr>
            <w:r>
              <w:rPr>
                <w:rFonts w:hint="eastAsia"/>
                <w:vertAlign w:val="baseline"/>
                <w:lang w:val="en-US" w:eastAsia="zh-CN"/>
              </w:rPr>
              <w:t>录像时长</w:t>
            </w:r>
          </w:p>
        </w:tc>
        <w:tc>
          <w:tcPr>
            <w:tcW w:w="7316" w:type="dxa"/>
          </w:tcPr>
          <w:p w14:paraId="30BF013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该段视频的时长，格式hh:mm:ss</w:t>
            </w:r>
          </w:p>
        </w:tc>
      </w:tr>
      <w:tr w14:paraId="1A0C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2" w:type="dxa"/>
          </w:tcPr>
          <w:p w14:paraId="38EE7D8A">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操作</w:t>
            </w:r>
          </w:p>
        </w:tc>
        <w:tc>
          <w:tcPr>
            <w:tcW w:w="7316" w:type="dxa"/>
          </w:tcPr>
          <w:p w14:paraId="55A2519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vertAlign w:val="baseline"/>
                <w:lang w:val="en-US" w:eastAsia="zh-CN"/>
              </w:rPr>
            </w:pPr>
            <w:r>
              <w:rPr>
                <w:rFonts w:hint="eastAsia"/>
                <w:vertAlign w:val="baseline"/>
                <w:lang w:val="en-US" w:eastAsia="zh-CN"/>
              </w:rPr>
              <w:t>播放/下载。单击播放，弹窗进入视频回放，同预览页面的回放功能。点击下载，下载当前视频到本地。</w:t>
            </w:r>
          </w:p>
        </w:tc>
      </w:tr>
    </w:tbl>
    <w:p w14:paraId="7DF7ED6E">
      <w:pPr>
        <w:widowControl w:val="0"/>
        <w:numPr>
          <w:ilvl w:val="0"/>
          <w:numId w:val="0"/>
        </w:numPr>
        <w:ind w:leftChars="0"/>
        <w:jc w:val="left"/>
        <w:rPr>
          <w:rFonts w:hint="default"/>
          <w:lang w:val="en-US" w:eastAsia="zh-CN"/>
        </w:rPr>
      </w:pPr>
    </w:p>
    <w:p w14:paraId="507EDB81">
      <w:pPr>
        <w:widowControl w:val="0"/>
        <w:numPr>
          <w:ilvl w:val="0"/>
          <w:numId w:val="0"/>
        </w:numPr>
        <w:ind w:leftChars="0"/>
        <w:jc w:val="left"/>
        <w:rPr>
          <w:rFonts w:hint="eastAsia"/>
          <w:lang w:val="en-US" w:eastAsia="zh-CN"/>
        </w:rPr>
      </w:pPr>
      <w:r>
        <w:rPr>
          <w:rFonts w:hint="eastAsia"/>
          <w:lang w:val="en-US" w:eastAsia="zh-CN"/>
        </w:rPr>
        <w:t>单击播放，查看对应历史视频片段。通过拖动时间轴进行回放，也支持从某个时间点开始，倍速快进播放2倍、4倍、8倍。回放页面支持视频截图。</w:t>
      </w:r>
    </w:p>
    <w:p w14:paraId="57D7A841">
      <w:pPr>
        <w:widowControl w:val="0"/>
        <w:numPr>
          <w:ilvl w:val="0"/>
          <w:numId w:val="0"/>
        </w:numPr>
        <w:ind w:leftChars="0"/>
        <w:jc w:val="left"/>
        <w:rPr>
          <w:rFonts w:hint="default"/>
          <w:lang w:val="en-US" w:eastAsia="zh-CN"/>
        </w:rPr>
      </w:pPr>
    </w:p>
    <w:p w14:paraId="34211CE8">
      <w:pPr>
        <w:widowControl w:val="0"/>
        <w:numPr>
          <w:ilvl w:val="0"/>
          <w:numId w:val="0"/>
        </w:numPr>
        <w:ind w:leftChars="0"/>
        <w:jc w:val="left"/>
        <w:rPr>
          <w:rFonts w:hint="default"/>
          <w:lang w:val="en-US" w:eastAsia="zh-CN"/>
        </w:rPr>
      </w:pPr>
    </w:p>
    <w:p w14:paraId="305C3AC0">
      <w:pPr>
        <w:widowControl w:val="0"/>
        <w:numPr>
          <w:ilvl w:val="0"/>
          <w:numId w:val="0"/>
        </w:numPr>
        <w:ind w:leftChars="0"/>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111E1594">
      <w:pPr>
        <w:pStyle w:val="4"/>
        <w:bidi w:val="0"/>
        <w:rPr>
          <w:rFonts w:hint="default"/>
          <w:lang w:val="en-US" w:eastAsia="zh-CN"/>
        </w:rPr>
      </w:pPr>
      <w:bookmarkStart w:id="52" w:name="_Toc4017"/>
      <w:r>
        <w:rPr>
          <w:rFonts w:hint="eastAsia"/>
          <w:lang w:val="en-US" w:eastAsia="zh-CN"/>
        </w:rPr>
        <w:t>报表管理</w:t>
      </w:r>
      <w:bookmarkEnd w:id="52"/>
    </w:p>
    <w:p w14:paraId="33E26B51">
      <w:pPr>
        <w:rPr>
          <w:rFonts w:hint="eastAsia"/>
          <w:lang w:val="en-US" w:eastAsia="zh-CN"/>
        </w:rPr>
      </w:pPr>
      <w:r>
        <w:rPr>
          <w:rFonts w:hint="eastAsia"/>
          <w:lang w:val="en-US" w:eastAsia="zh-CN"/>
        </w:rPr>
        <w:t>动环与综资一致性报表</w:t>
      </w:r>
    </w:p>
    <w:p w14:paraId="702B4714">
      <w:pPr>
        <w:rPr>
          <w:rFonts w:hint="default"/>
          <w:lang w:val="en-US"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1404"/>
        <w:gridCol w:w="5944"/>
      </w:tblGrid>
      <w:tr w14:paraId="34014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shd w:val="clear" w:color="auto" w:fill="C7DAF1" w:themeFill="text2" w:themeFillTint="32"/>
          </w:tcPr>
          <w:p w14:paraId="6937724C">
            <w:pPr>
              <w:jc w:val="center"/>
              <w:rPr>
                <w:rFonts w:hint="default"/>
                <w:b/>
                <w:bCs/>
                <w:vertAlign w:val="baseline"/>
                <w:lang w:val="en-US" w:eastAsia="zh-CN"/>
              </w:rPr>
            </w:pPr>
            <w:r>
              <w:rPr>
                <w:rFonts w:hint="eastAsia"/>
                <w:b/>
                <w:bCs/>
                <w:vertAlign w:val="baseline"/>
                <w:lang w:val="en-US" w:eastAsia="zh-CN"/>
              </w:rPr>
              <w:t>字段</w:t>
            </w:r>
          </w:p>
        </w:tc>
        <w:tc>
          <w:tcPr>
            <w:tcW w:w="1404" w:type="dxa"/>
            <w:shd w:val="clear" w:color="auto" w:fill="C7DAF1" w:themeFill="text2" w:themeFillTint="32"/>
          </w:tcPr>
          <w:p w14:paraId="325DABA1">
            <w:pPr>
              <w:jc w:val="center"/>
              <w:rPr>
                <w:rFonts w:hint="default"/>
                <w:b/>
                <w:bCs/>
                <w:vertAlign w:val="baseline"/>
                <w:lang w:val="en-US" w:eastAsia="zh-CN"/>
              </w:rPr>
            </w:pPr>
            <w:r>
              <w:rPr>
                <w:rFonts w:hint="eastAsia"/>
                <w:b/>
                <w:bCs/>
                <w:vertAlign w:val="baseline"/>
                <w:lang w:val="en-US" w:eastAsia="zh-CN"/>
              </w:rPr>
              <w:t>约束</w:t>
            </w:r>
          </w:p>
        </w:tc>
        <w:tc>
          <w:tcPr>
            <w:tcW w:w="5944" w:type="dxa"/>
            <w:shd w:val="clear" w:color="auto" w:fill="C7DAF1" w:themeFill="text2" w:themeFillTint="32"/>
          </w:tcPr>
          <w:p w14:paraId="3C67A426">
            <w:pPr>
              <w:jc w:val="center"/>
              <w:rPr>
                <w:rFonts w:hint="default"/>
                <w:b/>
                <w:bCs/>
                <w:vertAlign w:val="baseline"/>
                <w:lang w:val="en-US" w:eastAsia="zh-CN"/>
              </w:rPr>
            </w:pPr>
            <w:r>
              <w:rPr>
                <w:rFonts w:hint="eastAsia"/>
                <w:b/>
                <w:bCs/>
                <w:vertAlign w:val="baseline"/>
                <w:lang w:val="en-US" w:eastAsia="zh-CN"/>
              </w:rPr>
              <w:t>说明</w:t>
            </w:r>
          </w:p>
        </w:tc>
      </w:tr>
      <w:tr w14:paraId="5BBB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038A169C">
            <w:pPr>
              <w:rPr>
                <w:rFonts w:hint="default"/>
                <w:vertAlign w:val="baseline"/>
                <w:lang w:val="en-US" w:eastAsia="zh-CN"/>
              </w:rPr>
            </w:pPr>
            <w:r>
              <w:rPr>
                <w:rFonts w:hint="eastAsia"/>
                <w:vertAlign w:val="baseline"/>
                <w:lang w:val="en-US" w:eastAsia="zh-CN"/>
              </w:rPr>
              <w:t>资源标识</w:t>
            </w:r>
          </w:p>
        </w:tc>
        <w:tc>
          <w:tcPr>
            <w:tcW w:w="1404" w:type="dxa"/>
          </w:tcPr>
          <w:p w14:paraId="3B891C6F">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6EC94035">
            <w:pPr>
              <w:ind w:firstLine="0" w:firstLineChars="0"/>
              <w:rPr>
                <w:rFonts w:hint="default"/>
                <w:vertAlign w:val="baseline"/>
                <w:lang w:val="en-US" w:eastAsia="zh-CN"/>
              </w:rPr>
            </w:pPr>
          </w:p>
        </w:tc>
      </w:tr>
      <w:tr w14:paraId="5698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E9EFA56">
            <w:pPr>
              <w:rPr>
                <w:rFonts w:hint="default"/>
                <w:vertAlign w:val="baseline"/>
                <w:lang w:val="en-US" w:eastAsia="zh-CN"/>
              </w:rPr>
            </w:pPr>
            <w:r>
              <w:rPr>
                <w:rFonts w:hint="eastAsia"/>
                <w:vertAlign w:val="baseline"/>
                <w:lang w:val="en-US" w:eastAsia="zh-CN"/>
              </w:rPr>
              <w:t>所属省份</w:t>
            </w:r>
          </w:p>
        </w:tc>
        <w:tc>
          <w:tcPr>
            <w:tcW w:w="1404" w:type="dxa"/>
          </w:tcPr>
          <w:p w14:paraId="4BFC6701">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006F2068">
            <w:pPr>
              <w:ind w:firstLine="0" w:firstLineChars="0"/>
              <w:rPr>
                <w:rFonts w:hint="default"/>
                <w:vertAlign w:val="baseline"/>
                <w:lang w:val="en-US" w:eastAsia="zh-CN"/>
              </w:rPr>
            </w:pPr>
          </w:p>
        </w:tc>
      </w:tr>
      <w:tr w14:paraId="22D4F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50F8527E">
            <w:pPr>
              <w:rPr>
                <w:rFonts w:hint="default"/>
                <w:vertAlign w:val="baseline"/>
                <w:lang w:val="en-US" w:eastAsia="zh-CN"/>
              </w:rPr>
            </w:pPr>
            <w:r>
              <w:rPr>
                <w:rFonts w:hint="eastAsia"/>
                <w:vertAlign w:val="baseline"/>
                <w:lang w:val="en-US" w:eastAsia="zh-CN"/>
              </w:rPr>
              <w:t>所属地市</w:t>
            </w:r>
          </w:p>
        </w:tc>
        <w:tc>
          <w:tcPr>
            <w:tcW w:w="1404" w:type="dxa"/>
          </w:tcPr>
          <w:p w14:paraId="78132C26">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4A583867">
            <w:pPr>
              <w:ind w:firstLine="0" w:firstLineChars="0"/>
              <w:rPr>
                <w:rFonts w:hint="default"/>
                <w:vertAlign w:val="baseline"/>
                <w:lang w:val="en-US" w:eastAsia="zh-CN"/>
              </w:rPr>
            </w:pPr>
          </w:p>
        </w:tc>
      </w:tr>
      <w:tr w14:paraId="7640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C8A8B7F">
            <w:pPr>
              <w:rPr>
                <w:rFonts w:hint="default"/>
                <w:vertAlign w:val="baseline"/>
                <w:lang w:val="en-US" w:eastAsia="zh-CN"/>
              </w:rPr>
            </w:pPr>
            <w:r>
              <w:rPr>
                <w:rFonts w:hint="eastAsia"/>
                <w:vertAlign w:val="baseline"/>
                <w:lang w:val="en-US" w:eastAsia="zh-CN"/>
              </w:rPr>
              <w:t>所属区县</w:t>
            </w:r>
          </w:p>
        </w:tc>
        <w:tc>
          <w:tcPr>
            <w:tcW w:w="1404" w:type="dxa"/>
          </w:tcPr>
          <w:p w14:paraId="2C6E1227">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5D8B7374">
            <w:pPr>
              <w:ind w:firstLine="0" w:firstLineChars="0"/>
              <w:rPr>
                <w:rFonts w:hint="default"/>
                <w:vertAlign w:val="baseline"/>
                <w:lang w:val="en-US" w:eastAsia="zh-CN"/>
              </w:rPr>
            </w:pPr>
          </w:p>
        </w:tc>
      </w:tr>
      <w:tr w14:paraId="0EA3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87C663C">
            <w:pPr>
              <w:rPr>
                <w:rFonts w:hint="default"/>
                <w:vertAlign w:val="baseline"/>
                <w:lang w:val="en-US" w:eastAsia="zh-CN"/>
              </w:rPr>
            </w:pPr>
            <w:r>
              <w:rPr>
                <w:rFonts w:hint="eastAsia"/>
                <w:vertAlign w:val="baseline"/>
                <w:lang w:val="en-US" w:eastAsia="zh-CN"/>
              </w:rPr>
              <w:t>所属站点</w:t>
            </w:r>
          </w:p>
        </w:tc>
        <w:tc>
          <w:tcPr>
            <w:tcW w:w="1404" w:type="dxa"/>
          </w:tcPr>
          <w:p w14:paraId="7C1F7A54">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5F93D4EF">
            <w:pPr>
              <w:ind w:firstLine="0" w:firstLineChars="0"/>
              <w:rPr>
                <w:rFonts w:hint="default"/>
                <w:vertAlign w:val="baseline"/>
                <w:lang w:val="en-US" w:eastAsia="zh-CN"/>
              </w:rPr>
            </w:pPr>
          </w:p>
        </w:tc>
      </w:tr>
      <w:tr w14:paraId="0B87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03D6ADEB">
            <w:pPr>
              <w:rPr>
                <w:rFonts w:hint="default"/>
                <w:vertAlign w:val="baseline"/>
                <w:lang w:val="en-US" w:eastAsia="zh-CN"/>
              </w:rPr>
            </w:pPr>
            <w:r>
              <w:rPr>
                <w:rFonts w:hint="eastAsia"/>
                <w:vertAlign w:val="baseline"/>
                <w:lang w:val="en-US" w:eastAsia="zh-CN"/>
              </w:rPr>
              <w:t>所属机房</w:t>
            </w:r>
          </w:p>
        </w:tc>
        <w:tc>
          <w:tcPr>
            <w:tcW w:w="1404" w:type="dxa"/>
          </w:tcPr>
          <w:p w14:paraId="245F599C">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12A72731">
            <w:pPr>
              <w:ind w:firstLine="0" w:firstLineChars="0"/>
              <w:rPr>
                <w:rFonts w:hint="default"/>
                <w:vertAlign w:val="baseline"/>
                <w:lang w:val="en-US" w:eastAsia="zh-CN"/>
              </w:rPr>
            </w:pPr>
          </w:p>
        </w:tc>
      </w:tr>
      <w:tr w14:paraId="26B3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00EDBDC">
            <w:pPr>
              <w:rPr>
                <w:rFonts w:hint="default"/>
                <w:vertAlign w:val="baseline"/>
                <w:lang w:val="en-US" w:eastAsia="zh-CN"/>
              </w:rPr>
            </w:pPr>
            <w:r>
              <w:rPr>
                <w:rFonts w:hint="eastAsia"/>
                <w:vertAlign w:val="baseline"/>
                <w:lang w:val="en-US" w:eastAsia="zh-CN"/>
              </w:rPr>
              <w:t>所属设备类型</w:t>
            </w:r>
          </w:p>
        </w:tc>
        <w:tc>
          <w:tcPr>
            <w:tcW w:w="1404" w:type="dxa"/>
          </w:tcPr>
          <w:p w14:paraId="619212E3">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335D5E79">
            <w:pPr>
              <w:ind w:firstLine="0" w:firstLineChars="0"/>
              <w:rPr>
                <w:rFonts w:hint="default"/>
                <w:vertAlign w:val="baseline"/>
                <w:lang w:val="en-US" w:eastAsia="zh-CN"/>
              </w:rPr>
            </w:pPr>
          </w:p>
        </w:tc>
      </w:tr>
      <w:tr w14:paraId="193E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3F1C7AC">
            <w:pPr>
              <w:rPr>
                <w:rFonts w:hint="default"/>
                <w:vertAlign w:val="baseline"/>
                <w:lang w:val="en-US" w:eastAsia="zh-CN"/>
              </w:rPr>
            </w:pPr>
            <w:r>
              <w:rPr>
                <w:rFonts w:hint="eastAsia"/>
                <w:vertAlign w:val="baseline"/>
                <w:lang w:val="en-US" w:eastAsia="zh-CN"/>
              </w:rPr>
              <w:t>所属设备</w:t>
            </w:r>
          </w:p>
        </w:tc>
        <w:tc>
          <w:tcPr>
            <w:tcW w:w="1404" w:type="dxa"/>
          </w:tcPr>
          <w:p w14:paraId="0F2C11D8">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59A4BA55">
            <w:pPr>
              <w:ind w:firstLine="0" w:firstLineChars="0"/>
              <w:rPr>
                <w:rFonts w:hint="default"/>
                <w:vertAlign w:val="baseline"/>
                <w:lang w:val="en-US" w:eastAsia="zh-CN"/>
              </w:rPr>
            </w:pPr>
          </w:p>
        </w:tc>
      </w:tr>
      <w:tr w14:paraId="656F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A5EAE79">
            <w:pPr>
              <w:rPr>
                <w:rFonts w:hint="default"/>
                <w:vertAlign w:val="baseline"/>
                <w:lang w:val="en-US" w:eastAsia="zh-CN"/>
              </w:rPr>
            </w:pPr>
            <w:r>
              <w:rPr>
                <w:rFonts w:hint="eastAsia"/>
                <w:vertAlign w:val="baseline"/>
                <w:lang w:val="en-US" w:eastAsia="zh-CN"/>
              </w:rPr>
              <w:t>分路类型</w:t>
            </w:r>
          </w:p>
        </w:tc>
        <w:tc>
          <w:tcPr>
            <w:tcW w:w="1404" w:type="dxa"/>
          </w:tcPr>
          <w:p w14:paraId="231C8CDA">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09EFB9E4">
            <w:pPr>
              <w:ind w:firstLine="0" w:firstLineChars="0"/>
              <w:rPr>
                <w:rFonts w:hint="default"/>
                <w:vertAlign w:val="baseline"/>
                <w:lang w:val="en-US" w:eastAsia="zh-CN"/>
              </w:rPr>
            </w:pPr>
          </w:p>
        </w:tc>
      </w:tr>
      <w:tr w14:paraId="5961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B3433B8">
            <w:pPr>
              <w:rPr>
                <w:rFonts w:hint="default"/>
                <w:vertAlign w:val="baseline"/>
                <w:lang w:val="en-US" w:eastAsia="zh-CN"/>
              </w:rPr>
            </w:pPr>
            <w:r>
              <w:rPr>
                <w:rFonts w:hint="eastAsia"/>
                <w:vertAlign w:val="baseline"/>
                <w:lang w:val="en-US" w:eastAsia="zh-CN"/>
              </w:rPr>
              <w:t>分路类型缩写</w:t>
            </w:r>
          </w:p>
        </w:tc>
        <w:tc>
          <w:tcPr>
            <w:tcW w:w="1404" w:type="dxa"/>
          </w:tcPr>
          <w:p w14:paraId="4A78D647">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5FBE59B7">
            <w:pPr>
              <w:ind w:firstLine="0" w:firstLineChars="0"/>
              <w:rPr>
                <w:rFonts w:hint="default"/>
                <w:vertAlign w:val="baseline"/>
                <w:lang w:val="en-US" w:eastAsia="zh-CN"/>
              </w:rPr>
            </w:pPr>
          </w:p>
        </w:tc>
      </w:tr>
      <w:tr w14:paraId="0A28D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04C0539E">
            <w:pPr>
              <w:rPr>
                <w:rFonts w:hint="default"/>
                <w:vertAlign w:val="baseline"/>
                <w:lang w:val="en-US" w:eastAsia="zh-CN"/>
              </w:rPr>
            </w:pPr>
            <w:r>
              <w:rPr>
                <w:rFonts w:hint="eastAsia"/>
                <w:vertAlign w:val="baseline"/>
                <w:lang w:val="en-US" w:eastAsia="zh-CN"/>
              </w:rPr>
              <w:t>分路顺序号</w:t>
            </w:r>
          </w:p>
        </w:tc>
        <w:tc>
          <w:tcPr>
            <w:tcW w:w="1404" w:type="dxa"/>
          </w:tcPr>
          <w:p w14:paraId="270E4622">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2C620982">
            <w:pPr>
              <w:ind w:firstLine="0" w:firstLineChars="0"/>
              <w:rPr>
                <w:rFonts w:hint="default"/>
                <w:vertAlign w:val="baseline"/>
                <w:lang w:val="en-US" w:eastAsia="zh-CN"/>
              </w:rPr>
            </w:pPr>
          </w:p>
        </w:tc>
      </w:tr>
      <w:tr w14:paraId="6353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54C20154">
            <w:pPr>
              <w:rPr>
                <w:rFonts w:hint="default"/>
                <w:vertAlign w:val="baseline"/>
                <w:lang w:val="en-US" w:eastAsia="zh-CN"/>
              </w:rPr>
            </w:pPr>
            <w:r>
              <w:rPr>
                <w:rFonts w:hint="eastAsia"/>
                <w:vertAlign w:val="baseline"/>
                <w:lang w:val="en-US" w:eastAsia="zh-CN"/>
              </w:rPr>
              <w:t>分路主备</w:t>
            </w:r>
          </w:p>
        </w:tc>
        <w:tc>
          <w:tcPr>
            <w:tcW w:w="1404" w:type="dxa"/>
          </w:tcPr>
          <w:p w14:paraId="5C2858D0">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68A03CD3">
            <w:pPr>
              <w:ind w:firstLine="0" w:firstLineChars="0"/>
              <w:rPr>
                <w:rFonts w:hint="default"/>
                <w:vertAlign w:val="baseline"/>
                <w:lang w:val="en-US" w:eastAsia="zh-CN"/>
              </w:rPr>
            </w:pPr>
          </w:p>
        </w:tc>
      </w:tr>
      <w:tr w14:paraId="09D3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51A31135">
            <w:pPr>
              <w:rPr>
                <w:rFonts w:hint="default"/>
                <w:vertAlign w:val="baseline"/>
                <w:lang w:val="en-US" w:eastAsia="zh-CN"/>
              </w:rPr>
            </w:pPr>
            <w:r>
              <w:rPr>
                <w:rFonts w:hint="eastAsia"/>
                <w:vertAlign w:val="baseline"/>
                <w:lang w:val="en-US" w:eastAsia="zh-CN"/>
              </w:rPr>
              <w:t>分路器件额定容量（A）</w:t>
            </w:r>
          </w:p>
        </w:tc>
        <w:tc>
          <w:tcPr>
            <w:tcW w:w="1404" w:type="dxa"/>
          </w:tcPr>
          <w:p w14:paraId="1A4FC58A">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6E89CCCA">
            <w:pPr>
              <w:ind w:firstLine="0" w:firstLineChars="0"/>
              <w:rPr>
                <w:rFonts w:hint="default"/>
                <w:vertAlign w:val="baseline"/>
                <w:lang w:val="en-US" w:eastAsia="zh-CN"/>
              </w:rPr>
            </w:pPr>
          </w:p>
        </w:tc>
      </w:tr>
      <w:tr w14:paraId="6AA9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5C64401">
            <w:pPr>
              <w:rPr>
                <w:rFonts w:hint="default"/>
                <w:vertAlign w:val="baseline"/>
                <w:lang w:val="en-US" w:eastAsia="zh-CN"/>
              </w:rPr>
            </w:pPr>
            <w:r>
              <w:rPr>
                <w:rFonts w:hint="eastAsia"/>
                <w:vertAlign w:val="baseline"/>
                <w:lang w:val="en-US" w:eastAsia="zh-CN"/>
              </w:rPr>
              <w:t>使用状态</w:t>
            </w:r>
          </w:p>
        </w:tc>
        <w:tc>
          <w:tcPr>
            <w:tcW w:w="1404" w:type="dxa"/>
          </w:tcPr>
          <w:p w14:paraId="39929DDE">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5AD68D4D">
            <w:pPr>
              <w:ind w:firstLine="0" w:firstLineChars="0"/>
              <w:rPr>
                <w:rFonts w:hint="default"/>
                <w:vertAlign w:val="baseline"/>
                <w:lang w:val="en-US" w:eastAsia="zh-CN"/>
              </w:rPr>
            </w:pPr>
          </w:p>
        </w:tc>
      </w:tr>
      <w:tr w14:paraId="1D86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C9B7E38">
            <w:pPr>
              <w:rPr>
                <w:rFonts w:hint="default"/>
                <w:vertAlign w:val="baseline"/>
                <w:lang w:val="en-US" w:eastAsia="zh-CN"/>
              </w:rPr>
            </w:pPr>
            <w:r>
              <w:rPr>
                <w:rFonts w:hint="eastAsia"/>
                <w:vertAlign w:val="baseline"/>
                <w:lang w:val="en-US" w:eastAsia="zh-CN"/>
              </w:rPr>
              <w:t>分路名称</w:t>
            </w:r>
          </w:p>
        </w:tc>
        <w:tc>
          <w:tcPr>
            <w:tcW w:w="1404" w:type="dxa"/>
          </w:tcPr>
          <w:p w14:paraId="5F0EF175">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04112C73">
            <w:pPr>
              <w:ind w:firstLine="0" w:firstLineChars="0"/>
              <w:rPr>
                <w:rFonts w:hint="default"/>
                <w:vertAlign w:val="baseline"/>
                <w:lang w:val="en-US" w:eastAsia="zh-CN"/>
              </w:rPr>
            </w:pPr>
          </w:p>
        </w:tc>
      </w:tr>
      <w:tr w14:paraId="551B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74F357D9">
            <w:pPr>
              <w:rPr>
                <w:rFonts w:hint="default"/>
                <w:vertAlign w:val="baseline"/>
                <w:lang w:val="en-US" w:eastAsia="zh-CN"/>
              </w:rPr>
            </w:pPr>
            <w:r>
              <w:rPr>
                <w:rFonts w:hint="eastAsia"/>
                <w:vertAlign w:val="baseline"/>
                <w:lang w:val="en-US" w:eastAsia="zh-CN"/>
              </w:rPr>
              <w:t>下游设备所在机房</w:t>
            </w:r>
          </w:p>
        </w:tc>
        <w:tc>
          <w:tcPr>
            <w:tcW w:w="1404" w:type="dxa"/>
          </w:tcPr>
          <w:p w14:paraId="35511E5A">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2467FB24">
            <w:pPr>
              <w:ind w:firstLine="0" w:firstLineChars="0"/>
              <w:rPr>
                <w:rFonts w:hint="default"/>
                <w:vertAlign w:val="baseline"/>
                <w:lang w:val="en-US" w:eastAsia="zh-CN"/>
              </w:rPr>
            </w:pPr>
          </w:p>
        </w:tc>
      </w:tr>
      <w:tr w14:paraId="5650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E6BA233">
            <w:pPr>
              <w:rPr>
                <w:rFonts w:hint="default"/>
                <w:vertAlign w:val="baseline"/>
                <w:lang w:val="en-US" w:eastAsia="zh-CN"/>
              </w:rPr>
            </w:pPr>
            <w:r>
              <w:rPr>
                <w:rFonts w:hint="eastAsia"/>
                <w:vertAlign w:val="baseline"/>
                <w:lang w:val="en-US" w:eastAsia="zh-CN"/>
              </w:rPr>
              <w:t>下游设备</w:t>
            </w:r>
          </w:p>
        </w:tc>
        <w:tc>
          <w:tcPr>
            <w:tcW w:w="1404" w:type="dxa"/>
          </w:tcPr>
          <w:p w14:paraId="4AC1853F">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1A07C17D">
            <w:pPr>
              <w:ind w:firstLine="0" w:firstLineChars="0"/>
              <w:rPr>
                <w:rFonts w:hint="default"/>
                <w:vertAlign w:val="baseline"/>
                <w:lang w:val="en-US" w:eastAsia="zh-CN"/>
              </w:rPr>
            </w:pPr>
          </w:p>
        </w:tc>
      </w:tr>
      <w:tr w14:paraId="57DB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2F3E0BA2">
            <w:pPr>
              <w:rPr>
                <w:rFonts w:hint="default"/>
                <w:vertAlign w:val="baseline"/>
                <w:lang w:val="en-US" w:eastAsia="zh-CN"/>
              </w:rPr>
            </w:pPr>
            <w:r>
              <w:rPr>
                <w:rFonts w:hint="eastAsia"/>
                <w:vertAlign w:val="baseline"/>
                <w:lang w:val="en-US" w:eastAsia="zh-CN"/>
              </w:rPr>
              <w:t>下游分路名称</w:t>
            </w:r>
          </w:p>
        </w:tc>
        <w:tc>
          <w:tcPr>
            <w:tcW w:w="1404" w:type="dxa"/>
          </w:tcPr>
          <w:p w14:paraId="56DD15E5">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7D0A1BA6">
            <w:pPr>
              <w:ind w:firstLine="0" w:firstLineChars="0"/>
              <w:rPr>
                <w:rFonts w:hint="default"/>
                <w:vertAlign w:val="baseline"/>
                <w:lang w:val="en-US" w:eastAsia="zh-CN"/>
              </w:rPr>
            </w:pPr>
          </w:p>
        </w:tc>
      </w:tr>
      <w:tr w14:paraId="49B5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B71B2AF">
            <w:pPr>
              <w:rPr>
                <w:rFonts w:hint="default"/>
                <w:vertAlign w:val="baseline"/>
                <w:lang w:val="en-US" w:eastAsia="zh-CN"/>
              </w:rPr>
            </w:pPr>
            <w:r>
              <w:rPr>
                <w:rFonts w:hint="eastAsia"/>
                <w:vertAlign w:val="baseline"/>
                <w:lang w:val="en-US" w:eastAsia="zh-CN"/>
              </w:rPr>
              <w:t>下游设备类型</w:t>
            </w:r>
          </w:p>
        </w:tc>
        <w:tc>
          <w:tcPr>
            <w:tcW w:w="1404" w:type="dxa"/>
          </w:tcPr>
          <w:p w14:paraId="14E4E9D4">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3CBF03ED">
            <w:pPr>
              <w:ind w:firstLine="0" w:firstLineChars="0"/>
              <w:rPr>
                <w:rFonts w:hint="default"/>
                <w:vertAlign w:val="baseline"/>
                <w:lang w:val="en-US" w:eastAsia="zh-CN"/>
              </w:rPr>
            </w:pPr>
          </w:p>
        </w:tc>
      </w:tr>
      <w:tr w14:paraId="1686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2C068E1D">
            <w:pPr>
              <w:rPr>
                <w:rFonts w:hint="default"/>
                <w:vertAlign w:val="baseline"/>
                <w:lang w:val="en-US" w:eastAsia="zh-CN"/>
              </w:rPr>
            </w:pPr>
            <w:r>
              <w:rPr>
                <w:rFonts w:hint="eastAsia"/>
                <w:vertAlign w:val="baseline"/>
                <w:lang w:val="en-US" w:eastAsia="zh-CN"/>
              </w:rPr>
              <w:t>下游分路类型</w:t>
            </w:r>
          </w:p>
        </w:tc>
        <w:tc>
          <w:tcPr>
            <w:tcW w:w="1404" w:type="dxa"/>
          </w:tcPr>
          <w:p w14:paraId="0B821969">
            <w:pPr>
              <w:ind w:firstLine="0" w:firstLineChars="0"/>
              <w:rPr>
                <w:rFonts w:hint="default"/>
                <w:vertAlign w:val="baseline"/>
                <w:lang w:val="en-US" w:eastAsia="zh-CN"/>
              </w:rPr>
            </w:pPr>
            <w:r>
              <w:rPr>
                <w:rFonts w:hint="eastAsia"/>
                <w:vertAlign w:val="baseline"/>
                <w:lang w:val="en-US" w:eastAsia="zh-CN"/>
              </w:rPr>
              <w:t>隐藏</w:t>
            </w:r>
          </w:p>
        </w:tc>
        <w:tc>
          <w:tcPr>
            <w:tcW w:w="5944" w:type="dxa"/>
          </w:tcPr>
          <w:p w14:paraId="313D0F2F">
            <w:pPr>
              <w:ind w:firstLine="0" w:firstLineChars="0"/>
              <w:rPr>
                <w:rFonts w:hint="default"/>
                <w:vertAlign w:val="baseline"/>
                <w:lang w:val="en-US" w:eastAsia="zh-CN"/>
              </w:rPr>
            </w:pPr>
          </w:p>
        </w:tc>
      </w:tr>
      <w:tr w14:paraId="7764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CA64015">
            <w:pPr>
              <w:rPr>
                <w:rFonts w:hint="default"/>
                <w:vertAlign w:val="baseline"/>
                <w:lang w:val="en-US" w:eastAsia="zh-CN"/>
              </w:rPr>
            </w:pPr>
            <w:r>
              <w:rPr>
                <w:rFonts w:hint="eastAsia"/>
                <w:vertAlign w:val="baseline"/>
                <w:lang w:val="en-US" w:eastAsia="zh-CN"/>
              </w:rPr>
              <w:t>下游分路类型缩写</w:t>
            </w:r>
          </w:p>
        </w:tc>
        <w:tc>
          <w:tcPr>
            <w:tcW w:w="1404" w:type="dxa"/>
          </w:tcPr>
          <w:p w14:paraId="18DEA56A">
            <w:pPr>
              <w:ind w:firstLine="0" w:firstLineChars="0"/>
              <w:rPr>
                <w:rFonts w:hint="default"/>
                <w:vertAlign w:val="baseline"/>
                <w:lang w:val="en-US" w:eastAsia="zh-CN"/>
              </w:rPr>
            </w:pPr>
            <w:r>
              <w:rPr>
                <w:rFonts w:hint="eastAsia"/>
                <w:vertAlign w:val="baseline"/>
                <w:lang w:val="en-US" w:eastAsia="zh-CN"/>
              </w:rPr>
              <w:t>隐藏</w:t>
            </w:r>
          </w:p>
        </w:tc>
        <w:tc>
          <w:tcPr>
            <w:tcW w:w="5944" w:type="dxa"/>
          </w:tcPr>
          <w:p w14:paraId="56433789">
            <w:pPr>
              <w:ind w:firstLine="0" w:firstLineChars="0"/>
              <w:rPr>
                <w:rFonts w:hint="default"/>
                <w:vertAlign w:val="baseline"/>
                <w:lang w:val="en-US" w:eastAsia="zh-CN"/>
              </w:rPr>
            </w:pPr>
          </w:p>
        </w:tc>
      </w:tr>
      <w:tr w14:paraId="37B40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0D842147">
            <w:pPr>
              <w:rPr>
                <w:rFonts w:hint="default"/>
                <w:vertAlign w:val="baseline"/>
                <w:lang w:val="en-US" w:eastAsia="zh-CN"/>
              </w:rPr>
            </w:pPr>
            <w:r>
              <w:rPr>
                <w:rFonts w:hint="eastAsia"/>
                <w:vertAlign w:val="baseline"/>
                <w:lang w:val="en-US" w:eastAsia="zh-CN"/>
              </w:rPr>
              <w:t>下游分路顺序号</w:t>
            </w:r>
          </w:p>
        </w:tc>
        <w:tc>
          <w:tcPr>
            <w:tcW w:w="1404" w:type="dxa"/>
          </w:tcPr>
          <w:p w14:paraId="26BE78D5">
            <w:pPr>
              <w:ind w:firstLine="0" w:firstLineChars="0"/>
              <w:rPr>
                <w:rFonts w:hint="default"/>
                <w:vertAlign w:val="baseline"/>
                <w:lang w:val="en-US" w:eastAsia="zh-CN"/>
              </w:rPr>
            </w:pPr>
            <w:r>
              <w:rPr>
                <w:rFonts w:hint="eastAsia"/>
                <w:vertAlign w:val="baseline"/>
                <w:lang w:val="en-US" w:eastAsia="zh-CN"/>
              </w:rPr>
              <w:t>隐藏</w:t>
            </w:r>
          </w:p>
        </w:tc>
        <w:tc>
          <w:tcPr>
            <w:tcW w:w="5944" w:type="dxa"/>
          </w:tcPr>
          <w:p w14:paraId="4A1BA593">
            <w:pPr>
              <w:ind w:firstLine="0" w:firstLineChars="0"/>
              <w:rPr>
                <w:rFonts w:hint="default"/>
                <w:vertAlign w:val="baseline"/>
                <w:lang w:val="en-US" w:eastAsia="zh-CN"/>
              </w:rPr>
            </w:pPr>
          </w:p>
        </w:tc>
      </w:tr>
      <w:tr w14:paraId="302FF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B1AAE65">
            <w:pPr>
              <w:rPr>
                <w:rFonts w:hint="default"/>
                <w:vertAlign w:val="baseline"/>
                <w:lang w:val="en-US" w:eastAsia="zh-CN"/>
              </w:rPr>
            </w:pPr>
            <w:r>
              <w:rPr>
                <w:rFonts w:hint="eastAsia"/>
                <w:vertAlign w:val="baseline"/>
                <w:lang w:val="en-US" w:eastAsia="zh-CN"/>
              </w:rPr>
              <w:t>下游分路器件额定容量（A）</w:t>
            </w:r>
          </w:p>
        </w:tc>
        <w:tc>
          <w:tcPr>
            <w:tcW w:w="1404" w:type="dxa"/>
          </w:tcPr>
          <w:p w14:paraId="516DD0C0">
            <w:pPr>
              <w:ind w:firstLine="0" w:firstLineChars="0"/>
              <w:rPr>
                <w:rFonts w:hint="default"/>
                <w:vertAlign w:val="baseline"/>
                <w:lang w:val="en-US" w:eastAsia="zh-CN"/>
              </w:rPr>
            </w:pPr>
            <w:r>
              <w:rPr>
                <w:rFonts w:hint="eastAsia"/>
                <w:vertAlign w:val="baseline"/>
                <w:lang w:val="en-US" w:eastAsia="zh-CN"/>
              </w:rPr>
              <w:t>默认显示</w:t>
            </w:r>
          </w:p>
        </w:tc>
        <w:tc>
          <w:tcPr>
            <w:tcW w:w="5944" w:type="dxa"/>
          </w:tcPr>
          <w:p w14:paraId="10D9BCC0">
            <w:pPr>
              <w:ind w:firstLine="0" w:firstLineChars="0"/>
              <w:rPr>
                <w:rFonts w:hint="default"/>
                <w:vertAlign w:val="baseline"/>
                <w:lang w:val="en-US" w:eastAsia="zh-CN"/>
              </w:rPr>
            </w:pPr>
          </w:p>
        </w:tc>
      </w:tr>
      <w:tr w14:paraId="6302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B9A2996">
            <w:pPr>
              <w:rPr>
                <w:rFonts w:hint="default"/>
                <w:vertAlign w:val="baseline"/>
                <w:lang w:val="en-US" w:eastAsia="zh-CN"/>
              </w:rPr>
            </w:pPr>
            <w:r>
              <w:rPr>
                <w:rFonts w:hint="eastAsia"/>
                <w:vertAlign w:val="baseline"/>
                <w:lang w:val="en-US" w:eastAsia="zh-CN"/>
              </w:rPr>
              <w:t>下游分路主备</w:t>
            </w:r>
          </w:p>
        </w:tc>
        <w:tc>
          <w:tcPr>
            <w:tcW w:w="1404" w:type="dxa"/>
          </w:tcPr>
          <w:p w14:paraId="4033C72D">
            <w:pPr>
              <w:ind w:firstLine="0" w:firstLineChars="0"/>
              <w:rPr>
                <w:rFonts w:hint="default"/>
                <w:vertAlign w:val="baseline"/>
                <w:lang w:val="en-US" w:eastAsia="zh-CN"/>
              </w:rPr>
            </w:pPr>
          </w:p>
        </w:tc>
        <w:tc>
          <w:tcPr>
            <w:tcW w:w="5944" w:type="dxa"/>
          </w:tcPr>
          <w:p w14:paraId="6B556155">
            <w:pPr>
              <w:ind w:firstLine="0" w:firstLineChars="0"/>
              <w:rPr>
                <w:rFonts w:hint="default"/>
                <w:vertAlign w:val="baseline"/>
                <w:lang w:val="en-US" w:eastAsia="zh-CN"/>
              </w:rPr>
            </w:pPr>
          </w:p>
        </w:tc>
      </w:tr>
      <w:tr w14:paraId="49B6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2426691D">
            <w:pPr>
              <w:rPr>
                <w:rFonts w:hint="default"/>
                <w:vertAlign w:val="baseline"/>
                <w:lang w:val="en-US" w:eastAsia="zh-CN"/>
              </w:rPr>
            </w:pPr>
            <w:r>
              <w:rPr>
                <w:rFonts w:hint="eastAsia"/>
                <w:vertAlign w:val="baseline"/>
                <w:lang w:val="en-US" w:eastAsia="zh-CN"/>
              </w:rPr>
              <w:t>下游使用状态</w:t>
            </w:r>
          </w:p>
        </w:tc>
        <w:tc>
          <w:tcPr>
            <w:tcW w:w="1404" w:type="dxa"/>
          </w:tcPr>
          <w:p w14:paraId="5F23062C">
            <w:pPr>
              <w:ind w:firstLine="0" w:firstLineChars="0"/>
              <w:rPr>
                <w:rFonts w:hint="default"/>
                <w:vertAlign w:val="baseline"/>
                <w:lang w:val="en-US" w:eastAsia="zh-CN"/>
              </w:rPr>
            </w:pPr>
          </w:p>
        </w:tc>
        <w:tc>
          <w:tcPr>
            <w:tcW w:w="5944" w:type="dxa"/>
          </w:tcPr>
          <w:p w14:paraId="458D0995">
            <w:pPr>
              <w:ind w:firstLine="0" w:firstLineChars="0"/>
              <w:rPr>
                <w:rFonts w:hint="default"/>
                <w:vertAlign w:val="baseline"/>
                <w:lang w:val="en-US" w:eastAsia="zh-CN"/>
              </w:rPr>
            </w:pPr>
          </w:p>
        </w:tc>
      </w:tr>
      <w:tr w14:paraId="0A66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0BE1437F">
            <w:pPr>
              <w:rPr>
                <w:rFonts w:hint="default"/>
                <w:vertAlign w:val="baseline"/>
                <w:lang w:val="en-US" w:eastAsia="zh-CN"/>
              </w:rPr>
            </w:pPr>
            <w:r>
              <w:rPr>
                <w:rFonts w:hint="eastAsia"/>
                <w:vertAlign w:val="baseline"/>
                <w:lang w:val="en-US" w:eastAsia="zh-CN"/>
              </w:rPr>
              <w:t>数据质量责任人（移动）</w:t>
            </w:r>
          </w:p>
        </w:tc>
        <w:tc>
          <w:tcPr>
            <w:tcW w:w="1404" w:type="dxa"/>
          </w:tcPr>
          <w:p w14:paraId="29B07284">
            <w:pPr>
              <w:ind w:firstLine="0" w:firstLineChars="0"/>
              <w:rPr>
                <w:rFonts w:hint="default"/>
                <w:vertAlign w:val="baseline"/>
                <w:lang w:val="en-US" w:eastAsia="zh-CN"/>
              </w:rPr>
            </w:pPr>
          </w:p>
        </w:tc>
        <w:tc>
          <w:tcPr>
            <w:tcW w:w="5944" w:type="dxa"/>
          </w:tcPr>
          <w:p w14:paraId="72AEC08A">
            <w:pPr>
              <w:ind w:firstLine="0" w:firstLineChars="0"/>
              <w:rPr>
                <w:rFonts w:hint="default"/>
                <w:vertAlign w:val="baseline"/>
                <w:lang w:val="en-US" w:eastAsia="zh-CN"/>
              </w:rPr>
            </w:pPr>
          </w:p>
        </w:tc>
      </w:tr>
      <w:tr w14:paraId="696F9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72E73F6C">
            <w:pPr>
              <w:rPr>
                <w:rFonts w:hint="default"/>
                <w:vertAlign w:val="baseline"/>
                <w:lang w:val="en-US" w:eastAsia="zh-CN"/>
              </w:rPr>
            </w:pPr>
            <w:r>
              <w:rPr>
                <w:rFonts w:hint="eastAsia"/>
                <w:vertAlign w:val="baseline"/>
                <w:lang w:val="en-US" w:eastAsia="zh-CN"/>
              </w:rPr>
              <w:t>二维码编码</w:t>
            </w:r>
          </w:p>
        </w:tc>
        <w:tc>
          <w:tcPr>
            <w:tcW w:w="1404" w:type="dxa"/>
          </w:tcPr>
          <w:p w14:paraId="0A84784E">
            <w:pPr>
              <w:ind w:firstLine="0" w:firstLineChars="0"/>
              <w:rPr>
                <w:rFonts w:hint="default"/>
                <w:vertAlign w:val="baseline"/>
                <w:lang w:val="en-US" w:eastAsia="zh-CN"/>
              </w:rPr>
            </w:pPr>
          </w:p>
        </w:tc>
        <w:tc>
          <w:tcPr>
            <w:tcW w:w="5944" w:type="dxa"/>
          </w:tcPr>
          <w:p w14:paraId="6346315A">
            <w:pPr>
              <w:ind w:firstLine="0" w:firstLineChars="0"/>
              <w:rPr>
                <w:rFonts w:hint="default"/>
                <w:vertAlign w:val="baseline"/>
                <w:lang w:val="en-US" w:eastAsia="zh-CN"/>
              </w:rPr>
            </w:pPr>
          </w:p>
        </w:tc>
      </w:tr>
      <w:tr w14:paraId="145A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56359C97">
            <w:pPr>
              <w:rPr>
                <w:rFonts w:hint="default"/>
                <w:vertAlign w:val="baseline"/>
                <w:lang w:val="en-US" w:eastAsia="zh-CN"/>
              </w:rPr>
            </w:pPr>
            <w:r>
              <w:rPr>
                <w:rFonts w:hint="eastAsia"/>
                <w:vertAlign w:val="baseline"/>
                <w:lang w:val="en-US" w:eastAsia="zh-CN"/>
              </w:rPr>
              <w:t>设备编码</w:t>
            </w:r>
          </w:p>
        </w:tc>
        <w:tc>
          <w:tcPr>
            <w:tcW w:w="1404" w:type="dxa"/>
          </w:tcPr>
          <w:p w14:paraId="077FE74E">
            <w:pPr>
              <w:ind w:firstLine="0" w:firstLineChars="0"/>
              <w:rPr>
                <w:rFonts w:hint="default"/>
                <w:vertAlign w:val="baseline"/>
                <w:lang w:val="en-US" w:eastAsia="zh-CN"/>
              </w:rPr>
            </w:pPr>
          </w:p>
        </w:tc>
        <w:tc>
          <w:tcPr>
            <w:tcW w:w="5944" w:type="dxa"/>
          </w:tcPr>
          <w:p w14:paraId="03BAAD5F">
            <w:pPr>
              <w:ind w:firstLine="0" w:firstLineChars="0"/>
              <w:rPr>
                <w:rFonts w:hint="default"/>
                <w:vertAlign w:val="baseline"/>
                <w:lang w:val="en-US" w:eastAsia="zh-CN"/>
              </w:rPr>
            </w:pPr>
          </w:p>
        </w:tc>
      </w:tr>
      <w:tr w14:paraId="5A19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25E6F04">
            <w:pPr>
              <w:rPr>
                <w:rFonts w:hint="default"/>
                <w:vertAlign w:val="baseline"/>
                <w:lang w:val="en-US" w:eastAsia="zh-CN"/>
              </w:rPr>
            </w:pPr>
            <w:r>
              <w:rPr>
                <w:rFonts w:hint="eastAsia"/>
                <w:vertAlign w:val="baseline"/>
                <w:lang w:val="en-US" w:eastAsia="zh-CN"/>
              </w:rPr>
              <w:t>资源分路类型</w:t>
            </w:r>
          </w:p>
        </w:tc>
        <w:tc>
          <w:tcPr>
            <w:tcW w:w="1404" w:type="dxa"/>
          </w:tcPr>
          <w:p w14:paraId="724AE13D">
            <w:pPr>
              <w:ind w:firstLine="0" w:firstLineChars="0"/>
              <w:rPr>
                <w:rFonts w:hint="default"/>
                <w:vertAlign w:val="baseline"/>
                <w:lang w:val="en-US" w:eastAsia="zh-CN"/>
              </w:rPr>
            </w:pPr>
          </w:p>
        </w:tc>
        <w:tc>
          <w:tcPr>
            <w:tcW w:w="5944" w:type="dxa"/>
          </w:tcPr>
          <w:p w14:paraId="04B0DD43">
            <w:pPr>
              <w:ind w:firstLine="0" w:firstLineChars="0"/>
              <w:rPr>
                <w:rFonts w:hint="default"/>
                <w:vertAlign w:val="baseline"/>
                <w:lang w:val="en-US" w:eastAsia="zh-CN"/>
              </w:rPr>
            </w:pPr>
          </w:p>
        </w:tc>
      </w:tr>
      <w:tr w14:paraId="3E66E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98E705A">
            <w:pPr>
              <w:rPr>
                <w:rFonts w:hint="default"/>
                <w:vertAlign w:val="baseline"/>
                <w:lang w:val="en-US" w:eastAsia="zh-CN"/>
              </w:rPr>
            </w:pPr>
            <w:r>
              <w:rPr>
                <w:rFonts w:hint="eastAsia"/>
                <w:vertAlign w:val="baseline"/>
                <w:lang w:val="en-US" w:eastAsia="zh-CN"/>
              </w:rPr>
              <w:t>额定电压（V）</w:t>
            </w:r>
          </w:p>
        </w:tc>
        <w:tc>
          <w:tcPr>
            <w:tcW w:w="1404" w:type="dxa"/>
          </w:tcPr>
          <w:p w14:paraId="1EF0E00C">
            <w:pPr>
              <w:ind w:firstLine="0" w:firstLineChars="0"/>
              <w:rPr>
                <w:rFonts w:hint="default"/>
                <w:vertAlign w:val="baseline"/>
                <w:lang w:val="en-US" w:eastAsia="zh-CN"/>
              </w:rPr>
            </w:pPr>
          </w:p>
        </w:tc>
        <w:tc>
          <w:tcPr>
            <w:tcW w:w="5944" w:type="dxa"/>
          </w:tcPr>
          <w:p w14:paraId="56C912CA">
            <w:pPr>
              <w:ind w:firstLine="0" w:firstLineChars="0"/>
              <w:rPr>
                <w:rFonts w:hint="default"/>
                <w:vertAlign w:val="baseline"/>
                <w:lang w:val="en-US" w:eastAsia="zh-CN"/>
              </w:rPr>
            </w:pPr>
          </w:p>
        </w:tc>
      </w:tr>
      <w:tr w14:paraId="7B5E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6BC8804">
            <w:pPr>
              <w:rPr>
                <w:rFonts w:hint="default"/>
                <w:vertAlign w:val="baseline"/>
                <w:lang w:val="en-US" w:eastAsia="zh-CN"/>
              </w:rPr>
            </w:pPr>
            <w:r>
              <w:rPr>
                <w:rFonts w:hint="eastAsia"/>
                <w:vertAlign w:val="baseline"/>
                <w:lang w:val="en-US" w:eastAsia="zh-CN"/>
              </w:rPr>
              <w:t>交直流方式</w:t>
            </w:r>
          </w:p>
        </w:tc>
        <w:tc>
          <w:tcPr>
            <w:tcW w:w="1404" w:type="dxa"/>
          </w:tcPr>
          <w:p w14:paraId="38D5EFFC">
            <w:pPr>
              <w:ind w:firstLine="0" w:firstLineChars="0"/>
              <w:rPr>
                <w:rFonts w:hint="default"/>
                <w:vertAlign w:val="baseline"/>
                <w:lang w:val="en-US" w:eastAsia="zh-CN"/>
              </w:rPr>
            </w:pPr>
          </w:p>
        </w:tc>
        <w:tc>
          <w:tcPr>
            <w:tcW w:w="5944" w:type="dxa"/>
          </w:tcPr>
          <w:p w14:paraId="309103BE">
            <w:pPr>
              <w:ind w:firstLine="0" w:firstLineChars="0"/>
              <w:rPr>
                <w:rFonts w:hint="default"/>
                <w:vertAlign w:val="baseline"/>
                <w:lang w:val="en-US" w:eastAsia="zh-CN"/>
              </w:rPr>
            </w:pPr>
          </w:p>
        </w:tc>
      </w:tr>
      <w:tr w14:paraId="66F1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549B977A">
            <w:pPr>
              <w:rPr>
                <w:rFonts w:hint="default"/>
                <w:vertAlign w:val="baseline"/>
                <w:lang w:val="en-US" w:eastAsia="zh-CN"/>
              </w:rPr>
            </w:pPr>
            <w:r>
              <w:rPr>
                <w:rFonts w:hint="eastAsia"/>
                <w:vertAlign w:val="baseline"/>
                <w:lang w:val="en-US" w:eastAsia="zh-CN"/>
              </w:rPr>
              <w:t>输出电缆型号</w:t>
            </w:r>
          </w:p>
        </w:tc>
        <w:tc>
          <w:tcPr>
            <w:tcW w:w="1404" w:type="dxa"/>
          </w:tcPr>
          <w:p w14:paraId="1537697C">
            <w:pPr>
              <w:ind w:firstLine="0" w:firstLineChars="0"/>
              <w:rPr>
                <w:rFonts w:hint="default"/>
                <w:vertAlign w:val="baseline"/>
                <w:lang w:val="en-US" w:eastAsia="zh-CN"/>
              </w:rPr>
            </w:pPr>
          </w:p>
        </w:tc>
        <w:tc>
          <w:tcPr>
            <w:tcW w:w="5944" w:type="dxa"/>
          </w:tcPr>
          <w:p w14:paraId="2986C9AA">
            <w:pPr>
              <w:ind w:firstLine="0" w:firstLineChars="0"/>
              <w:rPr>
                <w:rFonts w:hint="default"/>
                <w:vertAlign w:val="baseline"/>
                <w:lang w:val="en-US" w:eastAsia="zh-CN"/>
              </w:rPr>
            </w:pPr>
          </w:p>
        </w:tc>
      </w:tr>
      <w:tr w14:paraId="183A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29245D5A">
            <w:pPr>
              <w:rPr>
                <w:rFonts w:hint="default"/>
                <w:vertAlign w:val="baseline"/>
                <w:lang w:val="en-US" w:eastAsia="zh-CN"/>
              </w:rPr>
            </w:pPr>
            <w:r>
              <w:rPr>
                <w:rFonts w:hint="eastAsia"/>
                <w:vertAlign w:val="baseline"/>
                <w:lang w:val="en-US" w:eastAsia="zh-CN"/>
              </w:rPr>
              <w:t>电缆线径（mm2）</w:t>
            </w:r>
          </w:p>
        </w:tc>
        <w:tc>
          <w:tcPr>
            <w:tcW w:w="1404" w:type="dxa"/>
          </w:tcPr>
          <w:p w14:paraId="3850DC20">
            <w:pPr>
              <w:ind w:firstLine="0" w:firstLineChars="0"/>
              <w:rPr>
                <w:rFonts w:hint="default"/>
                <w:vertAlign w:val="baseline"/>
                <w:lang w:val="en-US" w:eastAsia="zh-CN"/>
              </w:rPr>
            </w:pPr>
          </w:p>
        </w:tc>
        <w:tc>
          <w:tcPr>
            <w:tcW w:w="5944" w:type="dxa"/>
          </w:tcPr>
          <w:p w14:paraId="462DE205">
            <w:pPr>
              <w:ind w:firstLine="0" w:firstLineChars="0"/>
              <w:rPr>
                <w:rFonts w:hint="default"/>
                <w:vertAlign w:val="baseline"/>
                <w:lang w:val="en-US" w:eastAsia="zh-CN"/>
              </w:rPr>
            </w:pPr>
          </w:p>
        </w:tc>
      </w:tr>
      <w:tr w14:paraId="7450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588F0440">
            <w:pPr>
              <w:rPr>
                <w:rFonts w:hint="default"/>
                <w:vertAlign w:val="baseline"/>
                <w:lang w:val="en-US" w:eastAsia="zh-CN"/>
              </w:rPr>
            </w:pPr>
            <w:r>
              <w:rPr>
                <w:rFonts w:hint="eastAsia"/>
                <w:vertAlign w:val="baseline"/>
                <w:lang w:val="en-US" w:eastAsia="zh-CN"/>
              </w:rPr>
              <w:t>输出电缆容量（A）</w:t>
            </w:r>
          </w:p>
        </w:tc>
        <w:tc>
          <w:tcPr>
            <w:tcW w:w="1404" w:type="dxa"/>
          </w:tcPr>
          <w:p w14:paraId="67BAC34D">
            <w:pPr>
              <w:ind w:firstLine="0" w:firstLineChars="0"/>
              <w:rPr>
                <w:rFonts w:hint="default"/>
                <w:vertAlign w:val="baseline"/>
                <w:lang w:val="en-US" w:eastAsia="zh-CN"/>
              </w:rPr>
            </w:pPr>
          </w:p>
        </w:tc>
        <w:tc>
          <w:tcPr>
            <w:tcW w:w="5944" w:type="dxa"/>
          </w:tcPr>
          <w:p w14:paraId="27EAB57A">
            <w:pPr>
              <w:ind w:firstLine="0" w:firstLineChars="0"/>
              <w:rPr>
                <w:rFonts w:hint="default"/>
                <w:vertAlign w:val="baseline"/>
                <w:lang w:val="en-US" w:eastAsia="zh-CN"/>
              </w:rPr>
            </w:pPr>
          </w:p>
        </w:tc>
      </w:tr>
      <w:tr w14:paraId="0675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82F898A">
            <w:pPr>
              <w:rPr>
                <w:rFonts w:hint="default"/>
                <w:vertAlign w:val="baseline"/>
                <w:lang w:val="en-US" w:eastAsia="zh-CN"/>
              </w:rPr>
            </w:pPr>
            <w:r>
              <w:rPr>
                <w:rFonts w:hint="eastAsia"/>
                <w:vertAlign w:val="baseline"/>
                <w:lang w:val="en-US" w:eastAsia="zh-CN"/>
              </w:rPr>
              <w:t>资产编号</w:t>
            </w:r>
          </w:p>
        </w:tc>
        <w:tc>
          <w:tcPr>
            <w:tcW w:w="1404" w:type="dxa"/>
          </w:tcPr>
          <w:p w14:paraId="5EBEF5B5">
            <w:pPr>
              <w:ind w:firstLine="0" w:firstLineChars="0"/>
              <w:rPr>
                <w:rFonts w:hint="default"/>
                <w:vertAlign w:val="baseline"/>
                <w:lang w:val="en-US" w:eastAsia="zh-CN"/>
              </w:rPr>
            </w:pPr>
          </w:p>
        </w:tc>
        <w:tc>
          <w:tcPr>
            <w:tcW w:w="5944" w:type="dxa"/>
          </w:tcPr>
          <w:p w14:paraId="2F31DC6F">
            <w:pPr>
              <w:ind w:firstLine="0" w:firstLineChars="0"/>
              <w:rPr>
                <w:rFonts w:hint="default"/>
                <w:vertAlign w:val="baseline"/>
                <w:lang w:val="en-US" w:eastAsia="zh-CN"/>
              </w:rPr>
            </w:pPr>
          </w:p>
        </w:tc>
      </w:tr>
      <w:tr w14:paraId="2D20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7D93A88E">
            <w:pPr>
              <w:rPr>
                <w:rFonts w:hint="default"/>
                <w:vertAlign w:val="baseline"/>
                <w:lang w:val="en-US" w:eastAsia="zh-CN"/>
              </w:rPr>
            </w:pPr>
            <w:r>
              <w:rPr>
                <w:rFonts w:hint="eastAsia"/>
                <w:vertAlign w:val="baseline"/>
                <w:lang w:val="en-US" w:eastAsia="zh-CN"/>
              </w:rPr>
              <w:t>输出电缆长度（m）</w:t>
            </w:r>
          </w:p>
        </w:tc>
        <w:tc>
          <w:tcPr>
            <w:tcW w:w="1404" w:type="dxa"/>
          </w:tcPr>
          <w:p w14:paraId="5A640DFE">
            <w:pPr>
              <w:ind w:firstLine="0" w:firstLineChars="0"/>
              <w:rPr>
                <w:rFonts w:hint="default"/>
                <w:vertAlign w:val="baseline"/>
                <w:lang w:val="en-US" w:eastAsia="zh-CN"/>
              </w:rPr>
            </w:pPr>
          </w:p>
        </w:tc>
        <w:tc>
          <w:tcPr>
            <w:tcW w:w="5944" w:type="dxa"/>
          </w:tcPr>
          <w:p w14:paraId="34B752F6">
            <w:pPr>
              <w:ind w:firstLine="0" w:firstLineChars="0"/>
              <w:rPr>
                <w:rFonts w:hint="default"/>
                <w:vertAlign w:val="baseline"/>
                <w:lang w:val="en-US" w:eastAsia="zh-CN"/>
              </w:rPr>
            </w:pPr>
          </w:p>
        </w:tc>
      </w:tr>
      <w:tr w14:paraId="0C96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7F395ACD">
            <w:pPr>
              <w:rPr>
                <w:rFonts w:hint="default"/>
                <w:vertAlign w:val="baseline"/>
                <w:lang w:val="en-US" w:eastAsia="zh-CN"/>
              </w:rPr>
            </w:pPr>
            <w:r>
              <w:rPr>
                <w:rFonts w:hint="eastAsia"/>
                <w:vertAlign w:val="baseline"/>
                <w:lang w:val="en-US" w:eastAsia="zh-CN"/>
              </w:rPr>
              <w:t>端子极数</w:t>
            </w:r>
          </w:p>
        </w:tc>
        <w:tc>
          <w:tcPr>
            <w:tcW w:w="1404" w:type="dxa"/>
          </w:tcPr>
          <w:p w14:paraId="2B45B918">
            <w:pPr>
              <w:ind w:firstLine="0" w:firstLineChars="0"/>
              <w:rPr>
                <w:rFonts w:hint="default"/>
                <w:vertAlign w:val="baseline"/>
                <w:lang w:val="en-US" w:eastAsia="zh-CN"/>
              </w:rPr>
            </w:pPr>
          </w:p>
        </w:tc>
        <w:tc>
          <w:tcPr>
            <w:tcW w:w="5944" w:type="dxa"/>
          </w:tcPr>
          <w:p w14:paraId="18F0BAF5">
            <w:pPr>
              <w:ind w:firstLine="0" w:firstLineChars="0"/>
              <w:rPr>
                <w:rFonts w:hint="default"/>
                <w:vertAlign w:val="baseline"/>
                <w:lang w:val="en-US" w:eastAsia="zh-CN"/>
              </w:rPr>
            </w:pPr>
          </w:p>
        </w:tc>
      </w:tr>
      <w:tr w14:paraId="7362D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30412AE">
            <w:pPr>
              <w:rPr>
                <w:rFonts w:hint="default"/>
                <w:vertAlign w:val="baseline"/>
                <w:lang w:val="en-US" w:eastAsia="zh-CN"/>
              </w:rPr>
            </w:pPr>
            <w:r>
              <w:rPr>
                <w:rFonts w:hint="eastAsia"/>
                <w:vertAlign w:val="baseline"/>
                <w:lang w:val="en-US" w:eastAsia="zh-CN"/>
              </w:rPr>
              <w:t>下游开关型号</w:t>
            </w:r>
          </w:p>
        </w:tc>
        <w:tc>
          <w:tcPr>
            <w:tcW w:w="1404" w:type="dxa"/>
          </w:tcPr>
          <w:p w14:paraId="5539671C">
            <w:pPr>
              <w:ind w:firstLine="0" w:firstLineChars="0"/>
              <w:rPr>
                <w:rFonts w:hint="default"/>
                <w:vertAlign w:val="baseline"/>
                <w:lang w:val="en-US" w:eastAsia="zh-CN"/>
              </w:rPr>
            </w:pPr>
          </w:p>
        </w:tc>
        <w:tc>
          <w:tcPr>
            <w:tcW w:w="5944" w:type="dxa"/>
          </w:tcPr>
          <w:p w14:paraId="50AF4FBD">
            <w:pPr>
              <w:ind w:firstLine="0" w:firstLineChars="0"/>
              <w:rPr>
                <w:rFonts w:hint="default"/>
                <w:vertAlign w:val="baseline"/>
                <w:lang w:val="en-US" w:eastAsia="zh-CN"/>
              </w:rPr>
            </w:pPr>
          </w:p>
        </w:tc>
      </w:tr>
      <w:tr w14:paraId="05DCD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8BDBFAC">
            <w:pPr>
              <w:rPr>
                <w:rFonts w:hint="default"/>
                <w:vertAlign w:val="baseline"/>
                <w:lang w:val="en-US" w:eastAsia="zh-CN"/>
              </w:rPr>
            </w:pPr>
            <w:r>
              <w:rPr>
                <w:rFonts w:hint="eastAsia"/>
                <w:vertAlign w:val="baseline"/>
                <w:lang w:val="en-US" w:eastAsia="zh-CN"/>
              </w:rPr>
              <w:t>下游开关生产厂商</w:t>
            </w:r>
          </w:p>
        </w:tc>
        <w:tc>
          <w:tcPr>
            <w:tcW w:w="1404" w:type="dxa"/>
          </w:tcPr>
          <w:p w14:paraId="49CE5AE6">
            <w:pPr>
              <w:ind w:firstLine="0" w:firstLineChars="0"/>
              <w:rPr>
                <w:rFonts w:hint="default"/>
                <w:vertAlign w:val="baseline"/>
                <w:lang w:val="en-US" w:eastAsia="zh-CN"/>
              </w:rPr>
            </w:pPr>
          </w:p>
        </w:tc>
        <w:tc>
          <w:tcPr>
            <w:tcW w:w="5944" w:type="dxa"/>
          </w:tcPr>
          <w:p w14:paraId="591C429C">
            <w:pPr>
              <w:ind w:firstLine="0" w:firstLineChars="0"/>
              <w:rPr>
                <w:rFonts w:hint="default"/>
                <w:vertAlign w:val="baseline"/>
                <w:lang w:val="en-US" w:eastAsia="zh-CN"/>
              </w:rPr>
            </w:pPr>
          </w:p>
        </w:tc>
      </w:tr>
      <w:tr w14:paraId="57DA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4A683B7">
            <w:pPr>
              <w:rPr>
                <w:rFonts w:hint="default"/>
                <w:vertAlign w:val="baseline"/>
                <w:lang w:val="en-US" w:eastAsia="zh-CN"/>
              </w:rPr>
            </w:pPr>
            <w:r>
              <w:rPr>
                <w:rFonts w:hint="eastAsia"/>
                <w:vertAlign w:val="baseline"/>
                <w:lang w:val="en-US" w:eastAsia="zh-CN"/>
              </w:rPr>
              <w:t>下游开关品牌</w:t>
            </w:r>
          </w:p>
        </w:tc>
        <w:tc>
          <w:tcPr>
            <w:tcW w:w="1404" w:type="dxa"/>
          </w:tcPr>
          <w:p w14:paraId="3CC235EA">
            <w:pPr>
              <w:ind w:firstLine="0" w:firstLineChars="0"/>
              <w:rPr>
                <w:rFonts w:hint="default"/>
                <w:vertAlign w:val="baseline"/>
                <w:lang w:val="en-US" w:eastAsia="zh-CN"/>
              </w:rPr>
            </w:pPr>
          </w:p>
        </w:tc>
        <w:tc>
          <w:tcPr>
            <w:tcW w:w="5944" w:type="dxa"/>
          </w:tcPr>
          <w:p w14:paraId="4C96E2D0">
            <w:pPr>
              <w:ind w:firstLine="0" w:firstLineChars="0"/>
              <w:rPr>
                <w:rFonts w:hint="default"/>
                <w:vertAlign w:val="baseline"/>
                <w:lang w:val="en-US" w:eastAsia="zh-CN"/>
              </w:rPr>
            </w:pPr>
          </w:p>
        </w:tc>
      </w:tr>
      <w:tr w14:paraId="1522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7E239963">
            <w:pPr>
              <w:rPr>
                <w:rFonts w:hint="default"/>
                <w:vertAlign w:val="baseline"/>
                <w:lang w:val="en-US" w:eastAsia="zh-CN"/>
              </w:rPr>
            </w:pPr>
            <w:r>
              <w:rPr>
                <w:rFonts w:hint="eastAsia"/>
                <w:vertAlign w:val="baseline"/>
                <w:lang w:val="en-US" w:eastAsia="zh-CN"/>
              </w:rPr>
              <w:t>下游开关供应商</w:t>
            </w:r>
          </w:p>
        </w:tc>
        <w:tc>
          <w:tcPr>
            <w:tcW w:w="1404" w:type="dxa"/>
          </w:tcPr>
          <w:p w14:paraId="2E333CFB">
            <w:pPr>
              <w:ind w:firstLine="0" w:firstLineChars="0"/>
              <w:rPr>
                <w:rFonts w:hint="default"/>
                <w:vertAlign w:val="baseline"/>
                <w:lang w:val="en-US" w:eastAsia="zh-CN"/>
              </w:rPr>
            </w:pPr>
          </w:p>
        </w:tc>
        <w:tc>
          <w:tcPr>
            <w:tcW w:w="5944" w:type="dxa"/>
          </w:tcPr>
          <w:p w14:paraId="632DEFA2">
            <w:pPr>
              <w:ind w:firstLine="0" w:firstLineChars="0"/>
              <w:rPr>
                <w:rFonts w:hint="default"/>
                <w:vertAlign w:val="baseline"/>
                <w:lang w:val="en-US" w:eastAsia="zh-CN"/>
              </w:rPr>
            </w:pPr>
          </w:p>
        </w:tc>
      </w:tr>
      <w:tr w14:paraId="2116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4875D8A">
            <w:pPr>
              <w:rPr>
                <w:rFonts w:hint="default"/>
                <w:vertAlign w:val="baseline"/>
                <w:lang w:val="en-US" w:eastAsia="zh-CN"/>
              </w:rPr>
            </w:pPr>
            <w:r>
              <w:rPr>
                <w:rFonts w:hint="eastAsia"/>
                <w:vertAlign w:val="baseline"/>
                <w:lang w:val="en-US" w:eastAsia="zh-CN"/>
              </w:rPr>
              <w:t>下游设备编码</w:t>
            </w:r>
          </w:p>
        </w:tc>
        <w:tc>
          <w:tcPr>
            <w:tcW w:w="1404" w:type="dxa"/>
          </w:tcPr>
          <w:p w14:paraId="445DB4E7">
            <w:pPr>
              <w:ind w:firstLine="0" w:firstLineChars="0"/>
              <w:rPr>
                <w:rFonts w:hint="default"/>
                <w:vertAlign w:val="baseline"/>
                <w:lang w:val="en-US" w:eastAsia="zh-CN"/>
              </w:rPr>
            </w:pPr>
          </w:p>
        </w:tc>
        <w:tc>
          <w:tcPr>
            <w:tcW w:w="5944" w:type="dxa"/>
          </w:tcPr>
          <w:p w14:paraId="16706BF9">
            <w:pPr>
              <w:ind w:firstLine="0" w:firstLineChars="0"/>
              <w:rPr>
                <w:rFonts w:hint="default"/>
                <w:vertAlign w:val="baseline"/>
                <w:lang w:val="en-US" w:eastAsia="zh-CN"/>
              </w:rPr>
            </w:pPr>
          </w:p>
        </w:tc>
      </w:tr>
      <w:tr w14:paraId="5679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E7B31FF">
            <w:pPr>
              <w:rPr>
                <w:rFonts w:hint="default"/>
                <w:vertAlign w:val="baseline"/>
                <w:lang w:val="en-US" w:eastAsia="zh-CN"/>
              </w:rPr>
            </w:pPr>
            <w:r>
              <w:rPr>
                <w:rFonts w:hint="eastAsia"/>
                <w:vertAlign w:val="baseline"/>
                <w:lang w:val="en-US" w:eastAsia="zh-CN"/>
              </w:rPr>
              <w:t>型号</w:t>
            </w:r>
          </w:p>
        </w:tc>
        <w:tc>
          <w:tcPr>
            <w:tcW w:w="1404" w:type="dxa"/>
          </w:tcPr>
          <w:p w14:paraId="6918C415">
            <w:pPr>
              <w:ind w:firstLine="0" w:firstLineChars="0"/>
              <w:rPr>
                <w:rFonts w:hint="default"/>
                <w:vertAlign w:val="baseline"/>
                <w:lang w:val="en-US" w:eastAsia="zh-CN"/>
              </w:rPr>
            </w:pPr>
          </w:p>
        </w:tc>
        <w:tc>
          <w:tcPr>
            <w:tcW w:w="5944" w:type="dxa"/>
          </w:tcPr>
          <w:p w14:paraId="109E4559">
            <w:pPr>
              <w:ind w:firstLine="0" w:firstLineChars="0"/>
              <w:rPr>
                <w:rFonts w:hint="default"/>
                <w:vertAlign w:val="baseline"/>
                <w:lang w:val="en-US" w:eastAsia="zh-CN"/>
              </w:rPr>
            </w:pPr>
          </w:p>
        </w:tc>
      </w:tr>
      <w:tr w14:paraId="003B3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08BE8E9">
            <w:pPr>
              <w:rPr>
                <w:rFonts w:hint="default"/>
                <w:vertAlign w:val="baseline"/>
                <w:lang w:val="en-US" w:eastAsia="zh-CN"/>
              </w:rPr>
            </w:pPr>
            <w:r>
              <w:rPr>
                <w:rFonts w:hint="eastAsia"/>
                <w:vertAlign w:val="baseline"/>
                <w:lang w:val="en-US" w:eastAsia="zh-CN"/>
              </w:rPr>
              <w:t>供应商</w:t>
            </w:r>
          </w:p>
        </w:tc>
        <w:tc>
          <w:tcPr>
            <w:tcW w:w="1404" w:type="dxa"/>
          </w:tcPr>
          <w:p w14:paraId="1845E6C5">
            <w:pPr>
              <w:ind w:firstLine="0" w:firstLineChars="0"/>
              <w:rPr>
                <w:rFonts w:hint="default"/>
                <w:vertAlign w:val="baseline"/>
                <w:lang w:val="en-US" w:eastAsia="zh-CN"/>
              </w:rPr>
            </w:pPr>
          </w:p>
        </w:tc>
        <w:tc>
          <w:tcPr>
            <w:tcW w:w="5944" w:type="dxa"/>
          </w:tcPr>
          <w:p w14:paraId="48D22979">
            <w:pPr>
              <w:ind w:firstLine="0" w:firstLineChars="0"/>
              <w:rPr>
                <w:rFonts w:hint="default"/>
                <w:vertAlign w:val="baseline"/>
                <w:lang w:val="en-US" w:eastAsia="zh-CN"/>
              </w:rPr>
            </w:pPr>
          </w:p>
        </w:tc>
      </w:tr>
      <w:tr w14:paraId="4165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D96F8AE">
            <w:pPr>
              <w:rPr>
                <w:rFonts w:hint="default"/>
                <w:vertAlign w:val="baseline"/>
                <w:lang w:val="en-US" w:eastAsia="zh-CN"/>
              </w:rPr>
            </w:pPr>
            <w:r>
              <w:rPr>
                <w:rFonts w:hint="eastAsia"/>
                <w:vertAlign w:val="baseline"/>
                <w:lang w:val="en-US" w:eastAsia="zh-CN"/>
              </w:rPr>
              <w:t>生产厂商</w:t>
            </w:r>
          </w:p>
        </w:tc>
        <w:tc>
          <w:tcPr>
            <w:tcW w:w="1404" w:type="dxa"/>
          </w:tcPr>
          <w:p w14:paraId="01CE4BDF">
            <w:pPr>
              <w:ind w:firstLine="0" w:firstLineChars="0"/>
              <w:rPr>
                <w:rFonts w:hint="default"/>
                <w:vertAlign w:val="baseline"/>
                <w:lang w:val="en-US" w:eastAsia="zh-CN"/>
              </w:rPr>
            </w:pPr>
          </w:p>
        </w:tc>
        <w:tc>
          <w:tcPr>
            <w:tcW w:w="5944" w:type="dxa"/>
          </w:tcPr>
          <w:p w14:paraId="43806FF9">
            <w:pPr>
              <w:ind w:firstLine="0" w:firstLineChars="0"/>
              <w:rPr>
                <w:rFonts w:hint="default"/>
                <w:vertAlign w:val="baseline"/>
                <w:lang w:val="en-US" w:eastAsia="zh-CN"/>
              </w:rPr>
            </w:pPr>
          </w:p>
        </w:tc>
      </w:tr>
      <w:tr w14:paraId="22FA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2D8840B4">
            <w:pPr>
              <w:rPr>
                <w:rFonts w:hint="default"/>
                <w:vertAlign w:val="baseline"/>
                <w:lang w:val="en-US" w:eastAsia="zh-CN"/>
              </w:rPr>
            </w:pPr>
            <w:r>
              <w:rPr>
                <w:rFonts w:hint="eastAsia"/>
                <w:vertAlign w:val="baseline"/>
                <w:lang w:val="en-US" w:eastAsia="zh-CN"/>
              </w:rPr>
              <w:t>品牌</w:t>
            </w:r>
          </w:p>
        </w:tc>
        <w:tc>
          <w:tcPr>
            <w:tcW w:w="1404" w:type="dxa"/>
          </w:tcPr>
          <w:p w14:paraId="0B17D60E">
            <w:pPr>
              <w:ind w:firstLine="0" w:firstLineChars="0"/>
              <w:rPr>
                <w:rFonts w:hint="default"/>
                <w:vertAlign w:val="baseline"/>
                <w:lang w:val="en-US" w:eastAsia="zh-CN"/>
              </w:rPr>
            </w:pPr>
          </w:p>
        </w:tc>
        <w:tc>
          <w:tcPr>
            <w:tcW w:w="5944" w:type="dxa"/>
          </w:tcPr>
          <w:p w14:paraId="5457C0DF">
            <w:pPr>
              <w:ind w:firstLine="0" w:firstLineChars="0"/>
              <w:rPr>
                <w:rFonts w:hint="default"/>
                <w:vertAlign w:val="baseline"/>
                <w:lang w:val="en-US" w:eastAsia="zh-CN"/>
              </w:rPr>
            </w:pPr>
          </w:p>
        </w:tc>
      </w:tr>
      <w:tr w14:paraId="4E22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15932538">
            <w:pPr>
              <w:rPr>
                <w:rFonts w:hint="eastAsia"/>
                <w:vertAlign w:val="baseline"/>
                <w:lang w:val="en-US" w:eastAsia="zh-CN"/>
              </w:rPr>
            </w:pPr>
            <w:r>
              <w:rPr>
                <w:rFonts w:hint="eastAsia"/>
                <w:vertAlign w:val="baseline"/>
                <w:lang w:val="en-US" w:eastAsia="zh-CN"/>
              </w:rPr>
              <w:t>广西站点级别</w:t>
            </w:r>
          </w:p>
        </w:tc>
        <w:tc>
          <w:tcPr>
            <w:tcW w:w="1404" w:type="dxa"/>
          </w:tcPr>
          <w:p w14:paraId="238E72B2">
            <w:pPr>
              <w:ind w:firstLine="0" w:firstLineChars="0"/>
              <w:rPr>
                <w:rFonts w:hint="default"/>
                <w:vertAlign w:val="baseline"/>
                <w:lang w:val="en-US" w:eastAsia="zh-CN"/>
              </w:rPr>
            </w:pPr>
          </w:p>
        </w:tc>
        <w:tc>
          <w:tcPr>
            <w:tcW w:w="5944" w:type="dxa"/>
          </w:tcPr>
          <w:p w14:paraId="33C599A7">
            <w:pPr>
              <w:ind w:firstLine="0" w:firstLineChars="0"/>
              <w:rPr>
                <w:rFonts w:hint="default"/>
                <w:vertAlign w:val="baseline"/>
                <w:lang w:val="en-US" w:eastAsia="zh-CN"/>
              </w:rPr>
            </w:pPr>
          </w:p>
        </w:tc>
      </w:tr>
      <w:tr w14:paraId="38DB8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7D81166">
            <w:pPr>
              <w:rPr>
                <w:rFonts w:hint="eastAsia"/>
                <w:vertAlign w:val="baseline"/>
                <w:lang w:val="en-US" w:eastAsia="zh-CN"/>
              </w:rPr>
            </w:pPr>
            <w:r>
              <w:rPr>
                <w:rFonts w:hint="eastAsia"/>
                <w:vertAlign w:val="baseline"/>
                <w:lang w:val="en-US" w:eastAsia="zh-CN"/>
              </w:rPr>
              <w:t>动环专业站点级别</w:t>
            </w:r>
          </w:p>
        </w:tc>
        <w:tc>
          <w:tcPr>
            <w:tcW w:w="1404" w:type="dxa"/>
          </w:tcPr>
          <w:p w14:paraId="1A92E6CD">
            <w:pPr>
              <w:ind w:firstLine="0" w:firstLineChars="0"/>
              <w:rPr>
                <w:rFonts w:hint="default"/>
                <w:vertAlign w:val="baseline"/>
                <w:lang w:val="en-US" w:eastAsia="zh-CN"/>
              </w:rPr>
            </w:pPr>
          </w:p>
        </w:tc>
        <w:tc>
          <w:tcPr>
            <w:tcW w:w="5944" w:type="dxa"/>
          </w:tcPr>
          <w:p w14:paraId="61FB8BE3">
            <w:pPr>
              <w:ind w:firstLine="0" w:firstLineChars="0"/>
              <w:rPr>
                <w:rFonts w:hint="default"/>
                <w:vertAlign w:val="baseline"/>
                <w:lang w:val="en-US" w:eastAsia="zh-CN"/>
              </w:rPr>
            </w:pPr>
          </w:p>
        </w:tc>
      </w:tr>
      <w:tr w14:paraId="2F01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71EC666D">
            <w:pPr>
              <w:rPr>
                <w:rFonts w:hint="eastAsia"/>
                <w:vertAlign w:val="baseline"/>
                <w:lang w:val="en-US" w:eastAsia="zh-CN"/>
              </w:rPr>
            </w:pPr>
            <w:r>
              <w:rPr>
                <w:rFonts w:hint="eastAsia"/>
                <w:vertAlign w:val="baseline"/>
                <w:lang w:val="en-US" w:eastAsia="zh-CN"/>
              </w:rPr>
              <w:t>所属设备二维码编码</w:t>
            </w:r>
          </w:p>
        </w:tc>
        <w:tc>
          <w:tcPr>
            <w:tcW w:w="1404" w:type="dxa"/>
          </w:tcPr>
          <w:p w14:paraId="363D7D90">
            <w:pPr>
              <w:ind w:firstLine="0" w:firstLineChars="0"/>
              <w:rPr>
                <w:rFonts w:hint="default"/>
                <w:vertAlign w:val="baseline"/>
                <w:lang w:val="en-US" w:eastAsia="zh-CN"/>
              </w:rPr>
            </w:pPr>
          </w:p>
        </w:tc>
        <w:tc>
          <w:tcPr>
            <w:tcW w:w="5944" w:type="dxa"/>
          </w:tcPr>
          <w:p w14:paraId="58F899E9">
            <w:pPr>
              <w:ind w:firstLine="0" w:firstLineChars="0"/>
              <w:rPr>
                <w:rFonts w:hint="default"/>
                <w:vertAlign w:val="baseline"/>
                <w:lang w:val="en-US" w:eastAsia="zh-CN"/>
              </w:rPr>
            </w:pPr>
          </w:p>
        </w:tc>
      </w:tr>
      <w:tr w14:paraId="53C6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315AF69">
            <w:pPr>
              <w:rPr>
                <w:rFonts w:hint="eastAsia"/>
                <w:vertAlign w:val="baseline"/>
                <w:lang w:val="en-US" w:eastAsia="zh-CN"/>
              </w:rPr>
            </w:pPr>
            <w:r>
              <w:rPr>
                <w:rFonts w:hint="eastAsia"/>
                <w:vertAlign w:val="baseline"/>
                <w:lang w:val="en-US" w:eastAsia="zh-CN"/>
              </w:rPr>
              <w:t>下游设备二维码编码</w:t>
            </w:r>
          </w:p>
        </w:tc>
        <w:tc>
          <w:tcPr>
            <w:tcW w:w="1404" w:type="dxa"/>
          </w:tcPr>
          <w:p w14:paraId="5C38826E">
            <w:pPr>
              <w:ind w:firstLine="0" w:firstLineChars="0"/>
              <w:rPr>
                <w:rFonts w:hint="default"/>
                <w:vertAlign w:val="baseline"/>
                <w:lang w:val="en-US" w:eastAsia="zh-CN"/>
              </w:rPr>
            </w:pPr>
          </w:p>
        </w:tc>
        <w:tc>
          <w:tcPr>
            <w:tcW w:w="5944" w:type="dxa"/>
          </w:tcPr>
          <w:p w14:paraId="6216571A">
            <w:pPr>
              <w:ind w:firstLine="0" w:firstLineChars="0"/>
              <w:rPr>
                <w:rFonts w:hint="default"/>
                <w:vertAlign w:val="baseline"/>
                <w:lang w:val="en-US" w:eastAsia="zh-CN"/>
              </w:rPr>
            </w:pPr>
          </w:p>
        </w:tc>
      </w:tr>
      <w:tr w14:paraId="629C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4E049AAA">
            <w:pPr>
              <w:rPr>
                <w:rFonts w:hint="eastAsia"/>
                <w:vertAlign w:val="baseline"/>
                <w:lang w:val="en-US" w:eastAsia="zh-CN"/>
              </w:rPr>
            </w:pPr>
            <w:r>
              <w:rPr>
                <w:rFonts w:hint="eastAsia"/>
                <w:vertAlign w:val="baseline"/>
                <w:lang w:val="en-US" w:eastAsia="zh-CN"/>
              </w:rPr>
              <w:t>一线数据维护人(代维/一线)</w:t>
            </w:r>
          </w:p>
        </w:tc>
        <w:tc>
          <w:tcPr>
            <w:tcW w:w="1404" w:type="dxa"/>
          </w:tcPr>
          <w:p w14:paraId="62C246D0">
            <w:pPr>
              <w:ind w:firstLine="0" w:firstLineChars="0"/>
              <w:rPr>
                <w:rFonts w:hint="default"/>
                <w:vertAlign w:val="baseline"/>
                <w:lang w:val="en-US" w:eastAsia="zh-CN"/>
              </w:rPr>
            </w:pPr>
          </w:p>
        </w:tc>
        <w:tc>
          <w:tcPr>
            <w:tcW w:w="5944" w:type="dxa"/>
          </w:tcPr>
          <w:p w14:paraId="6C84F117">
            <w:pPr>
              <w:ind w:firstLine="0" w:firstLineChars="0"/>
              <w:rPr>
                <w:rFonts w:hint="default"/>
                <w:vertAlign w:val="baseline"/>
                <w:lang w:val="en-US" w:eastAsia="zh-CN"/>
              </w:rPr>
            </w:pPr>
          </w:p>
        </w:tc>
      </w:tr>
      <w:tr w14:paraId="0108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674E2DAC">
            <w:pPr>
              <w:rPr>
                <w:rFonts w:hint="eastAsia"/>
                <w:vertAlign w:val="baseline"/>
                <w:lang w:val="en-US" w:eastAsia="zh-CN"/>
              </w:rPr>
            </w:pPr>
            <w:r>
              <w:rPr>
                <w:rFonts w:hint="eastAsia"/>
                <w:vertAlign w:val="baseline"/>
                <w:lang w:val="en-US" w:eastAsia="zh-CN"/>
              </w:rPr>
              <w:t>创建人</w:t>
            </w:r>
          </w:p>
        </w:tc>
        <w:tc>
          <w:tcPr>
            <w:tcW w:w="1404" w:type="dxa"/>
          </w:tcPr>
          <w:p w14:paraId="5CA09D44">
            <w:pPr>
              <w:ind w:firstLine="0" w:firstLineChars="0"/>
              <w:rPr>
                <w:rFonts w:hint="default"/>
                <w:vertAlign w:val="baseline"/>
                <w:lang w:val="en-US" w:eastAsia="zh-CN"/>
              </w:rPr>
            </w:pPr>
          </w:p>
        </w:tc>
        <w:tc>
          <w:tcPr>
            <w:tcW w:w="5944" w:type="dxa"/>
          </w:tcPr>
          <w:p w14:paraId="652B3721">
            <w:pPr>
              <w:ind w:firstLine="0" w:firstLineChars="0"/>
              <w:rPr>
                <w:rFonts w:hint="default"/>
                <w:vertAlign w:val="baseline"/>
                <w:lang w:val="en-US" w:eastAsia="zh-CN"/>
              </w:rPr>
            </w:pPr>
          </w:p>
        </w:tc>
      </w:tr>
      <w:tr w14:paraId="6F02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7A0DFA8A">
            <w:pPr>
              <w:rPr>
                <w:rFonts w:hint="eastAsia"/>
                <w:vertAlign w:val="baseline"/>
                <w:lang w:val="en-US" w:eastAsia="zh-CN"/>
              </w:rPr>
            </w:pPr>
            <w:r>
              <w:rPr>
                <w:rFonts w:hint="eastAsia"/>
                <w:vertAlign w:val="baseline"/>
                <w:lang w:val="en-US" w:eastAsia="zh-CN"/>
              </w:rPr>
              <w:t>创建时间</w:t>
            </w:r>
          </w:p>
        </w:tc>
        <w:tc>
          <w:tcPr>
            <w:tcW w:w="1404" w:type="dxa"/>
          </w:tcPr>
          <w:p w14:paraId="50CB4CA6">
            <w:pPr>
              <w:ind w:firstLine="0" w:firstLineChars="0"/>
              <w:rPr>
                <w:rFonts w:hint="default"/>
                <w:vertAlign w:val="baseline"/>
                <w:lang w:val="en-US" w:eastAsia="zh-CN"/>
              </w:rPr>
            </w:pPr>
          </w:p>
        </w:tc>
        <w:tc>
          <w:tcPr>
            <w:tcW w:w="5944" w:type="dxa"/>
          </w:tcPr>
          <w:p w14:paraId="687D875D">
            <w:pPr>
              <w:ind w:firstLine="0" w:firstLineChars="0"/>
              <w:rPr>
                <w:rFonts w:hint="default"/>
                <w:vertAlign w:val="baseline"/>
                <w:lang w:val="en-US" w:eastAsia="zh-CN"/>
              </w:rPr>
            </w:pPr>
          </w:p>
        </w:tc>
      </w:tr>
      <w:tr w14:paraId="2472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38A528CB">
            <w:pPr>
              <w:rPr>
                <w:rFonts w:hint="eastAsia"/>
                <w:vertAlign w:val="baseline"/>
                <w:lang w:val="en-US" w:eastAsia="zh-CN"/>
              </w:rPr>
            </w:pPr>
            <w:r>
              <w:rPr>
                <w:rFonts w:hint="eastAsia"/>
                <w:vertAlign w:val="baseline"/>
                <w:lang w:val="en-US" w:eastAsia="zh-CN"/>
              </w:rPr>
              <w:t>最后修改人</w:t>
            </w:r>
          </w:p>
        </w:tc>
        <w:tc>
          <w:tcPr>
            <w:tcW w:w="1404" w:type="dxa"/>
          </w:tcPr>
          <w:p w14:paraId="506B89F4">
            <w:pPr>
              <w:ind w:firstLine="0" w:firstLineChars="0"/>
              <w:rPr>
                <w:rFonts w:hint="default"/>
                <w:vertAlign w:val="baseline"/>
                <w:lang w:val="en-US" w:eastAsia="zh-CN"/>
              </w:rPr>
            </w:pPr>
          </w:p>
        </w:tc>
        <w:tc>
          <w:tcPr>
            <w:tcW w:w="5944" w:type="dxa"/>
          </w:tcPr>
          <w:p w14:paraId="53F4C107">
            <w:pPr>
              <w:ind w:firstLine="0" w:firstLineChars="0"/>
              <w:rPr>
                <w:rFonts w:hint="default"/>
                <w:vertAlign w:val="baseline"/>
                <w:lang w:val="en-US" w:eastAsia="zh-CN"/>
              </w:rPr>
            </w:pPr>
          </w:p>
        </w:tc>
      </w:tr>
      <w:tr w14:paraId="727F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4" w:type="dxa"/>
            <w:vAlign w:val="center"/>
          </w:tcPr>
          <w:p w14:paraId="2B31E1D9">
            <w:pPr>
              <w:rPr>
                <w:rFonts w:hint="eastAsia"/>
                <w:vertAlign w:val="baseline"/>
                <w:lang w:val="en-US" w:eastAsia="zh-CN"/>
              </w:rPr>
            </w:pPr>
            <w:r>
              <w:rPr>
                <w:rFonts w:hint="eastAsia"/>
                <w:vertAlign w:val="baseline"/>
                <w:lang w:val="en-US" w:eastAsia="zh-CN"/>
              </w:rPr>
              <w:t>最后修改时间</w:t>
            </w:r>
          </w:p>
        </w:tc>
        <w:tc>
          <w:tcPr>
            <w:tcW w:w="1404" w:type="dxa"/>
          </w:tcPr>
          <w:p w14:paraId="52BCDFC2">
            <w:pPr>
              <w:ind w:firstLine="0" w:firstLineChars="0"/>
              <w:rPr>
                <w:rFonts w:hint="default"/>
                <w:vertAlign w:val="baseline"/>
                <w:lang w:val="en-US" w:eastAsia="zh-CN"/>
              </w:rPr>
            </w:pPr>
          </w:p>
        </w:tc>
        <w:tc>
          <w:tcPr>
            <w:tcW w:w="5944" w:type="dxa"/>
          </w:tcPr>
          <w:p w14:paraId="6686DCA7">
            <w:pPr>
              <w:ind w:firstLine="0" w:firstLineChars="0"/>
              <w:rPr>
                <w:rFonts w:hint="default"/>
                <w:vertAlign w:val="baseline"/>
                <w:lang w:val="en-US" w:eastAsia="zh-CN"/>
              </w:rPr>
            </w:pPr>
          </w:p>
        </w:tc>
      </w:tr>
    </w:tbl>
    <w:p w14:paraId="5475844A">
      <w:pPr>
        <w:rPr>
          <w:rFonts w:hint="eastAsia"/>
          <w:lang w:val="en-US" w:eastAsia="zh-CN"/>
        </w:rPr>
      </w:pPr>
    </w:p>
    <w:p w14:paraId="3BBAD65C">
      <w:pPr>
        <w:rPr>
          <w:rFonts w:hint="default"/>
          <w:lang w:val="en-US" w:eastAsia="zh-CN"/>
        </w:rPr>
      </w:pPr>
    </w:p>
    <w:p w14:paraId="0CB76D65">
      <w:pPr>
        <w:widowControl w:val="0"/>
        <w:numPr>
          <w:ilvl w:val="0"/>
          <w:numId w:val="0"/>
        </w:numPr>
        <w:ind w:leftChars="0"/>
        <w:jc w:val="left"/>
        <w:rPr>
          <w:rFonts w:hint="default"/>
          <w:lang w:val="en-US" w:eastAsia="zh-CN"/>
        </w:rPr>
      </w:pPr>
    </w:p>
    <w:p w14:paraId="1D786815">
      <w:pPr>
        <w:widowControl w:val="0"/>
        <w:numPr>
          <w:ilvl w:val="0"/>
          <w:numId w:val="0"/>
        </w:numPr>
        <w:ind w:leftChars="0"/>
        <w:jc w:val="left"/>
        <w:rPr>
          <w:rFonts w:hint="default"/>
          <w:lang w:val="en-US" w:eastAsia="zh-CN"/>
        </w:rPr>
      </w:pPr>
    </w:p>
    <w:p w14:paraId="695828A5">
      <w:pPr>
        <w:widowControl w:val="0"/>
        <w:numPr>
          <w:ilvl w:val="0"/>
          <w:numId w:val="0"/>
        </w:numPr>
        <w:ind w:leftChars="0"/>
        <w:jc w:val="left"/>
        <w:rPr>
          <w:rFonts w:hint="default"/>
          <w:lang w:val="en-US" w:eastAsia="zh-CN"/>
        </w:rPr>
      </w:pPr>
    </w:p>
    <w:p w14:paraId="2E122D3F">
      <w:pPr>
        <w:widowControl w:val="0"/>
        <w:numPr>
          <w:ilvl w:val="0"/>
          <w:numId w:val="0"/>
        </w:numPr>
        <w:ind w:leftChars="0"/>
        <w:jc w:val="left"/>
        <w:rPr>
          <w:rFonts w:hint="default"/>
          <w:lang w:val="en-US" w:eastAsia="zh-CN"/>
        </w:rPr>
        <w:sectPr>
          <w:pgSz w:w="11906" w:h="16838"/>
          <w:pgMar w:top="1440" w:right="1080" w:bottom="1440" w:left="1080" w:header="680" w:footer="992" w:gutter="0"/>
          <w:cols w:space="425" w:num="1"/>
          <w:docGrid w:type="lines" w:linePitch="312" w:charSpace="0"/>
        </w:sectPr>
      </w:pPr>
    </w:p>
    <w:p w14:paraId="3AEFCE34">
      <w:pPr>
        <w:pStyle w:val="4"/>
        <w:bidi w:val="0"/>
        <w:rPr>
          <w:rFonts w:hint="default"/>
          <w:lang w:val="en-US" w:eastAsia="zh-CN"/>
        </w:rPr>
      </w:pPr>
      <w:bookmarkStart w:id="53" w:name="_Toc6888"/>
      <w:r>
        <w:rPr>
          <w:rFonts w:hint="eastAsia"/>
          <w:lang w:val="en-US" w:eastAsia="zh-CN"/>
        </w:rPr>
        <w:t>综合监控-网络拓扑</w:t>
      </w:r>
      <w:bookmarkEnd w:id="53"/>
    </w:p>
    <w:p w14:paraId="544ACD91">
      <w:pPr>
        <w:rPr>
          <w:rFonts w:hint="eastAsia"/>
          <w:lang w:val="en-US" w:eastAsia="zh-CN"/>
        </w:rPr>
      </w:pPr>
      <w:r>
        <w:rPr>
          <w:rFonts w:hint="eastAsia"/>
          <w:lang w:val="en-US" w:eastAsia="zh-CN"/>
        </w:rPr>
        <w:t>空间树选广西时，右侧显示平台和SC，点击平台或者SC，显示对应的服务器信息。显示后的信息，可以编辑。</w:t>
      </w:r>
    </w:p>
    <w:p w14:paraId="4E4DFAA7">
      <w:pPr>
        <w:rPr>
          <w:rFonts w:hint="default"/>
          <w:lang w:val="en-US" w:eastAsia="zh-CN"/>
        </w:rPr>
      </w:pPr>
      <w:r>
        <w:rPr>
          <w:rFonts w:hint="eastAsia"/>
          <w:lang w:val="en-US" w:eastAsia="zh-CN"/>
        </w:rPr>
        <w:t>点击地市</w:t>
      </w:r>
    </w:p>
    <w:p w14:paraId="639A06F8">
      <w:pPr>
        <w:rPr>
          <w:rFonts w:hint="eastAsia"/>
          <w:lang w:val="en-US" w:eastAsia="zh-CN"/>
        </w:rPr>
      </w:pPr>
    </w:p>
    <w:p w14:paraId="32D8C25E">
      <w:pPr>
        <w:rPr>
          <w:rFonts w:hint="eastAsia"/>
          <w:lang w:val="en-US" w:eastAsia="zh-CN"/>
        </w:rPr>
      </w:pPr>
      <w:r>
        <w:rPr>
          <w:rFonts w:hint="eastAsia"/>
          <w:lang w:val="en-US" w:eastAsia="zh-CN"/>
        </w:rPr>
        <w:t>地市与站点之间的网络关系，用线连接。站点的交换机设备的上游信息，在对应设备上配置，地市与站点之间的节点不用考虑细化。</w:t>
      </w:r>
    </w:p>
    <w:p w14:paraId="13A7AFF4">
      <w:pPr>
        <w:rPr>
          <w:rFonts w:hint="eastAsia"/>
          <w:lang w:val="en-US" w:eastAsia="zh-CN"/>
        </w:rPr>
      </w:pPr>
      <w:r>
        <w:rPr>
          <w:rFonts w:hint="eastAsia"/>
          <w:lang w:val="en-US" w:eastAsia="zh-CN"/>
        </w:rPr>
        <w:t>站点交换机和楼层交换机，可以自己选择设备和连线。楼层可以考虑看成一个小组，内部配置后，串到站点层级。</w:t>
      </w:r>
    </w:p>
    <w:p w14:paraId="01930370">
      <w:pPr>
        <w:rPr>
          <w:rFonts w:hint="eastAsia"/>
          <w:lang w:val="en-US" w:eastAsia="zh-CN"/>
        </w:rPr>
      </w:pPr>
      <w:r>
        <w:rPr>
          <w:rFonts w:hint="eastAsia"/>
          <w:lang w:val="en-US" w:eastAsia="zh-CN"/>
        </w:rPr>
        <w:t>站点下面对应机房，点击机房展示对应的设备。机房以展开收起的方式。收起的时候机房连接到站点，展开的时候，显示设备和站点的连线。</w:t>
      </w:r>
    </w:p>
    <w:p w14:paraId="234846EB">
      <w:pPr>
        <w:rPr>
          <w:rFonts w:hint="default"/>
          <w:lang w:val="en-US" w:eastAsia="zh-CN"/>
        </w:rPr>
      </w:pPr>
      <w:r>
        <w:rPr>
          <w:rFonts w:hint="eastAsia"/>
          <w:lang w:val="en-US" w:eastAsia="zh-CN"/>
        </w:rPr>
        <w:t>IP库上设计的枚举设备类型，要设计对应的设备ICON。</w:t>
      </w:r>
    </w:p>
    <w:p w14:paraId="20CA8650">
      <w:pPr>
        <w:rPr>
          <w:rFonts w:hint="eastAsia"/>
          <w:lang w:val="en-US" w:eastAsia="zh-CN"/>
        </w:rPr>
      </w:pPr>
    </w:p>
    <w:p w14:paraId="2FBED8D2">
      <w:pPr>
        <w:rPr>
          <w:rFonts w:hint="default"/>
          <w:lang w:val="en-US" w:eastAsia="zh-CN"/>
        </w:rPr>
      </w:pPr>
      <w:r>
        <w:rPr>
          <w:rFonts w:hint="eastAsia"/>
          <w:lang w:val="en-US" w:eastAsia="zh-CN"/>
        </w:rPr>
        <w:t>区县层级不用管</w:t>
      </w:r>
    </w:p>
    <w:p w14:paraId="2B92C222">
      <w:pPr>
        <w:rPr>
          <w:rFonts w:hint="eastAsia"/>
          <w:lang w:val="en-US" w:eastAsia="zh-CN"/>
        </w:rPr>
      </w:pPr>
    </w:p>
    <w:p w14:paraId="406D1D72">
      <w:pPr>
        <w:rPr>
          <w:rFonts w:hint="eastAsia"/>
          <w:lang w:val="en-US" w:eastAsia="zh-CN"/>
        </w:rPr>
      </w:pPr>
      <w:r>
        <w:rPr>
          <w:rFonts w:hint="eastAsia"/>
          <w:lang w:val="en-US" w:eastAsia="zh-CN"/>
        </w:rPr>
        <w:t>FSU关联IP库，通过名称关联SC上送状态，判断FSU是在线还是离线。</w:t>
      </w:r>
    </w:p>
    <w:p w14:paraId="5488EA23">
      <w:pPr>
        <w:rPr>
          <w:rFonts w:hint="default"/>
          <w:lang w:val="en-US" w:eastAsia="zh-CN"/>
        </w:rPr>
      </w:pPr>
    </w:p>
    <w:p w14:paraId="14540227">
      <w:pPr>
        <w:rPr>
          <w:rFonts w:hint="default"/>
          <w:lang w:val="en-US" w:eastAsia="zh-CN"/>
        </w:rPr>
      </w:pPr>
    </w:p>
    <w:p w14:paraId="4F93262D">
      <w:pPr>
        <w:pStyle w:val="4"/>
        <w:numPr>
          <w:ilvl w:val="1"/>
          <w:numId w:val="0"/>
        </w:numPr>
        <w:tabs>
          <w:tab w:val="clear" w:pos="717"/>
        </w:tabs>
        <w:bidi w:val="0"/>
        <w:ind w:leftChars="0"/>
        <w:rPr>
          <w:rFonts w:hint="default"/>
          <w:lang w:val="en-US" w:eastAsia="zh-CN"/>
        </w:rPr>
      </w:pPr>
      <w:bookmarkStart w:id="54" w:name="_Ref4969"/>
      <w:bookmarkStart w:id="55" w:name="_Toc21200"/>
      <w:r>
        <w:rPr>
          <w:rFonts w:hint="eastAsia"/>
          <w:lang w:val="en-US" w:eastAsia="zh-CN"/>
        </w:rPr>
        <w:t>附录1：动环设备类型与综资设备类型对应关系表</w:t>
      </w:r>
      <w:bookmarkEnd w:id="54"/>
      <w:bookmarkEnd w:id="55"/>
    </w:p>
    <w:p w14:paraId="0AD6EA99">
      <w:pPr>
        <w:rPr>
          <w:rFonts w:hint="default"/>
          <w:lang w:val="en-US" w:eastAsia="zh-CN"/>
        </w:rPr>
      </w:pPr>
      <w:r>
        <w:rPr>
          <w:rFonts w:hint="eastAsia"/>
          <w:lang w:val="en-US" w:eastAsia="zh-CN"/>
        </w:rPr>
        <w:t>动环设备类型取自《中国移动动环信号标准化字典表202407版》，综资设备类型取自《网络资源通用标准数据模型-动环v3.5》</w:t>
      </w:r>
    </w:p>
    <w:tbl>
      <w:tblPr>
        <w:tblStyle w:val="32"/>
        <w:tblW w:w="9668"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28"/>
        <w:gridCol w:w="2800"/>
        <w:gridCol w:w="2528"/>
        <w:gridCol w:w="3612"/>
      </w:tblGrid>
      <w:tr w14:paraId="2DBE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00B0F0"/>
            <w:noWrap/>
            <w:vAlign w:val="center"/>
          </w:tcPr>
          <w:p w14:paraId="1483EB3C">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2800" w:type="dxa"/>
            <w:shd w:val="clear" w:color="auto" w:fill="00B0F0"/>
            <w:noWrap/>
            <w:vAlign w:val="center"/>
          </w:tcPr>
          <w:p w14:paraId="020B56A7">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w:t>
            </w:r>
            <w:r>
              <w:rPr>
                <w:rFonts w:hint="eastAsia" w:ascii="宋体" w:hAnsi="宋体" w:cs="宋体"/>
                <w:i w:val="0"/>
                <w:iCs w:val="0"/>
                <w:color w:val="000000"/>
                <w:kern w:val="0"/>
                <w:sz w:val="22"/>
                <w:szCs w:val="22"/>
                <w:u w:val="none"/>
                <w:lang w:val="en-US" w:eastAsia="zh-CN" w:bidi="ar"/>
              </w:rPr>
              <w:t>设备类型</w:t>
            </w:r>
          </w:p>
        </w:tc>
        <w:tc>
          <w:tcPr>
            <w:tcW w:w="2528" w:type="dxa"/>
            <w:shd w:val="clear" w:color="auto" w:fill="00B0F0"/>
            <w:noWrap/>
            <w:vAlign w:val="center"/>
          </w:tcPr>
          <w:p w14:paraId="55CBDA05">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综资设备类型</w:t>
            </w:r>
          </w:p>
        </w:tc>
        <w:tc>
          <w:tcPr>
            <w:tcW w:w="3612" w:type="dxa"/>
            <w:shd w:val="clear" w:color="auto" w:fill="00B0F0"/>
            <w:noWrap/>
            <w:vAlign w:val="center"/>
          </w:tcPr>
          <w:p w14:paraId="42AF234F">
            <w:pPr>
              <w:keepNext w:val="0"/>
              <w:keepLines w:val="0"/>
              <w:widowControl/>
              <w:suppressLineNumbers w:val="0"/>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r>
      <w:tr w14:paraId="5B06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2BC1D1C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800" w:type="dxa"/>
            <w:shd w:val="clear" w:color="auto" w:fill="auto"/>
            <w:noWrap/>
            <w:vAlign w:val="bottom"/>
          </w:tcPr>
          <w:p w14:paraId="228D8DE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c>
          <w:tcPr>
            <w:tcW w:w="2528" w:type="dxa"/>
            <w:shd w:val="clear" w:color="auto" w:fill="auto"/>
            <w:noWrap/>
            <w:vAlign w:val="bottom"/>
          </w:tcPr>
          <w:p w14:paraId="6462876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UPS配电</w:t>
            </w:r>
          </w:p>
        </w:tc>
        <w:tc>
          <w:tcPr>
            <w:tcW w:w="3612" w:type="dxa"/>
            <w:shd w:val="clear" w:color="auto" w:fill="auto"/>
            <w:noWrap/>
            <w:vAlign w:val="bottom"/>
          </w:tcPr>
          <w:p w14:paraId="0FFE7E8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503B3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5B2D509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2800" w:type="dxa"/>
            <w:shd w:val="clear" w:color="auto" w:fill="auto"/>
            <w:noWrap/>
            <w:vAlign w:val="bottom"/>
          </w:tcPr>
          <w:p w14:paraId="497EE4E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c>
          <w:tcPr>
            <w:tcW w:w="2528" w:type="dxa"/>
            <w:shd w:val="clear" w:color="auto" w:fill="auto"/>
            <w:noWrap/>
            <w:vAlign w:val="bottom"/>
          </w:tcPr>
          <w:p w14:paraId="481B1CD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UPS设备</w:t>
            </w:r>
          </w:p>
        </w:tc>
        <w:tc>
          <w:tcPr>
            <w:tcW w:w="3612" w:type="dxa"/>
            <w:shd w:val="clear" w:color="auto" w:fill="auto"/>
            <w:noWrap/>
            <w:vAlign w:val="bottom"/>
          </w:tcPr>
          <w:p w14:paraId="040A736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3822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038BAC9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2800" w:type="dxa"/>
            <w:shd w:val="clear" w:color="auto" w:fill="auto"/>
            <w:noWrap/>
            <w:vAlign w:val="bottom"/>
          </w:tcPr>
          <w:p w14:paraId="35E78A2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变换设备</w:t>
            </w:r>
          </w:p>
        </w:tc>
        <w:tc>
          <w:tcPr>
            <w:tcW w:w="2528" w:type="dxa"/>
            <w:shd w:val="clear" w:color="auto" w:fill="auto"/>
            <w:noWrap/>
            <w:vAlign w:val="bottom"/>
          </w:tcPr>
          <w:p w14:paraId="79B12F6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变换设备</w:t>
            </w:r>
          </w:p>
        </w:tc>
        <w:tc>
          <w:tcPr>
            <w:tcW w:w="3612" w:type="dxa"/>
            <w:shd w:val="clear" w:color="auto" w:fill="auto"/>
            <w:noWrap/>
            <w:vAlign w:val="bottom"/>
          </w:tcPr>
          <w:p w14:paraId="194FF5B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4856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7629B4A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2800" w:type="dxa"/>
            <w:shd w:val="clear" w:color="auto" w:fill="auto"/>
            <w:noWrap/>
            <w:vAlign w:val="bottom"/>
          </w:tcPr>
          <w:p w14:paraId="73A4912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c>
          <w:tcPr>
            <w:tcW w:w="2528" w:type="dxa"/>
            <w:shd w:val="clear" w:color="auto" w:fill="auto"/>
            <w:noWrap/>
            <w:vAlign w:val="bottom"/>
          </w:tcPr>
          <w:p w14:paraId="15D63A5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变压器</w:t>
            </w:r>
          </w:p>
        </w:tc>
        <w:tc>
          <w:tcPr>
            <w:tcW w:w="3612" w:type="dxa"/>
            <w:shd w:val="clear" w:color="auto" w:fill="auto"/>
            <w:noWrap/>
            <w:vAlign w:val="bottom"/>
          </w:tcPr>
          <w:p w14:paraId="27FB775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6A1CA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6A558FA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2800" w:type="dxa"/>
            <w:shd w:val="clear" w:color="auto" w:fill="auto"/>
            <w:noWrap/>
            <w:vAlign w:val="bottom"/>
          </w:tcPr>
          <w:p w14:paraId="3F5FD27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c>
          <w:tcPr>
            <w:tcW w:w="2528" w:type="dxa"/>
            <w:shd w:val="clear" w:color="auto" w:fill="auto"/>
            <w:noWrap/>
            <w:vAlign w:val="bottom"/>
          </w:tcPr>
          <w:p w14:paraId="5173772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低压交流配电</w:t>
            </w:r>
          </w:p>
        </w:tc>
        <w:tc>
          <w:tcPr>
            <w:tcW w:w="3612" w:type="dxa"/>
            <w:shd w:val="clear" w:color="auto" w:fill="auto"/>
            <w:noWrap/>
            <w:vAlign w:val="bottom"/>
          </w:tcPr>
          <w:p w14:paraId="411D726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33BC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4FC3A4F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2800" w:type="dxa"/>
            <w:shd w:val="clear" w:color="auto" w:fill="auto"/>
            <w:noWrap/>
            <w:vAlign w:val="bottom"/>
          </w:tcPr>
          <w:p w14:paraId="21106A5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c>
          <w:tcPr>
            <w:tcW w:w="2528" w:type="dxa"/>
            <w:shd w:val="clear" w:color="auto" w:fill="auto"/>
            <w:noWrap/>
            <w:vAlign w:val="bottom"/>
          </w:tcPr>
          <w:p w14:paraId="243F3F5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低压直流配电</w:t>
            </w:r>
          </w:p>
        </w:tc>
        <w:tc>
          <w:tcPr>
            <w:tcW w:w="3612" w:type="dxa"/>
            <w:shd w:val="clear" w:color="auto" w:fill="auto"/>
            <w:noWrap/>
            <w:vAlign w:val="bottom"/>
          </w:tcPr>
          <w:p w14:paraId="1251F2B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53D0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4203D8D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2800" w:type="dxa"/>
            <w:shd w:val="clear" w:color="auto" w:fill="auto"/>
            <w:noWrap/>
            <w:vAlign w:val="bottom"/>
          </w:tcPr>
          <w:p w14:paraId="48AA138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电池恒温箱</w:t>
            </w:r>
          </w:p>
        </w:tc>
        <w:tc>
          <w:tcPr>
            <w:tcW w:w="2528" w:type="dxa"/>
            <w:shd w:val="clear" w:color="auto" w:fill="auto"/>
            <w:noWrap/>
            <w:vAlign w:val="bottom"/>
          </w:tcPr>
          <w:p w14:paraId="460739B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电池恒温箱</w:t>
            </w:r>
          </w:p>
        </w:tc>
        <w:tc>
          <w:tcPr>
            <w:tcW w:w="3612" w:type="dxa"/>
            <w:shd w:val="clear" w:color="auto" w:fill="auto"/>
            <w:noWrap/>
            <w:vAlign w:val="bottom"/>
          </w:tcPr>
          <w:p w14:paraId="278E538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065EA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498822E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2800" w:type="dxa"/>
            <w:shd w:val="clear" w:color="auto" w:fill="auto"/>
            <w:noWrap/>
            <w:vAlign w:val="bottom"/>
          </w:tcPr>
          <w:p w14:paraId="0FD3501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c>
          <w:tcPr>
            <w:tcW w:w="2528" w:type="dxa"/>
            <w:shd w:val="clear" w:color="auto" w:fill="auto"/>
            <w:noWrap/>
            <w:vAlign w:val="bottom"/>
          </w:tcPr>
          <w:p w14:paraId="60232BE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动环监控</w:t>
            </w:r>
          </w:p>
        </w:tc>
        <w:tc>
          <w:tcPr>
            <w:tcW w:w="3612" w:type="dxa"/>
            <w:shd w:val="clear" w:color="auto" w:fill="auto"/>
            <w:noWrap/>
            <w:vAlign w:val="bottom"/>
          </w:tcPr>
          <w:p w14:paraId="635E00C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4C37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29F5609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2800" w:type="dxa"/>
            <w:shd w:val="clear" w:color="auto" w:fill="auto"/>
            <w:noWrap/>
            <w:vAlign w:val="bottom"/>
          </w:tcPr>
          <w:p w14:paraId="6F79EFD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c>
          <w:tcPr>
            <w:tcW w:w="2528" w:type="dxa"/>
            <w:shd w:val="clear" w:color="auto" w:fill="auto"/>
            <w:noWrap/>
            <w:vAlign w:val="bottom"/>
          </w:tcPr>
          <w:p w14:paraId="5127E29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发电机组</w:t>
            </w:r>
          </w:p>
        </w:tc>
        <w:tc>
          <w:tcPr>
            <w:tcW w:w="3612" w:type="dxa"/>
            <w:shd w:val="clear" w:color="auto" w:fill="auto"/>
            <w:noWrap/>
            <w:vAlign w:val="bottom"/>
          </w:tcPr>
          <w:p w14:paraId="47936F4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3E62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3B01D04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2800" w:type="dxa"/>
            <w:shd w:val="clear" w:color="auto" w:fill="auto"/>
            <w:noWrap/>
            <w:vAlign w:val="bottom"/>
          </w:tcPr>
          <w:p w14:paraId="54EAD56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风光设备</w:t>
            </w:r>
          </w:p>
        </w:tc>
        <w:tc>
          <w:tcPr>
            <w:tcW w:w="2528" w:type="dxa"/>
            <w:shd w:val="clear" w:color="auto" w:fill="auto"/>
            <w:noWrap/>
            <w:vAlign w:val="bottom"/>
          </w:tcPr>
          <w:p w14:paraId="4AC655A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风光设备</w:t>
            </w:r>
          </w:p>
        </w:tc>
        <w:tc>
          <w:tcPr>
            <w:tcW w:w="3612" w:type="dxa"/>
            <w:shd w:val="clear" w:color="auto" w:fill="auto"/>
            <w:noWrap/>
            <w:vAlign w:val="bottom"/>
          </w:tcPr>
          <w:p w14:paraId="68CECE1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27D63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56496D5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2800" w:type="dxa"/>
            <w:shd w:val="clear" w:color="auto" w:fill="auto"/>
            <w:noWrap/>
            <w:vAlign w:val="bottom"/>
          </w:tcPr>
          <w:p w14:paraId="5D4868F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c>
          <w:tcPr>
            <w:tcW w:w="2528" w:type="dxa"/>
            <w:shd w:val="clear" w:color="auto" w:fill="auto"/>
            <w:noWrap/>
            <w:vAlign w:val="bottom"/>
          </w:tcPr>
          <w:p w14:paraId="782146D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高压配电</w:t>
            </w:r>
          </w:p>
        </w:tc>
        <w:tc>
          <w:tcPr>
            <w:tcW w:w="3612" w:type="dxa"/>
            <w:shd w:val="clear" w:color="auto" w:fill="auto"/>
            <w:noWrap/>
            <w:vAlign w:val="bottom"/>
          </w:tcPr>
          <w:p w14:paraId="4C85C9D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2CF8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518FBBE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2800" w:type="dxa"/>
            <w:shd w:val="clear" w:color="auto" w:fill="auto"/>
            <w:noWrap/>
            <w:vAlign w:val="bottom"/>
          </w:tcPr>
          <w:p w14:paraId="1640DC6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c>
          <w:tcPr>
            <w:tcW w:w="2528" w:type="dxa"/>
            <w:shd w:val="clear" w:color="auto" w:fill="auto"/>
            <w:noWrap/>
            <w:vAlign w:val="bottom"/>
          </w:tcPr>
          <w:p w14:paraId="6EFF95C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w:t>
            </w:r>
          </w:p>
        </w:tc>
        <w:tc>
          <w:tcPr>
            <w:tcW w:w="3612" w:type="dxa"/>
            <w:shd w:val="clear" w:color="auto" w:fill="auto"/>
            <w:noWrap/>
            <w:vAlign w:val="bottom"/>
          </w:tcPr>
          <w:p w14:paraId="2820C63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35DCF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068BFC8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2800" w:type="dxa"/>
            <w:shd w:val="clear" w:color="auto" w:fill="auto"/>
            <w:noWrap/>
            <w:vAlign w:val="bottom"/>
          </w:tcPr>
          <w:p w14:paraId="7B30F13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c>
          <w:tcPr>
            <w:tcW w:w="2528" w:type="dxa"/>
            <w:shd w:val="clear" w:color="auto" w:fill="auto"/>
            <w:noWrap/>
            <w:vAlign w:val="bottom"/>
          </w:tcPr>
          <w:p w14:paraId="533FAC1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机房环境</w:t>
            </w:r>
          </w:p>
        </w:tc>
        <w:tc>
          <w:tcPr>
            <w:tcW w:w="3612" w:type="dxa"/>
            <w:shd w:val="clear" w:color="auto" w:fill="auto"/>
            <w:noWrap/>
            <w:vAlign w:val="bottom"/>
          </w:tcPr>
          <w:p w14:paraId="03E4C48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2002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6248956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2800" w:type="dxa"/>
            <w:shd w:val="clear" w:color="auto" w:fill="auto"/>
            <w:noWrap/>
            <w:vAlign w:val="bottom"/>
          </w:tcPr>
          <w:p w14:paraId="5C18338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c>
          <w:tcPr>
            <w:tcW w:w="2528" w:type="dxa"/>
            <w:shd w:val="clear" w:color="auto" w:fill="auto"/>
            <w:noWrap/>
            <w:vAlign w:val="bottom"/>
          </w:tcPr>
          <w:p w14:paraId="70B80A3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机房专用空调</w:t>
            </w:r>
          </w:p>
        </w:tc>
        <w:tc>
          <w:tcPr>
            <w:tcW w:w="3612" w:type="dxa"/>
            <w:shd w:val="clear" w:color="auto" w:fill="auto"/>
            <w:noWrap/>
            <w:vAlign w:val="bottom"/>
          </w:tcPr>
          <w:p w14:paraId="7D55AFD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76C2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30CF8A8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2800" w:type="dxa"/>
            <w:shd w:val="clear" w:color="auto" w:fill="auto"/>
            <w:noWrap/>
            <w:vAlign w:val="bottom"/>
          </w:tcPr>
          <w:p w14:paraId="7051CED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极早期烟感</w:t>
            </w:r>
          </w:p>
        </w:tc>
        <w:tc>
          <w:tcPr>
            <w:tcW w:w="2528" w:type="dxa"/>
            <w:shd w:val="clear" w:color="auto" w:fill="auto"/>
            <w:noWrap/>
            <w:vAlign w:val="bottom"/>
          </w:tcPr>
          <w:p w14:paraId="2F14514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极早期烟感</w:t>
            </w:r>
          </w:p>
        </w:tc>
        <w:tc>
          <w:tcPr>
            <w:tcW w:w="3612" w:type="dxa"/>
            <w:shd w:val="clear" w:color="auto" w:fill="auto"/>
            <w:noWrap/>
            <w:vAlign w:val="bottom"/>
          </w:tcPr>
          <w:p w14:paraId="129FF46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7D99F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672AB67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2800" w:type="dxa"/>
            <w:shd w:val="clear" w:color="auto" w:fill="auto"/>
            <w:noWrap/>
            <w:vAlign w:val="bottom"/>
          </w:tcPr>
          <w:p w14:paraId="4994C64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c>
          <w:tcPr>
            <w:tcW w:w="2528" w:type="dxa"/>
            <w:shd w:val="clear" w:color="auto" w:fill="auto"/>
            <w:noWrap/>
            <w:vAlign w:val="bottom"/>
          </w:tcPr>
          <w:p w14:paraId="7F35E25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开关电源</w:t>
            </w:r>
          </w:p>
        </w:tc>
        <w:tc>
          <w:tcPr>
            <w:tcW w:w="3612" w:type="dxa"/>
            <w:shd w:val="clear" w:color="auto" w:fill="auto"/>
            <w:noWrap/>
            <w:vAlign w:val="bottom"/>
          </w:tcPr>
          <w:p w14:paraId="1BA2341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2DBA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5874E1C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2800" w:type="dxa"/>
            <w:shd w:val="clear" w:color="auto" w:fill="auto"/>
            <w:noWrap/>
            <w:vAlign w:val="bottom"/>
          </w:tcPr>
          <w:p w14:paraId="20BD9DE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c>
          <w:tcPr>
            <w:tcW w:w="2528" w:type="dxa"/>
            <w:shd w:val="clear" w:color="auto" w:fill="auto"/>
            <w:noWrap/>
            <w:vAlign w:val="bottom"/>
          </w:tcPr>
          <w:p w14:paraId="5C951BE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锂电池</w:t>
            </w:r>
          </w:p>
        </w:tc>
        <w:tc>
          <w:tcPr>
            <w:tcW w:w="3612" w:type="dxa"/>
            <w:shd w:val="clear" w:color="auto" w:fill="auto"/>
            <w:noWrap/>
            <w:vAlign w:val="bottom"/>
          </w:tcPr>
          <w:p w14:paraId="7D946AB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0FFB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3FF49C7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w:t>
            </w:r>
          </w:p>
        </w:tc>
        <w:tc>
          <w:tcPr>
            <w:tcW w:w="2800" w:type="dxa"/>
            <w:shd w:val="clear" w:color="auto" w:fill="auto"/>
            <w:noWrap/>
            <w:vAlign w:val="bottom"/>
          </w:tcPr>
          <w:p w14:paraId="0C02F11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c>
          <w:tcPr>
            <w:tcW w:w="2528" w:type="dxa"/>
            <w:shd w:val="clear" w:color="auto" w:fill="auto"/>
            <w:noWrap/>
            <w:vAlign w:val="bottom"/>
          </w:tcPr>
          <w:p w14:paraId="3E14625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普通空调</w:t>
            </w:r>
          </w:p>
        </w:tc>
        <w:tc>
          <w:tcPr>
            <w:tcW w:w="3612" w:type="dxa"/>
            <w:shd w:val="clear" w:color="auto" w:fill="auto"/>
            <w:noWrap/>
            <w:vAlign w:val="bottom"/>
          </w:tcPr>
          <w:p w14:paraId="501C4C3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6FDD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1EF7237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w:t>
            </w:r>
          </w:p>
        </w:tc>
        <w:tc>
          <w:tcPr>
            <w:tcW w:w="2800" w:type="dxa"/>
            <w:shd w:val="clear" w:color="auto" w:fill="auto"/>
            <w:noWrap/>
            <w:vAlign w:val="bottom"/>
          </w:tcPr>
          <w:p w14:paraId="2284F5A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c>
          <w:tcPr>
            <w:tcW w:w="2528" w:type="dxa"/>
            <w:shd w:val="clear" w:color="auto" w:fill="auto"/>
            <w:noWrap/>
            <w:vAlign w:val="bottom"/>
          </w:tcPr>
          <w:p w14:paraId="594FB47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铅酸电池</w:t>
            </w:r>
          </w:p>
        </w:tc>
        <w:tc>
          <w:tcPr>
            <w:tcW w:w="3612" w:type="dxa"/>
            <w:shd w:val="clear" w:color="auto" w:fill="auto"/>
            <w:noWrap/>
            <w:vAlign w:val="bottom"/>
          </w:tcPr>
          <w:p w14:paraId="3DD150C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0420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258162D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2800" w:type="dxa"/>
            <w:shd w:val="clear" w:color="auto" w:fill="auto"/>
            <w:noWrap/>
            <w:vAlign w:val="bottom"/>
          </w:tcPr>
          <w:p w14:paraId="30020F9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c>
          <w:tcPr>
            <w:tcW w:w="2528" w:type="dxa"/>
            <w:shd w:val="clear" w:color="auto" w:fill="auto"/>
            <w:noWrap/>
            <w:vAlign w:val="bottom"/>
          </w:tcPr>
          <w:p w14:paraId="08A036F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智能电表</w:t>
            </w:r>
          </w:p>
        </w:tc>
        <w:tc>
          <w:tcPr>
            <w:tcW w:w="3612" w:type="dxa"/>
            <w:shd w:val="clear" w:color="auto" w:fill="auto"/>
            <w:noWrap/>
            <w:vAlign w:val="bottom"/>
          </w:tcPr>
          <w:p w14:paraId="5FA15B0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0439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0C9807B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w:t>
            </w:r>
          </w:p>
        </w:tc>
        <w:tc>
          <w:tcPr>
            <w:tcW w:w="2800" w:type="dxa"/>
            <w:shd w:val="clear" w:color="auto" w:fill="auto"/>
            <w:noWrap/>
            <w:vAlign w:val="bottom"/>
          </w:tcPr>
          <w:p w14:paraId="027C432D">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智能门禁</w:t>
            </w:r>
          </w:p>
        </w:tc>
        <w:tc>
          <w:tcPr>
            <w:tcW w:w="2528" w:type="dxa"/>
            <w:shd w:val="clear" w:color="auto" w:fill="auto"/>
            <w:noWrap/>
            <w:vAlign w:val="bottom"/>
          </w:tcPr>
          <w:p w14:paraId="6C6F2D9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智能门禁</w:t>
            </w:r>
          </w:p>
        </w:tc>
        <w:tc>
          <w:tcPr>
            <w:tcW w:w="3612" w:type="dxa"/>
            <w:shd w:val="clear" w:color="auto" w:fill="auto"/>
            <w:noWrap/>
            <w:vAlign w:val="bottom"/>
          </w:tcPr>
          <w:p w14:paraId="43F0F99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77088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7664187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w:t>
            </w:r>
          </w:p>
        </w:tc>
        <w:tc>
          <w:tcPr>
            <w:tcW w:w="2800" w:type="dxa"/>
            <w:shd w:val="clear" w:color="auto" w:fill="auto"/>
            <w:noWrap/>
            <w:vAlign w:val="bottom"/>
          </w:tcPr>
          <w:p w14:paraId="1B0973D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c>
          <w:tcPr>
            <w:tcW w:w="2528" w:type="dxa"/>
            <w:shd w:val="clear" w:color="auto" w:fill="auto"/>
            <w:noWrap/>
            <w:vAlign w:val="bottom"/>
          </w:tcPr>
          <w:p w14:paraId="7D1524C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智能通风换热</w:t>
            </w:r>
          </w:p>
        </w:tc>
        <w:tc>
          <w:tcPr>
            <w:tcW w:w="3612" w:type="dxa"/>
            <w:shd w:val="clear" w:color="auto" w:fill="auto"/>
            <w:noWrap/>
            <w:vAlign w:val="bottom"/>
          </w:tcPr>
          <w:p w14:paraId="76AEB38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6C2EC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14D3A70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w:t>
            </w:r>
          </w:p>
        </w:tc>
        <w:tc>
          <w:tcPr>
            <w:tcW w:w="2800" w:type="dxa"/>
            <w:shd w:val="clear" w:color="auto" w:fill="auto"/>
            <w:noWrap/>
            <w:vAlign w:val="bottom"/>
          </w:tcPr>
          <w:p w14:paraId="2ED1E8D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c>
          <w:tcPr>
            <w:tcW w:w="2528" w:type="dxa"/>
            <w:shd w:val="clear" w:color="auto" w:fill="auto"/>
            <w:noWrap/>
            <w:vAlign w:val="bottom"/>
          </w:tcPr>
          <w:p w14:paraId="64A46E6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中央空调末端</w:t>
            </w:r>
          </w:p>
        </w:tc>
        <w:tc>
          <w:tcPr>
            <w:tcW w:w="3612" w:type="dxa"/>
            <w:shd w:val="clear" w:color="auto" w:fill="auto"/>
            <w:noWrap/>
            <w:vAlign w:val="bottom"/>
          </w:tcPr>
          <w:p w14:paraId="2C978D5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7283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0C405E4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w:t>
            </w:r>
          </w:p>
        </w:tc>
        <w:tc>
          <w:tcPr>
            <w:tcW w:w="2800" w:type="dxa"/>
            <w:shd w:val="clear" w:color="auto" w:fill="auto"/>
            <w:noWrap/>
            <w:vAlign w:val="bottom"/>
          </w:tcPr>
          <w:p w14:paraId="7473DCD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c>
          <w:tcPr>
            <w:tcW w:w="2528" w:type="dxa"/>
            <w:shd w:val="clear" w:color="auto" w:fill="auto"/>
            <w:noWrap/>
            <w:vAlign w:val="bottom"/>
          </w:tcPr>
          <w:p w14:paraId="62E7B3C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中央空调主机</w:t>
            </w:r>
          </w:p>
        </w:tc>
        <w:tc>
          <w:tcPr>
            <w:tcW w:w="3612" w:type="dxa"/>
            <w:shd w:val="clear" w:color="auto" w:fill="auto"/>
            <w:noWrap/>
            <w:vAlign w:val="bottom"/>
          </w:tcPr>
          <w:p w14:paraId="28FCE61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一致</w:t>
            </w:r>
          </w:p>
        </w:tc>
      </w:tr>
      <w:tr w14:paraId="6FE3D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59F970F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2800" w:type="dxa"/>
            <w:shd w:val="clear" w:color="auto" w:fill="auto"/>
            <w:noWrap/>
            <w:vAlign w:val="bottom"/>
          </w:tcPr>
          <w:p w14:paraId="3429008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高压直流电源配电</w:t>
            </w:r>
          </w:p>
        </w:tc>
        <w:tc>
          <w:tcPr>
            <w:tcW w:w="2528" w:type="dxa"/>
            <w:shd w:val="clear" w:color="auto" w:fill="auto"/>
            <w:noWrap/>
            <w:vAlign w:val="bottom"/>
          </w:tcPr>
          <w:p w14:paraId="597F839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高压直流配电</w:t>
            </w:r>
          </w:p>
        </w:tc>
        <w:tc>
          <w:tcPr>
            <w:tcW w:w="3612" w:type="dxa"/>
            <w:shd w:val="clear" w:color="auto" w:fill="auto"/>
            <w:noWrap/>
            <w:vAlign w:val="bottom"/>
          </w:tcPr>
          <w:p w14:paraId="555014C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字典表与综资中的类型名称不一致</w:t>
            </w:r>
          </w:p>
        </w:tc>
      </w:tr>
      <w:tr w14:paraId="61F4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1EEAC7A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c>
          <w:tcPr>
            <w:tcW w:w="2800" w:type="dxa"/>
            <w:shd w:val="clear" w:color="auto" w:fill="auto"/>
            <w:noWrap/>
            <w:vAlign w:val="bottom"/>
          </w:tcPr>
          <w:p w14:paraId="50A3D08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shd w:val="clear"/>
                <w:lang w:val="en-US" w:eastAsia="zh-CN" w:bidi="ar"/>
              </w:rPr>
              <w:t>交流母线配电</w:t>
            </w:r>
          </w:p>
        </w:tc>
        <w:tc>
          <w:tcPr>
            <w:tcW w:w="2528" w:type="dxa"/>
            <w:shd w:val="clear" w:color="auto" w:fill="auto"/>
            <w:noWrap/>
            <w:vAlign w:val="bottom"/>
          </w:tcPr>
          <w:p w14:paraId="31482E7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shd w:val="clear"/>
                <w:lang w:val="en-US" w:eastAsia="zh-CN" w:bidi="ar"/>
              </w:rPr>
              <w:t>交流母线配电</w:t>
            </w:r>
          </w:p>
        </w:tc>
        <w:tc>
          <w:tcPr>
            <w:tcW w:w="3612" w:type="dxa"/>
            <w:shd w:val="clear" w:color="auto" w:fill="auto"/>
            <w:noWrap/>
            <w:vAlign w:val="bottom"/>
          </w:tcPr>
          <w:p w14:paraId="14AAEB43">
            <w:pPr>
              <w:keepNext w:val="0"/>
              <w:keepLines w:val="0"/>
              <w:widowControl/>
              <w:suppressLineNumbers w:val="0"/>
              <w:jc w:val="center"/>
              <w:textAlignment w:val="bottom"/>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在综资《其他设备》表中</w:t>
            </w:r>
          </w:p>
        </w:tc>
      </w:tr>
      <w:tr w14:paraId="6F89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4466CE4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27</w:t>
            </w:r>
          </w:p>
        </w:tc>
        <w:tc>
          <w:tcPr>
            <w:tcW w:w="2800" w:type="dxa"/>
            <w:shd w:val="clear" w:color="auto" w:fill="auto"/>
            <w:noWrap/>
            <w:vAlign w:val="bottom"/>
          </w:tcPr>
          <w:p w14:paraId="64E6384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户外小型一体化电源</w:t>
            </w:r>
          </w:p>
        </w:tc>
        <w:tc>
          <w:tcPr>
            <w:tcW w:w="2528" w:type="dxa"/>
            <w:shd w:val="clear" w:color="auto" w:fill="auto"/>
            <w:noWrap/>
            <w:vAlign w:val="bottom"/>
          </w:tcPr>
          <w:p w14:paraId="6761F28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14:paraId="4AF844A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14:paraId="54E0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1CE968D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w:t>
            </w:r>
          </w:p>
        </w:tc>
        <w:tc>
          <w:tcPr>
            <w:tcW w:w="2800" w:type="dxa"/>
            <w:shd w:val="clear" w:color="auto" w:fill="auto"/>
            <w:noWrap/>
            <w:vAlign w:val="bottom"/>
          </w:tcPr>
          <w:p w14:paraId="0ECF451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直流母线配电</w:t>
            </w:r>
          </w:p>
        </w:tc>
        <w:tc>
          <w:tcPr>
            <w:tcW w:w="2528" w:type="dxa"/>
            <w:shd w:val="clear" w:color="auto" w:fill="auto"/>
            <w:noWrap/>
            <w:vAlign w:val="bottom"/>
          </w:tcPr>
          <w:p w14:paraId="39793DF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14:paraId="7E0AAC4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14:paraId="6A6D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36FA7E7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w:t>
            </w:r>
          </w:p>
        </w:tc>
        <w:tc>
          <w:tcPr>
            <w:tcW w:w="2800" w:type="dxa"/>
            <w:shd w:val="clear" w:color="auto" w:fill="auto"/>
            <w:noWrap/>
            <w:vAlign w:val="bottom"/>
          </w:tcPr>
          <w:p w14:paraId="51D1E8C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一体化能源柜</w:t>
            </w:r>
          </w:p>
        </w:tc>
        <w:tc>
          <w:tcPr>
            <w:tcW w:w="2528" w:type="dxa"/>
            <w:shd w:val="clear" w:color="auto" w:fill="auto"/>
            <w:noWrap/>
            <w:vAlign w:val="bottom"/>
          </w:tcPr>
          <w:p w14:paraId="6D6A594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14:paraId="6B3F9B7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14:paraId="4797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8" w:type="dxa"/>
            <w:shd w:val="clear" w:color="auto" w:fill="auto"/>
            <w:noWrap/>
            <w:vAlign w:val="bottom"/>
          </w:tcPr>
          <w:p w14:paraId="5E371C6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w:t>
            </w:r>
          </w:p>
        </w:tc>
        <w:tc>
          <w:tcPr>
            <w:tcW w:w="2800" w:type="dxa"/>
            <w:shd w:val="clear" w:color="auto" w:fill="auto"/>
            <w:noWrap/>
            <w:vAlign w:val="bottom"/>
          </w:tcPr>
          <w:p w14:paraId="22E1890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电池数字化设备</w:t>
            </w:r>
          </w:p>
        </w:tc>
        <w:tc>
          <w:tcPr>
            <w:tcW w:w="2528" w:type="dxa"/>
            <w:shd w:val="clear" w:color="auto" w:fill="auto"/>
            <w:noWrap/>
            <w:vAlign w:val="bottom"/>
          </w:tcPr>
          <w:p w14:paraId="552E0C2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14:paraId="721EF2E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r w14:paraId="0D2FA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2" w:hRule="atLeast"/>
        </w:trPr>
        <w:tc>
          <w:tcPr>
            <w:tcW w:w="728" w:type="dxa"/>
            <w:shd w:val="clear" w:color="auto" w:fill="auto"/>
            <w:noWrap/>
            <w:vAlign w:val="bottom"/>
          </w:tcPr>
          <w:p w14:paraId="4A9CC5A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31</w:t>
            </w:r>
          </w:p>
        </w:tc>
        <w:tc>
          <w:tcPr>
            <w:tcW w:w="2800" w:type="dxa"/>
            <w:shd w:val="clear" w:color="auto" w:fill="auto"/>
            <w:noWrap/>
            <w:vAlign w:val="bottom"/>
          </w:tcPr>
          <w:p w14:paraId="073AB48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电缆测温DTS</w:t>
            </w:r>
          </w:p>
        </w:tc>
        <w:tc>
          <w:tcPr>
            <w:tcW w:w="2528" w:type="dxa"/>
            <w:shd w:val="clear" w:color="auto" w:fill="auto"/>
            <w:noWrap/>
            <w:vAlign w:val="bottom"/>
          </w:tcPr>
          <w:p w14:paraId="45B5138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3612" w:type="dxa"/>
            <w:shd w:val="clear" w:color="auto" w:fill="auto"/>
            <w:noWrap/>
            <w:vAlign w:val="bottom"/>
          </w:tcPr>
          <w:p w14:paraId="4B45FB2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综资无对应设备类型</w:t>
            </w:r>
          </w:p>
        </w:tc>
      </w:tr>
    </w:tbl>
    <w:p w14:paraId="6F63EEC7">
      <w:pPr>
        <w:rPr>
          <w:rFonts w:hint="default"/>
          <w:lang w:val="en-US" w:eastAsia="zh-CN"/>
        </w:rPr>
      </w:pPr>
    </w:p>
    <w:p w14:paraId="3CE59139">
      <w:pPr>
        <w:rPr>
          <w:rFonts w:hint="default"/>
          <w:lang w:val="en-US" w:eastAsia="zh-CN"/>
        </w:rPr>
      </w:pPr>
    </w:p>
    <w:p w14:paraId="3EBBF15B">
      <w:pPr>
        <w:rPr>
          <w:rFonts w:hint="default"/>
          <w:lang w:val="en-US" w:eastAsia="zh-CN"/>
        </w:rPr>
      </w:pPr>
    </w:p>
    <w:sectPr>
      <w:pgSz w:w="11906" w:h="16838"/>
      <w:pgMar w:top="1440" w:right="1080" w:bottom="1440" w:left="1080" w:header="680"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oujiansheng" w:date="2024-04-09T21:44:05Z" w:initials="z">
    <w:p w14:paraId="159547F1">
      <w:pPr>
        <w:pStyle w:val="16"/>
        <w:rPr>
          <w:rFonts w:hint="default" w:eastAsia="宋体"/>
          <w:lang w:val="en-US" w:eastAsia="zh-CN"/>
        </w:rPr>
      </w:pPr>
      <w:r>
        <w:rPr>
          <w:rFonts w:hint="eastAsia"/>
          <w:lang w:val="en-US" w:eastAsia="zh-CN"/>
        </w:rPr>
        <w:t>没有页面新增，一般IP地址分配下来已经固定，IP的使用在变化，暂时只支持通过导入的方式增加IP库信息</w:t>
      </w:r>
    </w:p>
  </w:comment>
  <w:comment w:id="1" w:author="zhoujiansheng" w:date="2024-04-09T21:50:18Z" w:initials="z">
    <w:p w14:paraId="4DDC385D">
      <w:pPr>
        <w:pStyle w:val="16"/>
        <w:rPr>
          <w:rFonts w:hint="eastAsia"/>
          <w:lang w:val="en-US" w:eastAsia="zh-CN"/>
        </w:rPr>
      </w:pPr>
      <w:r>
        <w:rPr>
          <w:rFonts w:hint="eastAsia"/>
          <w:lang w:val="en-US" w:eastAsia="zh-CN"/>
        </w:rPr>
        <w:t>局房动环包括数据中心、核心机楼及部分汇聚机房</w:t>
      </w:r>
    </w:p>
    <w:p w14:paraId="04D9710E">
      <w:pPr>
        <w:pStyle w:val="16"/>
        <w:rPr>
          <w:rFonts w:hint="default"/>
          <w:lang w:val="en-US" w:eastAsia="zh-CN"/>
        </w:rPr>
      </w:pPr>
      <w:r>
        <w:rPr>
          <w:rFonts w:hint="eastAsia"/>
          <w:lang w:val="en-US" w:eastAsia="zh-CN"/>
        </w:rPr>
        <w:t>基站动环包括部分汇聚机房和通信基站</w:t>
      </w:r>
    </w:p>
  </w:comment>
  <w:comment w:id="2" w:author="zhoujiansheng" w:date="2024-04-10T15:24:44Z" w:initials="z">
    <w:p w14:paraId="5EDA1802">
      <w:pPr>
        <w:pStyle w:val="16"/>
        <w:rPr>
          <w:rFonts w:hint="default" w:eastAsia="宋体"/>
          <w:lang w:val="en-US" w:eastAsia="zh-CN"/>
        </w:rPr>
      </w:pPr>
      <w:r>
        <w:rPr>
          <w:rFonts w:hint="eastAsia"/>
          <w:lang w:val="en-US" w:eastAsia="zh-CN"/>
        </w:rPr>
        <w:t>当前变更功能，只支持同动环监控系统类别、同地市的IP变更。跨地市的IP变更，目前只能通过先退网再入网的方式实现。</w:t>
      </w:r>
    </w:p>
  </w:comment>
  <w:comment w:id="3" w:author="zhoujiansheng" w:date="2024-09-23T17:50:02Z" w:initials="z">
    <w:p w14:paraId="6B2D058E">
      <w:pPr>
        <w:pStyle w:val="16"/>
        <w:rPr>
          <w:rFonts w:hint="eastAsia"/>
          <w:lang w:val="en-US" w:eastAsia="zh-CN"/>
        </w:rPr>
      </w:pPr>
      <w:r>
        <w:rPr>
          <w:rFonts w:hint="eastAsia"/>
          <w:lang w:val="en-US" w:eastAsia="zh-CN"/>
        </w:rPr>
        <w:t>开发数据运算逻辑备注：</w:t>
      </w:r>
    </w:p>
    <w:p w14:paraId="616A0ACB">
      <w:pPr>
        <w:pStyle w:val="16"/>
        <w:rPr>
          <w:rFonts w:hint="default"/>
          <w:lang w:val="en-US" w:eastAsia="zh-CN"/>
        </w:rPr>
      </w:pPr>
      <w:r>
        <w:rPr>
          <w:rFonts w:hint="default"/>
          <w:lang w:val="en-US" w:eastAsia="zh-CN"/>
        </w:rPr>
        <w:t>关于公式配置的时候，选了多个性能数据</w:t>
      </w:r>
      <w:r>
        <w:rPr>
          <w:rFonts w:hint="eastAsia"/>
          <w:lang w:val="en-US" w:eastAsia="zh-CN"/>
        </w:rPr>
        <w:t>，每组性能数据我都取最新一条，然后计算判断一次。</w:t>
      </w:r>
    </w:p>
  </w:comment>
  <w:comment w:id="4" w:author="zhoujiansheng" w:date="2025-07-09T18:45:29Z" w:initials="z">
    <w:p w14:paraId="71BB0853">
      <w:pPr>
        <w:pStyle w:val="16"/>
        <w:rPr>
          <w:rFonts w:hint="default" w:eastAsia="宋体"/>
          <w:lang w:val="en-US" w:eastAsia="zh-CN"/>
        </w:rPr>
      </w:pPr>
      <w:r>
        <w:rPr>
          <w:rFonts w:hint="eastAsia"/>
          <w:lang w:val="en-US" w:eastAsia="zh-CN"/>
        </w:rPr>
        <w:t>客户反馈：新建站点，没有上动环，还在设备配置阶段，就需要为FSU等设备申请分配IP，所以不能通过动环来获取空间信息。综资可以获取到新建站点信息。</w:t>
      </w:r>
    </w:p>
  </w:comment>
  <w:comment w:id="5" w:author="zhoujiansheng" w:date="2024-05-28T15:43:46Z" w:initials="z">
    <w:p w14:paraId="08A23FCE">
      <w:pPr>
        <w:pStyle w:val="16"/>
        <w:rPr>
          <w:rFonts w:hint="default" w:eastAsia="宋体"/>
          <w:lang w:val="en-US" w:eastAsia="zh-CN"/>
        </w:rPr>
      </w:pPr>
      <w:r>
        <w:rPr>
          <w:rFonts w:hint="eastAsia"/>
          <w:lang w:val="en-US" w:eastAsia="zh-CN"/>
        </w:rPr>
        <w:t>UI优化建议：此处的前端交互，后期可优化。优化方向，可选设备加载之后，对校验不通过的设备进行标识提示，避免设备选择之后校验不通过的反复操作。</w:t>
      </w:r>
    </w:p>
  </w:comment>
  <w:comment w:id="6" w:author="zhoujiansheng" w:date="2024-06-14T10:40:15Z" w:initials="z">
    <w:p w14:paraId="29DB5F2F">
      <w:pPr>
        <w:pStyle w:val="16"/>
        <w:rPr>
          <w:rFonts w:hint="eastAsia"/>
          <w:lang w:val="en-US" w:eastAsia="zh-CN"/>
        </w:rPr>
      </w:pPr>
      <w:r>
        <w:rPr>
          <w:rFonts w:hint="eastAsia"/>
          <w:lang w:val="en-US" w:eastAsia="zh-CN"/>
        </w:rPr>
        <w:t>待优化问题项：若标准信号编码存在多个通道号，如何对同一个信号的多个值进行区分并验收。</w:t>
      </w:r>
    </w:p>
    <w:p w14:paraId="633E7A8F">
      <w:pPr>
        <w:pStyle w:val="16"/>
        <w:rPr>
          <w:rFonts w:hint="default"/>
          <w:lang w:val="en-US" w:eastAsia="zh-CN"/>
        </w:rPr>
      </w:pPr>
      <w:r>
        <w:rPr>
          <w:rFonts w:hint="eastAsia"/>
          <w:lang w:val="en-US" w:eastAsia="zh-CN"/>
        </w:rPr>
        <w:t>当前与客户沟通的临时解决办法：先只获取最新的一个值，上线试用后再优化。</w:t>
      </w:r>
    </w:p>
  </w:comment>
  <w:comment w:id="7" w:author="zhoujiansheng" w:date="2024-05-25T16:26:28Z" w:initials="z">
    <w:p w14:paraId="1FD811FA">
      <w:pPr>
        <w:pStyle w:val="16"/>
        <w:rPr>
          <w:rFonts w:hint="default" w:eastAsia="宋体"/>
          <w:lang w:val="en-US" w:eastAsia="zh-CN"/>
        </w:rPr>
      </w:pPr>
      <w:r>
        <w:rPr>
          <w:rFonts w:hint="eastAsia"/>
          <w:lang w:val="en-US" w:eastAsia="zh-CN"/>
        </w:rPr>
        <w:t>与客户确认原因是单选还是可多选</w:t>
      </w:r>
    </w:p>
  </w:comment>
  <w:comment w:id="8" w:author="zhoujiansheng" w:date="2025-09-15T16:41:52Z" w:initials="z">
    <w:p w14:paraId="248B6A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lang w:val="en-US" w:eastAsia="zh-CN"/>
        </w:rPr>
      </w:pPr>
      <w:r>
        <w:rPr>
          <w:rFonts w:hint="eastAsia"/>
          <w:lang w:val="en-US" w:eastAsia="zh-CN"/>
        </w:rPr>
        <w:t>经与客户沟通：编辑功能暂不考虑设备主备问题，用户可以分多台设备呈现，由配置人员编辑对应的设备信息及摆放位置。</w:t>
      </w:r>
    </w:p>
    <w:p w14:paraId="0AF77FE2">
      <w:pPr>
        <w:pStyle w:val="16"/>
        <w:rPr>
          <w:rFonts w:hint="eastAsia" w:eastAsia="宋体"/>
          <w:lang w:val="en-US" w:eastAsia="zh-CN"/>
        </w:rPr>
      </w:pPr>
    </w:p>
  </w:comment>
  <w:comment w:id="9" w:author="zhoujiansheng" w:date="2024-11-21T16:50:50Z" w:initials="z">
    <w:p w14:paraId="74842C19">
      <w:pPr>
        <w:pStyle w:val="16"/>
        <w:rPr>
          <w:rFonts w:hint="default" w:eastAsia="宋体"/>
          <w:lang w:val="en-US" w:eastAsia="zh-CN"/>
        </w:rPr>
      </w:pPr>
      <w:r>
        <w:rPr>
          <w:rFonts w:hint="eastAsia"/>
          <w:lang w:val="en-US" w:eastAsia="zh-CN"/>
        </w:rPr>
        <w:t>这个字段在标准数据模型中也没有，后续考虑在标准模型中新增站点类型字段，或者统一处理部分综资表无站点类型字段可能带来的筛选问题。首先考虑从标准模型入手。</w:t>
      </w:r>
    </w:p>
  </w:comment>
  <w:comment w:id="10" w:author="zhoujiansheng" w:date="2024-11-19T18:31:23Z" w:initials="z">
    <w:p w14:paraId="3EB57F03">
      <w:pPr>
        <w:pStyle w:val="16"/>
        <w:rPr>
          <w:rFonts w:hint="eastAsia"/>
          <w:lang w:val="en-US" w:eastAsia="zh-CN"/>
        </w:rPr>
      </w:pPr>
      <w:r>
        <w:rPr>
          <w:rFonts w:hint="eastAsia"/>
          <w:lang w:val="en-US" w:eastAsia="zh-CN"/>
        </w:rPr>
        <w:t>下游稽核规则重点稽核关系是否异常</w:t>
      </w:r>
    </w:p>
    <w:p w14:paraId="0B3A02BD">
      <w:pPr>
        <w:pStyle w:val="16"/>
        <w:rPr>
          <w:rFonts w:hint="default"/>
          <w:lang w:val="en-US" w:eastAsia="zh-CN"/>
        </w:rPr>
      </w:pPr>
      <w:r>
        <w:rPr>
          <w:rFonts w:hint="eastAsia"/>
          <w:lang w:val="en-US" w:eastAsia="zh-CN"/>
        </w:rPr>
        <w:t>上游稽核规则，重点稽核是否有断点，是否必须为空。</w:t>
      </w:r>
    </w:p>
  </w:comment>
  <w:comment w:id="11" w:author="zhoujiansheng" w:date="2024-07-16T10:13:16Z" w:initials="z">
    <w:p w14:paraId="41511A38">
      <w:pPr>
        <w:pStyle w:val="16"/>
        <w:rPr>
          <w:rFonts w:hint="default" w:eastAsia="宋体"/>
          <w:lang w:val="en-US" w:eastAsia="zh-CN"/>
        </w:rPr>
      </w:pPr>
      <w:r>
        <w:rPr>
          <w:rFonts w:hint="eastAsia"/>
          <w:lang w:val="en-US" w:eastAsia="zh-CN"/>
        </w:rPr>
        <w:t>综资中，开关电源的额定容量是电流，UPS/高压直流的额定容量是kVA。在容量或负载率核算时，需要对不同的设备类型应用不同的公式。该功能的负载率核算能否使用动环平台负载率详情表中的计算结果。</w:t>
      </w:r>
    </w:p>
  </w:comment>
  <w:comment w:id="12" w:author="zhoujiansheng" w:date="2024-07-23T11:15:44Z" w:initials="z">
    <w:p w14:paraId="1B79277F">
      <w:pPr>
        <w:pStyle w:val="16"/>
        <w:rPr>
          <w:rFonts w:hint="default" w:eastAsia="宋体"/>
          <w:lang w:val="en-US" w:eastAsia="zh-CN"/>
        </w:rPr>
      </w:pPr>
      <w:r>
        <w:rPr>
          <w:rFonts w:hint="eastAsia"/>
          <w:lang w:val="en-US" w:eastAsia="zh-CN"/>
        </w:rPr>
        <w:t>系统工单对接后续排期</w:t>
      </w:r>
    </w:p>
  </w:comment>
  <w:comment w:id="13" w:author="zhoujiansheng" w:date="2024-08-02T11:28:05Z" w:initials="z">
    <w:p w14:paraId="2B8A6130">
      <w:pPr>
        <w:pStyle w:val="16"/>
        <w:rPr>
          <w:rFonts w:hint="default" w:eastAsia="宋体"/>
          <w:lang w:val="en-US" w:eastAsia="zh-CN"/>
        </w:rPr>
      </w:pPr>
      <w:r>
        <w:rPr>
          <w:rFonts w:hint="eastAsia"/>
          <w:lang w:val="en-US" w:eastAsia="zh-CN"/>
        </w:rPr>
        <w:t>若最优的分路都存在负载率超阈值的节点，加电评估完成的时候须弹窗提示“存在负载率超限的节点，请通过路由详情查看”</w:t>
      </w:r>
    </w:p>
  </w:comment>
  <w:comment w:id="14" w:author="zhoujiansheng" w:date="2024-07-22T19:38:16Z" w:initials="z">
    <w:p w14:paraId="50A838AB">
      <w:pPr>
        <w:pStyle w:val="16"/>
        <w:rPr>
          <w:rFonts w:hint="default" w:eastAsia="宋体"/>
          <w:lang w:val="en-US" w:eastAsia="zh-CN"/>
        </w:rPr>
      </w:pPr>
      <w:r>
        <w:rPr>
          <w:rFonts w:hint="eastAsia"/>
          <w:lang w:val="en-US" w:eastAsia="zh-CN"/>
        </w:rPr>
        <w:t>广西的UPS设备和开关电源综资表，有直接存“上游设备名称”这个字段，且为广西必填。但是该字段不是集团通用标准数据模型中的字段，为保证V版本功能的通用性，此处不使用该字段。</w:t>
      </w:r>
    </w:p>
  </w:comment>
  <w:comment w:id="15" w:author="zhoujiansheng" w:date="2024-07-29T11:16:12Z" w:initials="z">
    <w:p w14:paraId="35AA7EC4">
      <w:pPr>
        <w:pStyle w:val="16"/>
        <w:rPr>
          <w:rFonts w:hint="default" w:eastAsia="宋体"/>
          <w:lang w:val="en-US" w:eastAsia="zh-CN"/>
        </w:rPr>
      </w:pPr>
      <w:r>
        <w:rPr>
          <w:rFonts w:hint="eastAsia"/>
          <w:lang w:val="en-US" w:eastAsia="zh-CN"/>
        </w:rPr>
        <w:t>同属一套UPS系统的设备，其上游配电柜一般只有一个，表中只显示一个。</w:t>
      </w:r>
    </w:p>
  </w:comment>
  <w:comment w:id="16" w:author="zhoujiansheng" w:date="2024-09-29T15:48:40Z" w:initials="z">
    <w:p w14:paraId="63F122FA">
      <w:pPr>
        <w:pStyle w:val="16"/>
        <w:rPr>
          <w:rFonts w:hint="default" w:eastAsia="宋体"/>
          <w:lang w:val="en-US" w:eastAsia="zh-CN"/>
        </w:rPr>
      </w:pPr>
      <w:r>
        <w:rPr>
          <w:rFonts w:hint="eastAsia"/>
          <w:lang w:val="en-US" w:eastAsia="zh-CN"/>
        </w:rPr>
        <w:t>与客户沟通过。综资智能电表中的设备顺序号和专业内输出分路的分路顺序号没有关联关系。所以当上游设备有多个计量的智能电表时，是无法准确匹配到对应分路，所以这种情况是无法计算出准确的负载率。这种情况数据端暂无法解决，客户也接受暂时计算不出数据。</w:t>
      </w:r>
    </w:p>
  </w:comment>
  <w:comment w:id="17" w:author="zhoujiansheng" w:date="2024-08-01T10:39:51Z" w:initials="z">
    <w:p w14:paraId="15C30987">
      <w:pPr>
        <w:pStyle w:val="16"/>
        <w:rPr>
          <w:rFonts w:hint="default" w:eastAsia="宋体"/>
          <w:lang w:val="en-US" w:eastAsia="zh-CN"/>
        </w:rPr>
      </w:pPr>
      <w:r>
        <w:rPr>
          <w:rFonts w:hint="eastAsia"/>
          <w:lang w:val="en-US" w:eastAsia="zh-CN"/>
        </w:rPr>
        <w:t>为了区别系统填报的额定总电流，这里字段名直接引用综资的额定容量叫法。</w:t>
      </w:r>
    </w:p>
  </w:comment>
  <w:comment w:id="18" w:author="zhoujiansheng" w:date="2024-10-14T17:12:53Z" w:initials="z">
    <w:p w14:paraId="0CA216C1">
      <w:pPr>
        <w:pStyle w:val="16"/>
        <w:rPr>
          <w:rFonts w:hint="default" w:eastAsia="宋体"/>
          <w:lang w:val="en-US" w:eastAsia="zh-CN"/>
        </w:rPr>
      </w:pPr>
      <w:r>
        <w:rPr>
          <w:rFonts w:hint="eastAsia"/>
          <w:lang w:val="en-US" w:eastAsia="zh-CN"/>
        </w:rPr>
        <w:t>如果获取不到背景图时间，则取摄像头在线状态的时间。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59547F1" w15:done="0"/>
  <w15:commentEx w15:paraId="04D9710E" w15:done="0"/>
  <w15:commentEx w15:paraId="5EDA1802" w15:done="0"/>
  <w15:commentEx w15:paraId="616A0ACB" w15:done="0"/>
  <w15:commentEx w15:paraId="71BB0853" w15:done="0"/>
  <w15:commentEx w15:paraId="08A23FCE" w15:done="0"/>
  <w15:commentEx w15:paraId="633E7A8F" w15:done="0"/>
  <w15:commentEx w15:paraId="1FD811FA" w15:done="0"/>
  <w15:commentEx w15:paraId="0AF77FE2" w15:done="0"/>
  <w15:commentEx w15:paraId="74842C19" w15:done="0"/>
  <w15:commentEx w15:paraId="0B3A02BD" w15:done="0"/>
  <w15:commentEx w15:paraId="41511A38" w15:done="0"/>
  <w15:commentEx w15:paraId="1B79277F" w15:done="0"/>
  <w15:commentEx w15:paraId="2B8A6130" w15:done="0"/>
  <w15:commentEx w15:paraId="50A838AB" w15:done="0"/>
  <w15:commentEx w15:paraId="35AA7EC4" w15:done="0"/>
  <w15:commentEx w15:paraId="63F122FA" w15:done="0"/>
  <w15:commentEx w15:paraId="15C30987" w15:done="0"/>
  <w15:commentEx w15:paraId="0CA216C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imSun-ExtB">
    <w:panose1 w:val="02010609060101010101"/>
    <w:charset w:val="86"/>
    <w:family w:val="modern"/>
    <w:pitch w:val="default"/>
    <w:sig w:usb0="00000001" w:usb1="02000000" w:usb2="00000000" w:usb3="00000000" w:csb0="00040001" w:csb1="00000000"/>
  </w:font>
  <w:font w:name="仿宋_GB2312">
    <w:altName w:val="仿宋"/>
    <w:panose1 w:val="00000000000000000000"/>
    <w:charset w:val="86"/>
    <w:family w:val="roma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D2495">
    <w:pPr>
      <w:pStyle w:val="52"/>
      <w:widowControl/>
      <w:pBdr>
        <w:top w:val="single" w:color="auto" w:sz="4" w:space="1"/>
      </w:pBdr>
      <w:tabs>
        <w:tab w:val="center" w:pos="4513"/>
        <w:tab w:val="right" w:pos="9026"/>
      </w:tabs>
      <w:spacing w:line="0" w:lineRule="atLeast"/>
      <w:ind w:firstLine="360"/>
      <w:rPr>
        <w:sz w:val="18"/>
        <w:szCs w:val="18"/>
      </w:rPr>
    </w:pPr>
    <w:r>
      <w:rPr>
        <w:rFonts w:hint="eastAsia"/>
        <w:sz w:val="18"/>
        <w:szCs w:val="18"/>
      </w:rPr>
      <w:t>&lt;本文中的所有信息归卓望数码技术（深圳）有限公司所有，未经允许，不得外传&gt;第</w:t>
    </w:r>
    <w:r>
      <w:rPr>
        <w:sz w:val="18"/>
        <w:szCs w:val="18"/>
      </w:rPr>
      <w:fldChar w:fldCharType="begin"/>
    </w:r>
    <w:r>
      <w:rPr>
        <w:sz w:val="18"/>
        <w:szCs w:val="18"/>
      </w:rPr>
      <w:instrText xml:space="preserve">PAGE</w:instrText>
    </w:r>
    <w:r>
      <w:rPr>
        <w:sz w:val="18"/>
        <w:szCs w:val="18"/>
      </w:rPr>
      <w:fldChar w:fldCharType="separate"/>
    </w:r>
    <w:r>
      <w:rPr>
        <w:sz w:val="18"/>
        <w:szCs w:val="18"/>
      </w:rPr>
      <w:t>8</w:t>
    </w:r>
    <w:r>
      <w:rPr>
        <w:sz w:val="18"/>
        <w:szCs w:val="18"/>
      </w:rPr>
      <w:fldChar w:fldCharType="end"/>
    </w:r>
    <w:r>
      <w:rPr>
        <w:rFonts w:hint="eastAsia"/>
        <w:sz w:val="18"/>
        <w:szCs w:val="18"/>
      </w:rPr>
      <w:t>/</w:t>
    </w:r>
    <w:r>
      <w:rPr>
        <w:sz w:val="18"/>
        <w:szCs w:val="18"/>
      </w:rPr>
      <w:fldChar w:fldCharType="begin"/>
    </w:r>
    <w:r>
      <w:rPr>
        <w:sz w:val="18"/>
        <w:szCs w:val="18"/>
      </w:rPr>
      <w:instrText xml:space="preserve"> NUMPAGES </w:instrText>
    </w:r>
    <w:r>
      <w:rPr>
        <w:sz w:val="18"/>
        <w:szCs w:val="18"/>
      </w:rPr>
      <w:fldChar w:fldCharType="separate"/>
    </w:r>
    <w:r>
      <w:rPr>
        <w:sz w:val="18"/>
        <w:szCs w:val="18"/>
      </w:rPr>
      <w:t>397</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D3A12">
    <w:pPr>
      <w:pStyle w:val="23"/>
      <w:pBdr>
        <w:bottom w:val="single" w:color="auto" w:sz="4" w:space="1"/>
      </w:pBdr>
      <w:ind w:firstLine="0" w:firstLineChars="0"/>
    </w:pPr>
    <w:r>
      <w:rPr>
        <w:rFonts w:hint="eastAsia" w:asciiTheme="minorEastAsia" w:hAnsiTheme="minorEastAsia" w:eastAsiaTheme="minorEastAsia" w:cstheme="minorEastAsia"/>
      </w:rPr>
      <w:drawing>
        <wp:anchor distT="0" distB="0" distL="114300" distR="114300" simplePos="0" relativeHeight="251659264" behindDoc="0" locked="0" layoutInCell="1" allowOverlap="1">
          <wp:simplePos x="0" y="0"/>
          <wp:positionH relativeFrom="column">
            <wp:posOffset>-61595</wp:posOffset>
          </wp:positionH>
          <wp:positionV relativeFrom="paragraph">
            <wp:posOffset>-189865</wp:posOffset>
          </wp:positionV>
          <wp:extent cx="1057275" cy="342900"/>
          <wp:effectExtent l="0" t="0" r="9525" b="7620"/>
          <wp:wrapNone/>
          <wp:docPr id="3" name="图片 8"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LOGO确认0406-01"/>
                  <pic:cNvPicPr>
                    <a:picLocks noChangeAspect="1"/>
                  </pic:cNvPicPr>
                </pic:nvPicPr>
                <pic:blipFill>
                  <a:blip r:embed="rId1"/>
                  <a:stretch>
                    <a:fillRect/>
                  </a:stretch>
                </pic:blipFill>
                <pic:spPr>
                  <a:xfrm>
                    <a:off x="0" y="0"/>
                    <a:ext cx="1057275" cy="342900"/>
                  </a:xfrm>
                  <a:prstGeom prst="rect">
                    <a:avLst/>
                  </a:prstGeom>
                  <a:noFill/>
                  <a:ln w="9525">
                    <a:noFill/>
                  </a:ln>
                </pic:spPr>
              </pic:pic>
            </a:graphicData>
          </a:graphic>
        </wp:anchor>
      </w:drawing>
    </w:r>
    <w:r>
      <w:rPr>
        <w:rFonts w:hint="eastAsia" w:ascii="宋体" w:hAnsi="宋体"/>
        <w:b/>
      </w:rPr>
      <w:tab/>
    </w:r>
    <w:r>
      <w:rPr>
        <w:rFonts w:hint="eastAsia" w:asciiTheme="minorEastAsia" w:hAnsiTheme="minorEastAsia" w:eastAsiaTheme="minorEastAsia" w:cstheme="minorEastAsia"/>
        <w:lang w:val="en-US" w:eastAsia="zh-CN"/>
      </w:rPr>
      <w:t>广西动环工作台项目产品需求规格书</w:t>
    </w:r>
    <w:r>
      <w:rPr>
        <w:rFonts w:hint="eastAsia" w:ascii="宋体" w:hAnsi="宋体"/>
        <w:b/>
      </w:rPr>
      <w:tab/>
    </w:r>
    <w:r>
      <w:rPr>
        <w:rFonts w:hint="eastAsia" w:ascii="宋体" w:hAnsi="宋体"/>
        <w:b/>
      </w:rPr>
      <w:tab/>
    </w:r>
    <w:r>
      <w:rPr>
        <w:rFonts w:hint="eastAsia" w:ascii="宋体" w:hAnsi="宋体"/>
        <w:b/>
      </w:rPr>
      <w:t>内部公开</w:t>
    </w:r>
    <w:r>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A3C7B"/>
    <w:multiLevelType w:val="singleLevel"/>
    <w:tmpl w:val="800A3C7B"/>
    <w:lvl w:ilvl="0" w:tentative="0">
      <w:start w:val="1"/>
      <w:numFmt w:val="decimal"/>
      <w:suff w:val="nothing"/>
      <w:lvlText w:val="%1、"/>
      <w:lvlJc w:val="left"/>
    </w:lvl>
  </w:abstractNum>
  <w:abstractNum w:abstractNumId="1">
    <w:nsid w:val="821B4715"/>
    <w:multiLevelType w:val="singleLevel"/>
    <w:tmpl w:val="821B4715"/>
    <w:lvl w:ilvl="0" w:tentative="0">
      <w:start w:val="1"/>
      <w:numFmt w:val="bullet"/>
      <w:lvlText w:val=""/>
      <w:lvlJc w:val="left"/>
      <w:pPr>
        <w:ind w:left="420" w:hanging="420"/>
      </w:pPr>
      <w:rPr>
        <w:rFonts w:hint="default" w:ascii="Wingdings" w:hAnsi="Wingdings"/>
      </w:rPr>
    </w:lvl>
  </w:abstractNum>
  <w:abstractNum w:abstractNumId="2">
    <w:nsid w:val="9570707C"/>
    <w:multiLevelType w:val="singleLevel"/>
    <w:tmpl w:val="9570707C"/>
    <w:lvl w:ilvl="0" w:tentative="0">
      <w:start w:val="1"/>
      <w:numFmt w:val="bullet"/>
      <w:lvlText w:val=""/>
      <w:lvlJc w:val="left"/>
      <w:pPr>
        <w:ind w:left="420" w:hanging="420"/>
      </w:pPr>
      <w:rPr>
        <w:rFonts w:hint="default" w:ascii="Wingdings" w:hAnsi="Wingdings"/>
      </w:rPr>
    </w:lvl>
  </w:abstractNum>
  <w:abstractNum w:abstractNumId="3">
    <w:nsid w:val="965E29DC"/>
    <w:multiLevelType w:val="singleLevel"/>
    <w:tmpl w:val="965E29DC"/>
    <w:lvl w:ilvl="0" w:tentative="0">
      <w:start w:val="1"/>
      <w:numFmt w:val="decimal"/>
      <w:lvlText w:val="%1."/>
      <w:lvlJc w:val="left"/>
      <w:pPr>
        <w:ind w:left="425" w:hanging="425"/>
      </w:pPr>
      <w:rPr>
        <w:rFonts w:hint="default"/>
      </w:rPr>
    </w:lvl>
  </w:abstractNum>
  <w:abstractNum w:abstractNumId="4">
    <w:nsid w:val="96AFCB38"/>
    <w:multiLevelType w:val="singleLevel"/>
    <w:tmpl w:val="96AFCB38"/>
    <w:lvl w:ilvl="0" w:tentative="0">
      <w:start w:val="1"/>
      <w:numFmt w:val="decimal"/>
      <w:lvlText w:val="%1)"/>
      <w:lvlJc w:val="left"/>
      <w:pPr>
        <w:ind w:left="425" w:hanging="425"/>
      </w:pPr>
      <w:rPr>
        <w:rFonts w:hint="default"/>
      </w:rPr>
    </w:lvl>
  </w:abstractNum>
  <w:abstractNum w:abstractNumId="5">
    <w:nsid w:val="A1B7EFFA"/>
    <w:multiLevelType w:val="singleLevel"/>
    <w:tmpl w:val="A1B7EFFA"/>
    <w:lvl w:ilvl="0" w:tentative="0">
      <w:start w:val="1"/>
      <w:numFmt w:val="decimal"/>
      <w:lvlText w:val="%1."/>
      <w:lvlJc w:val="left"/>
      <w:pPr>
        <w:ind w:left="425" w:hanging="425"/>
      </w:pPr>
      <w:rPr>
        <w:rFonts w:hint="default"/>
      </w:rPr>
    </w:lvl>
  </w:abstractNum>
  <w:abstractNum w:abstractNumId="6">
    <w:nsid w:val="A21E2A50"/>
    <w:multiLevelType w:val="singleLevel"/>
    <w:tmpl w:val="A21E2A50"/>
    <w:lvl w:ilvl="0" w:tentative="0">
      <w:start w:val="1"/>
      <w:numFmt w:val="decimal"/>
      <w:suff w:val="nothing"/>
      <w:lvlText w:val="%1、"/>
      <w:lvlJc w:val="left"/>
    </w:lvl>
  </w:abstractNum>
  <w:abstractNum w:abstractNumId="7">
    <w:nsid w:val="AC5CE63D"/>
    <w:multiLevelType w:val="singleLevel"/>
    <w:tmpl w:val="AC5CE63D"/>
    <w:lvl w:ilvl="0" w:tentative="0">
      <w:start w:val="1"/>
      <w:numFmt w:val="decimal"/>
      <w:lvlText w:val="%1."/>
      <w:lvlJc w:val="left"/>
      <w:pPr>
        <w:ind w:left="425" w:hanging="425"/>
      </w:pPr>
      <w:rPr>
        <w:rFonts w:hint="default"/>
      </w:rPr>
    </w:lvl>
  </w:abstractNum>
  <w:abstractNum w:abstractNumId="8">
    <w:nsid w:val="AD25EF28"/>
    <w:multiLevelType w:val="singleLevel"/>
    <w:tmpl w:val="AD25EF28"/>
    <w:lvl w:ilvl="0" w:tentative="0">
      <w:start w:val="1"/>
      <w:numFmt w:val="decimal"/>
      <w:suff w:val="nothing"/>
      <w:lvlText w:val="%1）"/>
      <w:lvlJc w:val="left"/>
    </w:lvl>
  </w:abstractNum>
  <w:abstractNum w:abstractNumId="9">
    <w:nsid w:val="B0DAD671"/>
    <w:multiLevelType w:val="singleLevel"/>
    <w:tmpl w:val="B0DAD671"/>
    <w:lvl w:ilvl="0" w:tentative="0">
      <w:start w:val="1"/>
      <w:numFmt w:val="bullet"/>
      <w:lvlText w:val=""/>
      <w:lvlJc w:val="left"/>
      <w:pPr>
        <w:ind w:left="420" w:hanging="420"/>
      </w:pPr>
      <w:rPr>
        <w:rFonts w:hint="default" w:ascii="Wingdings" w:hAnsi="Wingdings"/>
      </w:rPr>
    </w:lvl>
  </w:abstractNum>
  <w:abstractNum w:abstractNumId="10">
    <w:nsid w:val="BBAF10E4"/>
    <w:multiLevelType w:val="singleLevel"/>
    <w:tmpl w:val="BBAF10E4"/>
    <w:lvl w:ilvl="0" w:tentative="0">
      <w:start w:val="1"/>
      <w:numFmt w:val="decimal"/>
      <w:suff w:val="nothing"/>
      <w:lvlText w:val="%1、"/>
      <w:lvlJc w:val="left"/>
    </w:lvl>
  </w:abstractNum>
  <w:abstractNum w:abstractNumId="11">
    <w:nsid w:val="BC334134"/>
    <w:multiLevelType w:val="singleLevel"/>
    <w:tmpl w:val="BC334134"/>
    <w:lvl w:ilvl="0" w:tentative="0">
      <w:start w:val="1"/>
      <w:numFmt w:val="lowerLetter"/>
      <w:suff w:val="space"/>
      <w:lvlText w:val="%1."/>
      <w:lvlJc w:val="left"/>
      <w:pPr>
        <w:ind w:left="330" w:leftChars="0" w:firstLine="0" w:firstLineChars="0"/>
      </w:pPr>
    </w:lvl>
  </w:abstractNum>
  <w:abstractNum w:abstractNumId="12">
    <w:nsid w:val="C2AD5FFE"/>
    <w:multiLevelType w:val="singleLevel"/>
    <w:tmpl w:val="C2AD5FFE"/>
    <w:lvl w:ilvl="0" w:tentative="0">
      <w:start w:val="1"/>
      <w:numFmt w:val="lowerLetter"/>
      <w:lvlText w:val="%1."/>
      <w:lvlJc w:val="left"/>
      <w:pPr>
        <w:tabs>
          <w:tab w:val="left" w:pos="312"/>
        </w:tabs>
      </w:pPr>
    </w:lvl>
  </w:abstractNum>
  <w:abstractNum w:abstractNumId="13">
    <w:nsid w:val="C685C894"/>
    <w:multiLevelType w:val="singleLevel"/>
    <w:tmpl w:val="C685C894"/>
    <w:lvl w:ilvl="0" w:tentative="0">
      <w:start w:val="1"/>
      <w:numFmt w:val="bullet"/>
      <w:lvlText w:val=""/>
      <w:lvlJc w:val="left"/>
      <w:pPr>
        <w:ind w:left="420" w:hanging="420"/>
      </w:pPr>
      <w:rPr>
        <w:rFonts w:hint="default" w:ascii="Wingdings" w:hAnsi="Wingdings"/>
      </w:rPr>
    </w:lvl>
  </w:abstractNum>
  <w:abstractNum w:abstractNumId="14">
    <w:nsid w:val="C6F66E9E"/>
    <w:multiLevelType w:val="singleLevel"/>
    <w:tmpl w:val="C6F66E9E"/>
    <w:lvl w:ilvl="0" w:tentative="0">
      <w:start w:val="1"/>
      <w:numFmt w:val="bullet"/>
      <w:lvlText w:val=""/>
      <w:lvlJc w:val="left"/>
      <w:pPr>
        <w:ind w:left="420" w:hanging="420"/>
      </w:pPr>
      <w:rPr>
        <w:rFonts w:hint="default" w:ascii="Wingdings" w:hAnsi="Wingdings"/>
      </w:rPr>
    </w:lvl>
  </w:abstractNum>
  <w:abstractNum w:abstractNumId="15">
    <w:nsid w:val="C70FBDBB"/>
    <w:multiLevelType w:val="singleLevel"/>
    <w:tmpl w:val="C70FBDBB"/>
    <w:lvl w:ilvl="0" w:tentative="0">
      <w:start w:val="1"/>
      <w:numFmt w:val="decimal"/>
      <w:suff w:val="nothing"/>
      <w:lvlText w:val="%1、"/>
      <w:lvlJc w:val="left"/>
    </w:lvl>
  </w:abstractNum>
  <w:abstractNum w:abstractNumId="16">
    <w:nsid w:val="CD95C516"/>
    <w:multiLevelType w:val="singleLevel"/>
    <w:tmpl w:val="CD95C516"/>
    <w:lvl w:ilvl="0" w:tentative="0">
      <w:start w:val="1"/>
      <w:numFmt w:val="bullet"/>
      <w:lvlText w:val=""/>
      <w:lvlJc w:val="left"/>
      <w:pPr>
        <w:ind w:left="420" w:hanging="420"/>
      </w:pPr>
      <w:rPr>
        <w:rFonts w:hint="default" w:ascii="Wingdings" w:hAnsi="Wingdings"/>
      </w:rPr>
    </w:lvl>
  </w:abstractNum>
  <w:abstractNum w:abstractNumId="17">
    <w:nsid w:val="CDD267DE"/>
    <w:multiLevelType w:val="singleLevel"/>
    <w:tmpl w:val="CDD267DE"/>
    <w:lvl w:ilvl="0" w:tentative="0">
      <w:start w:val="1"/>
      <w:numFmt w:val="bullet"/>
      <w:lvlText w:val=""/>
      <w:lvlJc w:val="left"/>
      <w:pPr>
        <w:ind w:left="420" w:hanging="420"/>
      </w:pPr>
      <w:rPr>
        <w:rFonts w:hint="default" w:ascii="Wingdings" w:hAnsi="Wingdings"/>
      </w:rPr>
    </w:lvl>
  </w:abstractNum>
  <w:abstractNum w:abstractNumId="18">
    <w:nsid w:val="CE17A9B1"/>
    <w:multiLevelType w:val="singleLevel"/>
    <w:tmpl w:val="CE17A9B1"/>
    <w:lvl w:ilvl="0" w:tentative="0">
      <w:start w:val="1"/>
      <w:numFmt w:val="bullet"/>
      <w:lvlText w:val=""/>
      <w:lvlJc w:val="left"/>
      <w:pPr>
        <w:ind w:left="420" w:hanging="420"/>
      </w:pPr>
      <w:rPr>
        <w:rFonts w:hint="default" w:ascii="Wingdings" w:hAnsi="Wingdings"/>
      </w:rPr>
    </w:lvl>
  </w:abstractNum>
  <w:abstractNum w:abstractNumId="19">
    <w:nsid w:val="D9C68BA3"/>
    <w:multiLevelType w:val="singleLevel"/>
    <w:tmpl w:val="D9C68BA3"/>
    <w:lvl w:ilvl="0" w:tentative="0">
      <w:start w:val="1"/>
      <w:numFmt w:val="decimal"/>
      <w:suff w:val="space"/>
      <w:lvlText w:val="%1."/>
      <w:lvlJc w:val="left"/>
    </w:lvl>
  </w:abstractNum>
  <w:abstractNum w:abstractNumId="20">
    <w:nsid w:val="DAEB7450"/>
    <w:multiLevelType w:val="singleLevel"/>
    <w:tmpl w:val="DAEB7450"/>
    <w:lvl w:ilvl="0" w:tentative="0">
      <w:start w:val="1"/>
      <w:numFmt w:val="bullet"/>
      <w:lvlText w:val=""/>
      <w:lvlJc w:val="left"/>
      <w:pPr>
        <w:ind w:left="420" w:hanging="420"/>
      </w:pPr>
      <w:rPr>
        <w:rFonts w:hint="default" w:ascii="Wingdings" w:hAnsi="Wingdings"/>
      </w:rPr>
    </w:lvl>
  </w:abstractNum>
  <w:abstractNum w:abstractNumId="21">
    <w:nsid w:val="DBB7B88C"/>
    <w:multiLevelType w:val="singleLevel"/>
    <w:tmpl w:val="DBB7B88C"/>
    <w:lvl w:ilvl="0" w:tentative="0">
      <w:start w:val="1"/>
      <w:numFmt w:val="decimal"/>
      <w:lvlText w:val="%1)"/>
      <w:lvlJc w:val="left"/>
      <w:pPr>
        <w:ind w:left="425" w:hanging="425"/>
      </w:pPr>
      <w:rPr>
        <w:rFonts w:hint="default"/>
      </w:rPr>
    </w:lvl>
  </w:abstractNum>
  <w:abstractNum w:abstractNumId="22">
    <w:nsid w:val="DDDDBC13"/>
    <w:multiLevelType w:val="singleLevel"/>
    <w:tmpl w:val="DDDDBC13"/>
    <w:lvl w:ilvl="0" w:tentative="0">
      <w:start w:val="1"/>
      <w:numFmt w:val="bullet"/>
      <w:lvlText w:val=""/>
      <w:lvlJc w:val="left"/>
      <w:pPr>
        <w:ind w:left="420" w:hanging="420"/>
      </w:pPr>
      <w:rPr>
        <w:rFonts w:hint="default" w:ascii="Wingdings" w:hAnsi="Wingdings"/>
      </w:rPr>
    </w:lvl>
  </w:abstractNum>
  <w:abstractNum w:abstractNumId="23">
    <w:nsid w:val="E37A0EAE"/>
    <w:multiLevelType w:val="singleLevel"/>
    <w:tmpl w:val="E37A0EAE"/>
    <w:lvl w:ilvl="0" w:tentative="0">
      <w:start w:val="1"/>
      <w:numFmt w:val="decimal"/>
      <w:suff w:val="nothing"/>
      <w:lvlText w:val="%1、"/>
      <w:lvlJc w:val="left"/>
    </w:lvl>
  </w:abstractNum>
  <w:abstractNum w:abstractNumId="24">
    <w:nsid w:val="E7B7966D"/>
    <w:multiLevelType w:val="singleLevel"/>
    <w:tmpl w:val="E7B7966D"/>
    <w:lvl w:ilvl="0" w:tentative="0">
      <w:start w:val="1"/>
      <w:numFmt w:val="bullet"/>
      <w:lvlText w:val=""/>
      <w:lvlJc w:val="left"/>
      <w:pPr>
        <w:ind w:left="420" w:hanging="420"/>
      </w:pPr>
      <w:rPr>
        <w:rFonts w:hint="default" w:ascii="Wingdings" w:hAnsi="Wingdings"/>
      </w:rPr>
    </w:lvl>
  </w:abstractNum>
  <w:abstractNum w:abstractNumId="25">
    <w:nsid w:val="EC32B40B"/>
    <w:multiLevelType w:val="singleLevel"/>
    <w:tmpl w:val="EC32B40B"/>
    <w:lvl w:ilvl="0" w:tentative="0">
      <w:start w:val="1"/>
      <w:numFmt w:val="decimal"/>
      <w:lvlText w:val="%1)"/>
      <w:lvlJc w:val="left"/>
      <w:pPr>
        <w:ind w:left="425" w:hanging="425"/>
      </w:pPr>
      <w:rPr>
        <w:rFonts w:hint="default"/>
      </w:rPr>
    </w:lvl>
  </w:abstractNum>
  <w:abstractNum w:abstractNumId="26">
    <w:nsid w:val="F6B986BD"/>
    <w:multiLevelType w:val="singleLevel"/>
    <w:tmpl w:val="F6B986BD"/>
    <w:lvl w:ilvl="0" w:tentative="0">
      <w:start w:val="1"/>
      <w:numFmt w:val="decimal"/>
      <w:suff w:val="nothing"/>
      <w:lvlText w:val="%1）"/>
      <w:lvlJc w:val="left"/>
    </w:lvl>
  </w:abstractNum>
  <w:abstractNum w:abstractNumId="27">
    <w:nsid w:val="F7714232"/>
    <w:multiLevelType w:val="singleLevel"/>
    <w:tmpl w:val="F7714232"/>
    <w:lvl w:ilvl="0" w:tentative="0">
      <w:start w:val="1"/>
      <w:numFmt w:val="decimal"/>
      <w:suff w:val="nothing"/>
      <w:lvlText w:val="%1）"/>
      <w:lvlJc w:val="left"/>
    </w:lvl>
  </w:abstractNum>
  <w:abstractNum w:abstractNumId="28">
    <w:nsid w:val="FBDD216D"/>
    <w:multiLevelType w:val="singleLevel"/>
    <w:tmpl w:val="FBDD216D"/>
    <w:lvl w:ilvl="0" w:tentative="0">
      <w:start w:val="1"/>
      <w:numFmt w:val="bullet"/>
      <w:lvlText w:val=""/>
      <w:lvlJc w:val="left"/>
      <w:pPr>
        <w:ind w:left="420" w:hanging="420"/>
      </w:pPr>
      <w:rPr>
        <w:rFonts w:hint="default" w:ascii="Wingdings" w:hAnsi="Wingdings"/>
      </w:rPr>
    </w:lvl>
  </w:abstractNum>
  <w:abstractNum w:abstractNumId="29">
    <w:nsid w:val="00000041"/>
    <w:multiLevelType w:val="multilevel"/>
    <w:tmpl w:val="00000041"/>
    <w:lvl w:ilvl="0" w:tentative="0">
      <w:start w:val="1"/>
      <w:numFmt w:val="decimal"/>
      <w:pStyle w:val="123"/>
      <w:lvlText w:val="(%1)"/>
      <w:lvlJc w:val="left"/>
      <w:pPr>
        <w:tabs>
          <w:tab w:val="left" w:pos="1577"/>
        </w:tabs>
        <w:ind w:left="1577" w:hanging="420"/>
      </w:pPr>
      <w:rPr>
        <w:rFonts w:hint="eastAsia"/>
      </w:rPr>
    </w:lvl>
    <w:lvl w:ilvl="1" w:tentative="0">
      <w:start w:val="1"/>
      <w:numFmt w:val="lowerLetter"/>
      <w:lvlText w:val="%2)"/>
      <w:lvlJc w:val="left"/>
      <w:pPr>
        <w:tabs>
          <w:tab w:val="left" w:pos="1577"/>
        </w:tabs>
        <w:ind w:left="1577" w:hanging="420"/>
      </w:pPr>
    </w:lvl>
    <w:lvl w:ilvl="2" w:tentative="0">
      <w:start w:val="1"/>
      <w:numFmt w:val="lowerRoman"/>
      <w:lvlText w:val="%3."/>
      <w:lvlJc w:val="right"/>
      <w:pPr>
        <w:tabs>
          <w:tab w:val="left" w:pos="1997"/>
        </w:tabs>
        <w:ind w:left="1997" w:hanging="420"/>
      </w:pPr>
    </w:lvl>
    <w:lvl w:ilvl="3" w:tentative="0">
      <w:start w:val="1"/>
      <w:numFmt w:val="decimal"/>
      <w:lvlText w:val="%4."/>
      <w:lvlJc w:val="left"/>
      <w:pPr>
        <w:tabs>
          <w:tab w:val="left" w:pos="2417"/>
        </w:tabs>
        <w:ind w:left="2417" w:hanging="420"/>
      </w:pPr>
    </w:lvl>
    <w:lvl w:ilvl="4" w:tentative="0">
      <w:start w:val="1"/>
      <w:numFmt w:val="lowerLetter"/>
      <w:lvlText w:val="%5)"/>
      <w:lvlJc w:val="left"/>
      <w:pPr>
        <w:tabs>
          <w:tab w:val="left" w:pos="2837"/>
        </w:tabs>
        <w:ind w:left="2837" w:hanging="420"/>
      </w:pPr>
    </w:lvl>
    <w:lvl w:ilvl="5" w:tentative="0">
      <w:start w:val="1"/>
      <w:numFmt w:val="lowerRoman"/>
      <w:lvlText w:val="%6."/>
      <w:lvlJc w:val="right"/>
      <w:pPr>
        <w:tabs>
          <w:tab w:val="left" w:pos="3257"/>
        </w:tabs>
        <w:ind w:left="3257" w:hanging="420"/>
      </w:pPr>
    </w:lvl>
    <w:lvl w:ilvl="6" w:tentative="0">
      <w:start w:val="1"/>
      <w:numFmt w:val="decimal"/>
      <w:lvlText w:val="%7."/>
      <w:lvlJc w:val="left"/>
      <w:pPr>
        <w:tabs>
          <w:tab w:val="left" w:pos="3677"/>
        </w:tabs>
        <w:ind w:left="3677" w:hanging="420"/>
      </w:pPr>
    </w:lvl>
    <w:lvl w:ilvl="7" w:tentative="0">
      <w:start w:val="1"/>
      <w:numFmt w:val="lowerLetter"/>
      <w:lvlText w:val="%8)"/>
      <w:lvlJc w:val="left"/>
      <w:pPr>
        <w:tabs>
          <w:tab w:val="left" w:pos="4097"/>
        </w:tabs>
        <w:ind w:left="4097" w:hanging="420"/>
      </w:pPr>
    </w:lvl>
    <w:lvl w:ilvl="8" w:tentative="0">
      <w:start w:val="1"/>
      <w:numFmt w:val="lowerRoman"/>
      <w:lvlText w:val="%9."/>
      <w:lvlJc w:val="right"/>
      <w:pPr>
        <w:tabs>
          <w:tab w:val="left" w:pos="4517"/>
        </w:tabs>
        <w:ind w:left="4517" w:hanging="420"/>
      </w:pPr>
    </w:lvl>
  </w:abstractNum>
  <w:abstractNum w:abstractNumId="30">
    <w:nsid w:val="00000053"/>
    <w:multiLevelType w:val="multilevel"/>
    <w:tmpl w:val="00000053"/>
    <w:lvl w:ilvl="0" w:tentative="0">
      <w:start w:val="1"/>
      <w:numFmt w:val="chineseCountingThousand"/>
      <w:pStyle w:val="118"/>
      <w:lvlText w:val="第%1条"/>
      <w:lvlJc w:val="left"/>
      <w:pPr>
        <w:tabs>
          <w:tab w:val="left" w:pos="1134"/>
        </w:tabs>
        <w:ind w:left="1134" w:hanging="1134"/>
      </w:pPr>
      <w:rPr>
        <w:rFonts w:hint="eastAsia" w:ascii="仿宋_GB2312" w:eastAsia="仿宋_GB2312"/>
        <w:b/>
        <w:i w:val="0"/>
        <w:color w:val="auto"/>
        <w:sz w:val="24"/>
        <w:u w:val="none"/>
      </w:rPr>
    </w:lvl>
    <w:lvl w:ilvl="1" w:tentative="0">
      <w:start w:val="1"/>
      <w:numFmt w:val="decimal"/>
      <w:lvlText w:val="%2、"/>
      <w:lvlJc w:val="left"/>
      <w:pPr>
        <w:tabs>
          <w:tab w:val="left" w:pos="1635"/>
        </w:tabs>
        <w:ind w:left="420" w:firstLine="420"/>
      </w:pPr>
      <w:rPr>
        <w:rFonts w:ascii="仿宋_GB2312" w:hAnsi="宋体" w:eastAsia="仿宋_GB2312" w:cs="Times New Roman"/>
        <w:b/>
      </w:rPr>
    </w:lvl>
    <w:lvl w:ilvl="2" w:tentative="0">
      <w:start w:val="3"/>
      <w:numFmt w:val="japaneseCounting"/>
      <w:lvlText w:val="第%3章"/>
      <w:lvlJc w:val="left"/>
      <w:pPr>
        <w:tabs>
          <w:tab w:val="left" w:pos="1980"/>
        </w:tabs>
        <w:ind w:left="1980" w:hanging="720"/>
      </w:pPr>
      <w:rPr>
        <w:rFonts w:hint="default"/>
      </w:rPr>
    </w:lvl>
    <w:lvl w:ilvl="3" w:tentative="0">
      <w:start w:val="1"/>
      <w:numFmt w:val="decimal"/>
      <w:lvlText w:val="(%4)"/>
      <w:lvlJc w:val="left"/>
      <w:pPr>
        <w:tabs>
          <w:tab w:val="left" w:pos="987"/>
        </w:tabs>
        <w:ind w:left="987" w:hanging="420"/>
      </w:pPr>
      <w:rPr>
        <w:rFonts w:hint="eastAsia"/>
        <w:b/>
      </w:rPr>
    </w:lvl>
    <w:lvl w:ilvl="4" w:tentative="0">
      <w:start w:val="3"/>
      <w:numFmt w:val="japaneseCounting"/>
      <w:lvlText w:val="第%5节"/>
      <w:lvlJc w:val="left"/>
      <w:pPr>
        <w:tabs>
          <w:tab w:val="left" w:pos="2970"/>
        </w:tabs>
        <w:ind w:left="2970" w:hanging="870"/>
      </w:pPr>
      <w:rPr>
        <w:rFonts w:hint="eastAsia"/>
      </w:r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1">
    <w:nsid w:val="0000007C"/>
    <w:multiLevelType w:val="multilevel"/>
    <w:tmpl w:val="0000007C"/>
    <w:lvl w:ilvl="0" w:tentative="0">
      <w:start w:val="1"/>
      <w:numFmt w:val="decimal"/>
      <w:pStyle w:val="120"/>
      <w:lvlText w:val="%1."/>
      <w:lvlJc w:val="left"/>
      <w:pPr>
        <w:tabs>
          <w:tab w:val="left" w:pos="1157"/>
        </w:tabs>
        <w:ind w:left="1157"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033587C8"/>
    <w:multiLevelType w:val="singleLevel"/>
    <w:tmpl w:val="033587C8"/>
    <w:lvl w:ilvl="0" w:tentative="0">
      <w:start w:val="1"/>
      <w:numFmt w:val="decimal"/>
      <w:lvlText w:val="%1."/>
      <w:lvlJc w:val="left"/>
      <w:pPr>
        <w:tabs>
          <w:tab w:val="left" w:pos="312"/>
        </w:tabs>
      </w:pPr>
    </w:lvl>
  </w:abstractNum>
  <w:abstractNum w:abstractNumId="33">
    <w:nsid w:val="04204CB3"/>
    <w:multiLevelType w:val="singleLevel"/>
    <w:tmpl w:val="04204CB3"/>
    <w:lvl w:ilvl="0" w:tentative="0">
      <w:start w:val="1"/>
      <w:numFmt w:val="decimal"/>
      <w:suff w:val="nothing"/>
      <w:lvlText w:val="%1、"/>
      <w:lvlJc w:val="left"/>
    </w:lvl>
  </w:abstractNum>
  <w:abstractNum w:abstractNumId="34">
    <w:nsid w:val="0526D383"/>
    <w:multiLevelType w:val="singleLevel"/>
    <w:tmpl w:val="0526D383"/>
    <w:lvl w:ilvl="0" w:tentative="0">
      <w:start w:val="1"/>
      <w:numFmt w:val="bullet"/>
      <w:lvlText w:val=""/>
      <w:lvlJc w:val="left"/>
      <w:pPr>
        <w:ind w:left="420" w:hanging="420"/>
      </w:pPr>
      <w:rPr>
        <w:rFonts w:hint="default" w:ascii="Wingdings" w:hAnsi="Wingdings"/>
      </w:rPr>
    </w:lvl>
  </w:abstractNum>
  <w:abstractNum w:abstractNumId="35">
    <w:nsid w:val="074455B1"/>
    <w:multiLevelType w:val="singleLevel"/>
    <w:tmpl w:val="074455B1"/>
    <w:lvl w:ilvl="0" w:tentative="0">
      <w:start w:val="1"/>
      <w:numFmt w:val="decimal"/>
      <w:lvlText w:val="%1)"/>
      <w:lvlJc w:val="left"/>
      <w:pPr>
        <w:ind w:left="425" w:hanging="425"/>
      </w:pPr>
      <w:rPr>
        <w:rFonts w:hint="default"/>
      </w:rPr>
    </w:lvl>
  </w:abstractNum>
  <w:abstractNum w:abstractNumId="36">
    <w:nsid w:val="121856C7"/>
    <w:multiLevelType w:val="multilevel"/>
    <w:tmpl w:val="121856C7"/>
    <w:lvl w:ilvl="0" w:tentative="0">
      <w:start w:val="1"/>
      <w:numFmt w:val="decimal"/>
      <w:pStyle w:val="64"/>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17845F08"/>
    <w:multiLevelType w:val="singleLevel"/>
    <w:tmpl w:val="17845F08"/>
    <w:lvl w:ilvl="0" w:tentative="0">
      <w:start w:val="1"/>
      <w:numFmt w:val="decimal"/>
      <w:lvlText w:val="%1."/>
      <w:lvlJc w:val="left"/>
      <w:pPr>
        <w:tabs>
          <w:tab w:val="left" w:pos="312"/>
        </w:tabs>
      </w:pPr>
    </w:lvl>
  </w:abstractNum>
  <w:abstractNum w:abstractNumId="38">
    <w:nsid w:val="194EB19B"/>
    <w:multiLevelType w:val="multilevel"/>
    <w:tmpl w:val="194EB19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9">
    <w:nsid w:val="1BB2F3A8"/>
    <w:multiLevelType w:val="singleLevel"/>
    <w:tmpl w:val="1BB2F3A8"/>
    <w:lvl w:ilvl="0" w:tentative="0">
      <w:start w:val="2"/>
      <w:numFmt w:val="upperLetter"/>
      <w:suff w:val="nothing"/>
      <w:lvlText w:val="%1、"/>
      <w:lvlJc w:val="left"/>
    </w:lvl>
  </w:abstractNum>
  <w:abstractNum w:abstractNumId="40">
    <w:nsid w:val="1D3A4568"/>
    <w:multiLevelType w:val="singleLevel"/>
    <w:tmpl w:val="1D3A4568"/>
    <w:lvl w:ilvl="0" w:tentative="0">
      <w:start w:val="1"/>
      <w:numFmt w:val="bullet"/>
      <w:lvlText w:val=""/>
      <w:lvlJc w:val="left"/>
      <w:pPr>
        <w:ind w:left="420" w:hanging="420"/>
      </w:pPr>
      <w:rPr>
        <w:rFonts w:hint="default" w:ascii="Wingdings" w:hAnsi="Wingdings"/>
      </w:rPr>
    </w:lvl>
  </w:abstractNum>
  <w:abstractNum w:abstractNumId="41">
    <w:nsid w:val="21479741"/>
    <w:multiLevelType w:val="singleLevel"/>
    <w:tmpl w:val="21479741"/>
    <w:lvl w:ilvl="0" w:tentative="0">
      <w:start w:val="2"/>
      <w:numFmt w:val="chineseCounting"/>
      <w:suff w:val="nothing"/>
      <w:lvlText w:val="%1、"/>
      <w:lvlJc w:val="left"/>
      <w:rPr>
        <w:rFonts w:hint="eastAsia"/>
      </w:rPr>
    </w:lvl>
  </w:abstractNum>
  <w:abstractNum w:abstractNumId="42">
    <w:nsid w:val="217DCE5C"/>
    <w:multiLevelType w:val="singleLevel"/>
    <w:tmpl w:val="217DCE5C"/>
    <w:lvl w:ilvl="0" w:tentative="0">
      <w:start w:val="1"/>
      <w:numFmt w:val="bullet"/>
      <w:lvlText w:val=""/>
      <w:lvlJc w:val="left"/>
      <w:pPr>
        <w:ind w:left="420" w:hanging="420"/>
      </w:pPr>
      <w:rPr>
        <w:rFonts w:hint="default" w:ascii="Wingdings" w:hAnsi="Wingdings"/>
      </w:rPr>
    </w:lvl>
  </w:abstractNum>
  <w:abstractNum w:abstractNumId="43">
    <w:nsid w:val="25BED3D8"/>
    <w:multiLevelType w:val="singleLevel"/>
    <w:tmpl w:val="25BED3D8"/>
    <w:lvl w:ilvl="0" w:tentative="0">
      <w:start w:val="1"/>
      <w:numFmt w:val="bullet"/>
      <w:lvlText w:val=""/>
      <w:lvlJc w:val="left"/>
      <w:pPr>
        <w:ind w:left="420" w:hanging="420"/>
      </w:pPr>
      <w:rPr>
        <w:rFonts w:hint="default" w:ascii="Wingdings" w:hAnsi="Wingdings"/>
      </w:rPr>
    </w:lvl>
  </w:abstractNum>
  <w:abstractNum w:abstractNumId="44">
    <w:nsid w:val="26D43BF4"/>
    <w:multiLevelType w:val="multilevel"/>
    <w:tmpl w:val="26D43BF4"/>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pStyle w:val="117"/>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5">
    <w:nsid w:val="2968601B"/>
    <w:multiLevelType w:val="singleLevel"/>
    <w:tmpl w:val="2968601B"/>
    <w:lvl w:ilvl="0" w:tentative="0">
      <w:start w:val="1"/>
      <w:numFmt w:val="bullet"/>
      <w:lvlText w:val=""/>
      <w:lvlJc w:val="left"/>
      <w:pPr>
        <w:ind w:left="420" w:hanging="420"/>
      </w:pPr>
      <w:rPr>
        <w:rFonts w:hint="default" w:ascii="Wingdings" w:hAnsi="Wingdings"/>
      </w:rPr>
    </w:lvl>
  </w:abstractNum>
  <w:abstractNum w:abstractNumId="46">
    <w:nsid w:val="2B8692CE"/>
    <w:multiLevelType w:val="singleLevel"/>
    <w:tmpl w:val="2B8692CE"/>
    <w:lvl w:ilvl="0" w:tentative="0">
      <w:start w:val="1"/>
      <w:numFmt w:val="decimal"/>
      <w:lvlText w:val="%1."/>
      <w:lvlJc w:val="left"/>
      <w:pPr>
        <w:ind w:left="425" w:hanging="425"/>
      </w:pPr>
      <w:rPr>
        <w:rFonts w:hint="default"/>
      </w:rPr>
    </w:lvl>
  </w:abstractNum>
  <w:abstractNum w:abstractNumId="47">
    <w:nsid w:val="338E4A7C"/>
    <w:multiLevelType w:val="singleLevel"/>
    <w:tmpl w:val="338E4A7C"/>
    <w:lvl w:ilvl="0" w:tentative="0">
      <w:start w:val="1"/>
      <w:numFmt w:val="bullet"/>
      <w:lvlText w:val=""/>
      <w:lvlJc w:val="left"/>
      <w:pPr>
        <w:ind w:left="420" w:hanging="420"/>
      </w:pPr>
      <w:rPr>
        <w:rFonts w:hint="default" w:ascii="Wingdings" w:hAnsi="Wingdings"/>
      </w:rPr>
    </w:lvl>
  </w:abstractNum>
  <w:abstractNum w:abstractNumId="48">
    <w:nsid w:val="3637ACEA"/>
    <w:multiLevelType w:val="singleLevel"/>
    <w:tmpl w:val="3637ACEA"/>
    <w:lvl w:ilvl="0" w:tentative="0">
      <w:start w:val="2"/>
      <w:numFmt w:val="decimal"/>
      <w:suff w:val="nothing"/>
      <w:lvlText w:val="%1、"/>
      <w:lvlJc w:val="left"/>
    </w:lvl>
  </w:abstractNum>
  <w:abstractNum w:abstractNumId="49">
    <w:nsid w:val="38512B6E"/>
    <w:multiLevelType w:val="multilevel"/>
    <w:tmpl w:val="38512B6E"/>
    <w:lvl w:ilvl="0" w:tentative="0">
      <w:start w:val="1"/>
      <w:numFmt w:val="lowerLetter"/>
      <w:pStyle w:val="90"/>
      <w:lvlText w:val="%1)"/>
      <w:lvlJc w:val="left"/>
      <w:pPr>
        <w:tabs>
          <w:tab w:val="left" w:pos="839"/>
        </w:tabs>
        <w:ind w:left="839" w:hanging="419"/>
      </w:pPr>
      <w:rPr>
        <w:rFonts w:hint="default" w:ascii="Arial" w:hAnsi="Arial" w:eastAsia="宋体"/>
        <w:color w:val="auto"/>
        <w:sz w:val="21"/>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50">
    <w:nsid w:val="3CDF6B5F"/>
    <w:multiLevelType w:val="singleLevel"/>
    <w:tmpl w:val="3CDF6B5F"/>
    <w:lvl w:ilvl="0" w:tentative="0">
      <w:start w:val="1"/>
      <w:numFmt w:val="bullet"/>
      <w:lvlText w:val=""/>
      <w:lvlJc w:val="left"/>
      <w:pPr>
        <w:ind w:left="420" w:hanging="420"/>
      </w:pPr>
      <w:rPr>
        <w:rFonts w:hint="default" w:ascii="Wingdings" w:hAnsi="Wingdings"/>
      </w:rPr>
    </w:lvl>
  </w:abstractNum>
  <w:abstractNum w:abstractNumId="51">
    <w:nsid w:val="3E8D414A"/>
    <w:multiLevelType w:val="singleLevel"/>
    <w:tmpl w:val="3E8D414A"/>
    <w:lvl w:ilvl="0" w:tentative="0">
      <w:start w:val="1"/>
      <w:numFmt w:val="decimal"/>
      <w:suff w:val="nothing"/>
      <w:lvlText w:val="%1）"/>
      <w:lvlJc w:val="left"/>
    </w:lvl>
  </w:abstractNum>
  <w:abstractNum w:abstractNumId="52">
    <w:nsid w:val="41609A44"/>
    <w:multiLevelType w:val="singleLevel"/>
    <w:tmpl w:val="41609A44"/>
    <w:lvl w:ilvl="0" w:tentative="0">
      <w:start w:val="1"/>
      <w:numFmt w:val="decimal"/>
      <w:suff w:val="nothing"/>
      <w:lvlText w:val="%1、"/>
      <w:lvlJc w:val="left"/>
    </w:lvl>
  </w:abstractNum>
  <w:abstractNum w:abstractNumId="53">
    <w:nsid w:val="5048C2F6"/>
    <w:multiLevelType w:val="singleLevel"/>
    <w:tmpl w:val="5048C2F6"/>
    <w:lvl w:ilvl="0" w:tentative="0">
      <w:start w:val="1"/>
      <w:numFmt w:val="decimal"/>
      <w:lvlText w:val="%1."/>
      <w:lvlJc w:val="left"/>
      <w:pPr>
        <w:ind w:left="425" w:hanging="425"/>
      </w:pPr>
      <w:rPr>
        <w:rFonts w:hint="default"/>
      </w:rPr>
    </w:lvl>
  </w:abstractNum>
  <w:abstractNum w:abstractNumId="54">
    <w:nsid w:val="52FFBB23"/>
    <w:multiLevelType w:val="singleLevel"/>
    <w:tmpl w:val="52FFBB23"/>
    <w:lvl w:ilvl="0" w:tentative="0">
      <w:start w:val="1"/>
      <w:numFmt w:val="decimal"/>
      <w:suff w:val="nothing"/>
      <w:lvlText w:val="%1、"/>
      <w:lvlJc w:val="left"/>
    </w:lvl>
  </w:abstractNum>
  <w:abstractNum w:abstractNumId="55">
    <w:nsid w:val="55C1617B"/>
    <w:multiLevelType w:val="singleLevel"/>
    <w:tmpl w:val="55C1617B"/>
    <w:lvl w:ilvl="0" w:tentative="0">
      <w:start w:val="1"/>
      <w:numFmt w:val="decimal"/>
      <w:lvlText w:val="%1."/>
      <w:lvlJc w:val="left"/>
      <w:pPr>
        <w:ind w:left="425" w:hanging="425"/>
      </w:pPr>
      <w:rPr>
        <w:rFonts w:hint="default"/>
      </w:rPr>
    </w:lvl>
  </w:abstractNum>
  <w:abstractNum w:abstractNumId="56">
    <w:nsid w:val="573EB0F3"/>
    <w:multiLevelType w:val="multilevel"/>
    <w:tmpl w:val="573EB0F3"/>
    <w:lvl w:ilvl="0" w:tentative="0">
      <w:start w:val="1"/>
      <w:numFmt w:val="decimal"/>
      <w:pStyle w:val="2"/>
      <w:lvlText w:val="%1."/>
      <w:lvlJc w:val="left"/>
      <w:pPr>
        <w:tabs>
          <w:tab w:val="left" w:pos="432"/>
        </w:tabs>
        <w:ind w:left="432" w:hanging="432"/>
      </w:pPr>
      <w:rPr>
        <w:rFonts w:hint="default"/>
      </w:rPr>
    </w:lvl>
    <w:lvl w:ilvl="1" w:tentative="0">
      <w:start w:val="1"/>
      <w:numFmt w:val="decimal"/>
      <w:pStyle w:val="4"/>
      <w:lvlText w:val="%1.%2."/>
      <w:lvlJc w:val="left"/>
      <w:pPr>
        <w:tabs>
          <w:tab w:val="left" w:pos="717"/>
        </w:tabs>
        <w:ind w:left="717" w:hanging="575"/>
      </w:pPr>
      <w:rPr>
        <w:rFonts w:hint="default"/>
      </w:rPr>
    </w:lvl>
    <w:lvl w:ilvl="2" w:tentative="0">
      <w:start w:val="1"/>
      <w:numFmt w:val="decimal"/>
      <w:pStyle w:val="5"/>
      <w:suff w:val="nothing"/>
      <w:lvlText w:val="%1.%2.%3."/>
      <w:lvlJc w:val="left"/>
      <w:pPr>
        <w:tabs>
          <w:tab w:val="left" w:pos="720"/>
        </w:tabs>
        <w:ind w:left="720" w:hanging="720"/>
      </w:pPr>
      <w:rPr>
        <w:rFonts w:hint="default"/>
        <w:b w:val="0"/>
      </w:rPr>
    </w:lvl>
    <w:lvl w:ilvl="3" w:tentative="0">
      <w:start w:val="1"/>
      <w:numFmt w:val="decimal"/>
      <w:pStyle w:val="6"/>
      <w:lvlText w:val="%1.%2.%3.%4."/>
      <w:lvlJc w:val="left"/>
      <w:pPr>
        <w:tabs>
          <w:tab w:val="left" w:pos="864"/>
        </w:tabs>
        <w:ind w:left="864" w:hanging="864"/>
      </w:pPr>
      <w:rPr>
        <w:rFonts w:hint="default"/>
      </w:rPr>
    </w:lvl>
    <w:lvl w:ilvl="4" w:tentative="0">
      <w:start w:val="1"/>
      <w:numFmt w:val="decimal"/>
      <w:pStyle w:val="7"/>
      <w:lvlText w:val="%1.%2.%3.%4.%5."/>
      <w:lvlJc w:val="left"/>
      <w:pPr>
        <w:tabs>
          <w:tab w:val="left" w:pos="1008"/>
        </w:tabs>
        <w:ind w:left="1008" w:hanging="1008"/>
      </w:pPr>
      <w:rPr>
        <w:rFonts w:hint="default"/>
      </w:rPr>
    </w:lvl>
    <w:lvl w:ilvl="5" w:tentative="0">
      <w:start w:val="1"/>
      <w:numFmt w:val="decimal"/>
      <w:pStyle w:val="8"/>
      <w:lvlText w:val="%1.%2.%3.%4.%5.%6."/>
      <w:lvlJc w:val="left"/>
      <w:pPr>
        <w:tabs>
          <w:tab w:val="left" w:pos="1151"/>
        </w:tabs>
        <w:ind w:left="1151" w:hanging="1151"/>
      </w:pPr>
      <w:rPr>
        <w:rFonts w:hint="default"/>
      </w:rPr>
    </w:lvl>
    <w:lvl w:ilvl="6" w:tentative="0">
      <w:start w:val="1"/>
      <w:numFmt w:val="decimal"/>
      <w:pStyle w:val="9"/>
      <w:lvlText w:val="%1.%2.%3.%4.%5.%6.%7."/>
      <w:lvlJc w:val="left"/>
      <w:pPr>
        <w:tabs>
          <w:tab w:val="left" w:pos="1296"/>
        </w:tabs>
        <w:ind w:left="1296" w:hanging="1296"/>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3"/>
        </w:tabs>
        <w:ind w:left="1583" w:hanging="1583"/>
      </w:pPr>
      <w:rPr>
        <w:rFonts w:hint="default"/>
      </w:rPr>
    </w:lvl>
  </w:abstractNum>
  <w:abstractNum w:abstractNumId="57">
    <w:nsid w:val="5A745441"/>
    <w:multiLevelType w:val="singleLevel"/>
    <w:tmpl w:val="5A745441"/>
    <w:lvl w:ilvl="0" w:tentative="0">
      <w:start w:val="1"/>
      <w:numFmt w:val="bullet"/>
      <w:lvlText w:val=""/>
      <w:lvlJc w:val="left"/>
      <w:pPr>
        <w:ind w:left="420" w:hanging="420"/>
      </w:pPr>
      <w:rPr>
        <w:rFonts w:hint="default" w:ascii="Wingdings" w:hAnsi="Wingdings"/>
      </w:rPr>
    </w:lvl>
  </w:abstractNum>
  <w:abstractNum w:abstractNumId="58">
    <w:nsid w:val="5D34C4E3"/>
    <w:multiLevelType w:val="singleLevel"/>
    <w:tmpl w:val="5D34C4E3"/>
    <w:lvl w:ilvl="0" w:tentative="0">
      <w:start w:val="1"/>
      <w:numFmt w:val="decimal"/>
      <w:suff w:val="nothing"/>
      <w:lvlText w:val="%1、"/>
      <w:lvlJc w:val="left"/>
    </w:lvl>
  </w:abstractNum>
  <w:abstractNum w:abstractNumId="59">
    <w:nsid w:val="60E5D9B1"/>
    <w:multiLevelType w:val="singleLevel"/>
    <w:tmpl w:val="60E5D9B1"/>
    <w:lvl w:ilvl="0" w:tentative="0">
      <w:start w:val="1"/>
      <w:numFmt w:val="decimal"/>
      <w:suff w:val="space"/>
      <w:lvlText w:val="%1."/>
      <w:lvlJc w:val="left"/>
    </w:lvl>
  </w:abstractNum>
  <w:abstractNum w:abstractNumId="60">
    <w:nsid w:val="64042B09"/>
    <w:multiLevelType w:val="multilevel"/>
    <w:tmpl w:val="64042B09"/>
    <w:lvl w:ilvl="0" w:tentative="0">
      <w:start w:val="1"/>
      <w:numFmt w:val="decimal"/>
      <w:pStyle w:val="55"/>
      <w:suff w:val="space"/>
      <w:lvlText w:val="§%1 "/>
      <w:lvlJc w:val="left"/>
      <w:pPr>
        <w:ind w:left="85" w:hanging="85"/>
      </w:pPr>
      <w:rPr>
        <w:rFonts w:hint="eastAsia"/>
        <w:lang w:val="en-US"/>
      </w:rPr>
    </w:lvl>
    <w:lvl w:ilvl="1" w:tentative="0">
      <w:start w:val="1"/>
      <w:numFmt w:val="none"/>
      <w:pStyle w:val="56"/>
      <w:suff w:val="space"/>
      <w:lvlText w:val="§2"/>
      <w:lvlJc w:val="left"/>
      <w:pPr>
        <w:ind w:left="-500" w:firstLine="500"/>
      </w:pPr>
      <w:rPr>
        <w:rFonts w:hint="eastAsia"/>
        <w:lang w:val="en-US"/>
      </w:rPr>
    </w:lvl>
    <w:lvl w:ilvl="2" w:tentative="0">
      <w:start w:val="1"/>
      <w:numFmt w:val="decimal"/>
      <w:pStyle w:val="57"/>
      <w:suff w:val="space"/>
      <w:lvlText w:val="§%1.%2%3 "/>
      <w:lvlJc w:val="left"/>
      <w:pPr>
        <w:ind w:left="-244" w:firstLine="528"/>
      </w:pPr>
      <w:rPr>
        <w:rFonts w:hint="eastAsia"/>
      </w:rPr>
    </w:lvl>
    <w:lvl w:ilvl="3" w:tentative="0">
      <w:start w:val="1"/>
      <w:numFmt w:val="decimal"/>
      <w:pStyle w:val="58"/>
      <w:suff w:val="space"/>
      <w:lvlText w:val="§%1.%3.%4 "/>
      <w:lvlJc w:val="left"/>
      <w:pPr>
        <w:ind w:left="-500" w:firstLine="528"/>
      </w:pPr>
      <w:rPr>
        <w:rFonts w:hint="eastAsia"/>
      </w:rPr>
    </w:lvl>
    <w:lvl w:ilvl="4" w:tentative="0">
      <w:start w:val="1"/>
      <w:numFmt w:val="decimal"/>
      <w:pStyle w:val="59"/>
      <w:suff w:val="space"/>
      <w:lvlText w:val="§%1.%2.%3.%4.%5 "/>
      <w:lvlJc w:val="left"/>
      <w:pPr>
        <w:ind w:left="-500" w:firstLine="528"/>
      </w:pPr>
      <w:rPr>
        <w:rFonts w:hint="eastAsia"/>
      </w:rPr>
    </w:lvl>
    <w:lvl w:ilvl="5" w:tentative="0">
      <w:start w:val="1"/>
      <w:numFmt w:val="decimal"/>
      <w:lvlText w:val="%1.%2.%3.%4.%5.%6."/>
      <w:lvlJc w:val="left"/>
      <w:pPr>
        <w:tabs>
          <w:tab w:val="left" w:pos="-75"/>
        </w:tabs>
        <w:ind w:left="-75" w:hanging="1134"/>
      </w:pPr>
      <w:rPr>
        <w:rFonts w:hint="eastAsia"/>
      </w:rPr>
    </w:lvl>
    <w:lvl w:ilvl="6" w:tentative="0">
      <w:start w:val="1"/>
      <w:numFmt w:val="decimal"/>
      <w:lvlText w:val="%1.%2.%3.%4.%5.%6.%7."/>
      <w:lvlJc w:val="left"/>
      <w:pPr>
        <w:tabs>
          <w:tab w:val="left" w:pos="67"/>
        </w:tabs>
        <w:ind w:left="67" w:hanging="1276"/>
      </w:pPr>
      <w:rPr>
        <w:rFonts w:hint="eastAsia"/>
      </w:rPr>
    </w:lvl>
    <w:lvl w:ilvl="7" w:tentative="0">
      <w:start w:val="1"/>
      <w:numFmt w:val="decimal"/>
      <w:lvlText w:val="%1.%2.%3.%4.%5.%6.%7.%8."/>
      <w:lvlJc w:val="left"/>
      <w:pPr>
        <w:tabs>
          <w:tab w:val="left" w:pos="209"/>
        </w:tabs>
        <w:ind w:left="209" w:hanging="1418"/>
      </w:pPr>
      <w:rPr>
        <w:rFonts w:hint="eastAsia"/>
      </w:rPr>
    </w:lvl>
    <w:lvl w:ilvl="8" w:tentative="0">
      <w:start w:val="1"/>
      <w:numFmt w:val="decimal"/>
      <w:lvlText w:val="%1.%2.%3.%4.%5.%6.%7.%8.%9."/>
      <w:lvlJc w:val="left"/>
      <w:pPr>
        <w:tabs>
          <w:tab w:val="left" w:pos="350"/>
        </w:tabs>
        <w:ind w:left="350" w:hanging="1559"/>
      </w:pPr>
      <w:rPr>
        <w:rFonts w:hint="eastAsia"/>
      </w:rPr>
    </w:lvl>
  </w:abstractNum>
  <w:abstractNum w:abstractNumId="61">
    <w:nsid w:val="64FC496B"/>
    <w:multiLevelType w:val="singleLevel"/>
    <w:tmpl w:val="64FC496B"/>
    <w:lvl w:ilvl="0" w:tentative="0">
      <w:start w:val="1"/>
      <w:numFmt w:val="bullet"/>
      <w:lvlText w:val=""/>
      <w:lvlJc w:val="left"/>
      <w:pPr>
        <w:ind w:left="420" w:hanging="420"/>
      </w:pPr>
      <w:rPr>
        <w:rFonts w:hint="default" w:ascii="Wingdings" w:hAnsi="Wingdings"/>
      </w:rPr>
    </w:lvl>
  </w:abstractNum>
  <w:abstractNum w:abstractNumId="62">
    <w:nsid w:val="671D0712"/>
    <w:multiLevelType w:val="singleLevel"/>
    <w:tmpl w:val="671D0712"/>
    <w:lvl w:ilvl="0" w:tentative="0">
      <w:start w:val="1"/>
      <w:numFmt w:val="decimal"/>
      <w:lvlText w:val="%1)"/>
      <w:lvlJc w:val="left"/>
      <w:pPr>
        <w:ind w:left="425" w:hanging="425"/>
      </w:pPr>
      <w:rPr>
        <w:rFonts w:hint="default"/>
      </w:rPr>
    </w:lvl>
  </w:abstractNum>
  <w:abstractNum w:abstractNumId="63">
    <w:nsid w:val="67E97102"/>
    <w:multiLevelType w:val="singleLevel"/>
    <w:tmpl w:val="67E97102"/>
    <w:lvl w:ilvl="0" w:tentative="0">
      <w:start w:val="1"/>
      <w:numFmt w:val="decimal"/>
      <w:suff w:val="nothing"/>
      <w:lvlText w:val="%1、"/>
      <w:lvlJc w:val="left"/>
    </w:lvl>
  </w:abstractNum>
  <w:abstractNum w:abstractNumId="64">
    <w:nsid w:val="6A6FEF53"/>
    <w:multiLevelType w:val="singleLevel"/>
    <w:tmpl w:val="6A6FEF53"/>
    <w:lvl w:ilvl="0" w:tentative="0">
      <w:start w:val="1"/>
      <w:numFmt w:val="decimal"/>
      <w:lvlText w:val="%1."/>
      <w:lvlJc w:val="left"/>
      <w:pPr>
        <w:ind w:left="425" w:hanging="425"/>
      </w:pPr>
      <w:rPr>
        <w:rFonts w:hint="default"/>
      </w:rPr>
    </w:lvl>
  </w:abstractNum>
  <w:abstractNum w:abstractNumId="65">
    <w:nsid w:val="6AD0011B"/>
    <w:multiLevelType w:val="multilevel"/>
    <w:tmpl w:val="6AD0011B"/>
    <w:lvl w:ilvl="0" w:tentative="0">
      <w:start w:val="1"/>
      <w:numFmt w:val="lowerLetter"/>
      <w:pStyle w:val="85"/>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6">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w:lvlJc w:val="left"/>
      <w:pPr>
        <w:ind w:left="0" w:firstLine="0"/>
      </w:pPr>
      <w:rPr>
        <w:rFonts w:hint="eastAsia" w:ascii="黑体" w:hAnsi="Times New Roman" w:eastAsia="黑体"/>
        <w:b w:val="0"/>
        <w:i w:val="0"/>
        <w:sz w:val="28"/>
        <w:szCs w:val="28"/>
      </w:rPr>
    </w:lvl>
    <w:lvl w:ilvl="2" w:tentative="0">
      <w:start w:val="1"/>
      <w:numFmt w:val="decimal"/>
      <w:suff w:val="nothing"/>
      <w:lvlText w:val="%1%2.%3　"/>
      <w:lvlJc w:val="left"/>
      <w:pPr>
        <w:ind w:left="2880" w:firstLine="0"/>
      </w:pPr>
      <w:rPr>
        <w:rFonts w:hint="eastAsia" w:ascii="黑体" w:hAnsi="Times New Roman" w:eastAsia="黑体"/>
        <w:b w:val="0"/>
        <w:i w:val="0"/>
        <w:sz w:val="24"/>
        <w:szCs w:val="24"/>
      </w:rPr>
    </w:lvl>
    <w:lvl w:ilvl="3" w:tentative="0">
      <w:start w:val="1"/>
      <w:numFmt w:val="decimal"/>
      <w:suff w:val="nothing"/>
      <w:lvlText w:val="%1%2.%3.%4　"/>
      <w:lvlJc w:val="left"/>
      <w:pPr>
        <w:ind w:left="1440" w:firstLine="0"/>
      </w:pPr>
      <w:rPr>
        <w:rFonts w:hint="eastAsia" w:ascii="黑体" w:hAnsi="Times New Roman" w:eastAsia="黑体"/>
        <w:b/>
        <w:i w:val="0"/>
        <w:sz w:val="24"/>
        <w:szCs w:val="24"/>
      </w:rPr>
    </w:lvl>
    <w:lvl w:ilvl="4" w:tentative="0">
      <w:start w:val="1"/>
      <w:numFmt w:val="decimal"/>
      <w:pStyle w:val="109"/>
      <w:suff w:val="nothing"/>
      <w:lvlText w:val="%1%2.%3.%4.%5　"/>
      <w:lvlJc w:val="left"/>
      <w:pPr>
        <w:ind w:left="1620" w:firstLine="0"/>
      </w:pPr>
      <w:rPr>
        <w:rFonts w:hint="eastAsia" w:ascii="黑体" w:hAnsi="Times New Roman" w:eastAsia="黑体"/>
        <w:b/>
        <w:i w:val="0"/>
        <w:sz w:val="24"/>
        <w:szCs w:val="24"/>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7">
    <w:nsid w:val="7AD28F37"/>
    <w:multiLevelType w:val="singleLevel"/>
    <w:tmpl w:val="7AD28F37"/>
    <w:lvl w:ilvl="0" w:tentative="0">
      <w:start w:val="1"/>
      <w:numFmt w:val="lowerLetter"/>
      <w:lvlText w:val="%1."/>
      <w:lvlJc w:val="left"/>
      <w:pPr>
        <w:tabs>
          <w:tab w:val="left" w:pos="312"/>
        </w:tabs>
        <w:ind w:left="330" w:leftChars="0" w:firstLine="0" w:firstLineChars="0"/>
      </w:pPr>
    </w:lvl>
  </w:abstractNum>
  <w:num w:numId="1">
    <w:abstractNumId w:val="56"/>
  </w:num>
  <w:num w:numId="2">
    <w:abstractNumId w:val="60"/>
  </w:num>
  <w:num w:numId="3">
    <w:abstractNumId w:val="36"/>
  </w:num>
  <w:num w:numId="4">
    <w:abstractNumId w:val="65"/>
  </w:num>
  <w:num w:numId="5">
    <w:abstractNumId w:val="49"/>
  </w:num>
  <w:num w:numId="6">
    <w:abstractNumId w:val="66"/>
  </w:num>
  <w:num w:numId="7">
    <w:abstractNumId w:val="44"/>
  </w:num>
  <w:num w:numId="8">
    <w:abstractNumId w:val="30"/>
  </w:num>
  <w:num w:numId="9">
    <w:abstractNumId w:val="31"/>
  </w:num>
  <w:num w:numId="10">
    <w:abstractNumId w:val="29"/>
  </w:num>
  <w:num w:numId="11">
    <w:abstractNumId w:val="1"/>
  </w:num>
  <w:num w:numId="12">
    <w:abstractNumId w:val="64"/>
  </w:num>
  <w:num w:numId="13">
    <w:abstractNumId w:val="47"/>
  </w:num>
  <w:num w:numId="14">
    <w:abstractNumId w:val="17"/>
  </w:num>
  <w:num w:numId="15">
    <w:abstractNumId w:val="46"/>
  </w:num>
  <w:num w:numId="16">
    <w:abstractNumId w:val="16"/>
  </w:num>
  <w:num w:numId="17">
    <w:abstractNumId w:val="57"/>
  </w:num>
  <w:num w:numId="18">
    <w:abstractNumId w:val="7"/>
  </w:num>
  <w:num w:numId="19">
    <w:abstractNumId w:val="34"/>
  </w:num>
  <w:num w:numId="20">
    <w:abstractNumId w:val="6"/>
  </w:num>
  <w:num w:numId="21">
    <w:abstractNumId w:val="5"/>
  </w:num>
  <w:num w:numId="22">
    <w:abstractNumId w:val="53"/>
  </w:num>
  <w:num w:numId="23">
    <w:abstractNumId w:val="59"/>
  </w:num>
  <w:num w:numId="24">
    <w:abstractNumId w:val="62"/>
  </w:num>
  <w:num w:numId="25">
    <w:abstractNumId w:val="0"/>
  </w:num>
  <w:num w:numId="26">
    <w:abstractNumId w:val="25"/>
  </w:num>
  <w:num w:numId="27">
    <w:abstractNumId w:val="58"/>
  </w:num>
  <w:num w:numId="28">
    <w:abstractNumId w:val="39"/>
  </w:num>
  <w:num w:numId="29">
    <w:abstractNumId w:val="54"/>
  </w:num>
  <w:num w:numId="30">
    <w:abstractNumId w:val="63"/>
  </w:num>
  <w:num w:numId="31">
    <w:abstractNumId w:val="9"/>
  </w:num>
  <w:num w:numId="32">
    <w:abstractNumId w:val="33"/>
  </w:num>
  <w:num w:numId="33">
    <w:abstractNumId w:val="42"/>
  </w:num>
  <w:num w:numId="34">
    <w:abstractNumId w:val="35"/>
  </w:num>
  <w:num w:numId="35">
    <w:abstractNumId w:val="2"/>
  </w:num>
  <w:num w:numId="36">
    <w:abstractNumId w:val="22"/>
  </w:num>
  <w:num w:numId="37">
    <w:abstractNumId w:val="28"/>
  </w:num>
  <w:num w:numId="38">
    <w:abstractNumId w:val="52"/>
  </w:num>
  <w:num w:numId="39">
    <w:abstractNumId w:val="61"/>
  </w:num>
  <w:num w:numId="40">
    <w:abstractNumId w:val="18"/>
  </w:num>
  <w:num w:numId="41">
    <w:abstractNumId w:val="24"/>
  </w:num>
  <w:num w:numId="42">
    <w:abstractNumId w:val="40"/>
  </w:num>
  <w:num w:numId="43">
    <w:abstractNumId w:val="14"/>
  </w:num>
  <w:num w:numId="44">
    <w:abstractNumId w:val="48"/>
  </w:num>
  <w:num w:numId="45">
    <w:abstractNumId w:val="51"/>
  </w:num>
  <w:num w:numId="46">
    <w:abstractNumId w:val="67"/>
  </w:num>
  <w:num w:numId="47">
    <w:abstractNumId w:val="12"/>
  </w:num>
  <w:num w:numId="48">
    <w:abstractNumId w:val="8"/>
  </w:num>
  <w:num w:numId="49">
    <w:abstractNumId w:val="32"/>
  </w:num>
  <w:num w:numId="50">
    <w:abstractNumId w:val="37"/>
  </w:num>
  <w:num w:numId="51">
    <w:abstractNumId w:val="11"/>
  </w:num>
  <w:num w:numId="52">
    <w:abstractNumId w:val="26"/>
  </w:num>
  <w:num w:numId="53">
    <w:abstractNumId w:val="19"/>
  </w:num>
  <w:num w:numId="54">
    <w:abstractNumId w:val="41"/>
  </w:num>
  <w:num w:numId="55">
    <w:abstractNumId w:val="27"/>
  </w:num>
  <w:num w:numId="56">
    <w:abstractNumId w:val="43"/>
  </w:num>
  <w:num w:numId="57">
    <w:abstractNumId w:val="23"/>
  </w:num>
  <w:num w:numId="58">
    <w:abstractNumId w:val="38"/>
  </w:num>
  <w:num w:numId="59">
    <w:abstractNumId w:val="45"/>
  </w:num>
  <w:num w:numId="60">
    <w:abstractNumId w:val="10"/>
  </w:num>
  <w:num w:numId="61">
    <w:abstractNumId w:val="50"/>
  </w:num>
  <w:num w:numId="62">
    <w:abstractNumId w:val="20"/>
  </w:num>
  <w:num w:numId="63">
    <w:abstractNumId w:val="55"/>
  </w:num>
  <w:num w:numId="64">
    <w:abstractNumId w:val="3"/>
  </w:num>
  <w:num w:numId="65">
    <w:abstractNumId w:val="15"/>
  </w:num>
  <w:num w:numId="66">
    <w:abstractNumId w:val="4"/>
  </w:num>
  <w:num w:numId="67">
    <w:abstractNumId w:val="21"/>
  </w:num>
  <w:num w:numId="68">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oujiansheng">
    <w15:presenceInfo w15:providerId="None" w15:userId="zhoujiansheng"/>
  </w15:person>
  <w15:person w15:author="lee">
    <w15:presenceInfo w15:providerId="WPS Office" w15:userId="10073609153"/>
  </w15:person>
  <w15:person w15:author="Sun">
    <w15:presenceInfo w15:providerId="WPS Office" w15:userId="60853905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hideSpellingErrors/>
  <w:trackRevisions w:val="1"/>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iODJkNGQwYTQyNDZlYTZhMjU2ZDZiNWU5ZGZmODYifQ=="/>
  </w:docVars>
  <w:rsids>
    <w:rsidRoot w:val="00172A27"/>
    <w:rsid w:val="000006A1"/>
    <w:rsid w:val="000008CF"/>
    <w:rsid w:val="0000161E"/>
    <w:rsid w:val="00002173"/>
    <w:rsid w:val="00002B29"/>
    <w:rsid w:val="00002DBF"/>
    <w:rsid w:val="00002F5B"/>
    <w:rsid w:val="00003961"/>
    <w:rsid w:val="00003DC1"/>
    <w:rsid w:val="0000471D"/>
    <w:rsid w:val="0000506E"/>
    <w:rsid w:val="000050A9"/>
    <w:rsid w:val="000050B9"/>
    <w:rsid w:val="00005CEF"/>
    <w:rsid w:val="00005E6A"/>
    <w:rsid w:val="00005F3E"/>
    <w:rsid w:val="00006971"/>
    <w:rsid w:val="00006C8C"/>
    <w:rsid w:val="00006EC3"/>
    <w:rsid w:val="00006F1E"/>
    <w:rsid w:val="00007143"/>
    <w:rsid w:val="000076B4"/>
    <w:rsid w:val="00007E16"/>
    <w:rsid w:val="00010141"/>
    <w:rsid w:val="00010DFD"/>
    <w:rsid w:val="00011E34"/>
    <w:rsid w:val="000130F2"/>
    <w:rsid w:val="0001326D"/>
    <w:rsid w:val="00013809"/>
    <w:rsid w:val="00014F03"/>
    <w:rsid w:val="000155B3"/>
    <w:rsid w:val="000162BD"/>
    <w:rsid w:val="0001731A"/>
    <w:rsid w:val="00017564"/>
    <w:rsid w:val="00020A97"/>
    <w:rsid w:val="00020D14"/>
    <w:rsid w:val="000213C1"/>
    <w:rsid w:val="00022001"/>
    <w:rsid w:val="00024141"/>
    <w:rsid w:val="000254B1"/>
    <w:rsid w:val="00025924"/>
    <w:rsid w:val="00025B6E"/>
    <w:rsid w:val="00025D62"/>
    <w:rsid w:val="000266B1"/>
    <w:rsid w:val="00026C12"/>
    <w:rsid w:val="00027428"/>
    <w:rsid w:val="0002753A"/>
    <w:rsid w:val="00027755"/>
    <w:rsid w:val="000301EC"/>
    <w:rsid w:val="000304C0"/>
    <w:rsid w:val="0003051B"/>
    <w:rsid w:val="000310E3"/>
    <w:rsid w:val="00031A55"/>
    <w:rsid w:val="000328EF"/>
    <w:rsid w:val="00032F85"/>
    <w:rsid w:val="00033226"/>
    <w:rsid w:val="00034498"/>
    <w:rsid w:val="00034B4C"/>
    <w:rsid w:val="00035A8B"/>
    <w:rsid w:val="00036ED9"/>
    <w:rsid w:val="00037049"/>
    <w:rsid w:val="000379CF"/>
    <w:rsid w:val="00040292"/>
    <w:rsid w:val="00040323"/>
    <w:rsid w:val="00040F53"/>
    <w:rsid w:val="00041579"/>
    <w:rsid w:val="00041648"/>
    <w:rsid w:val="000418F0"/>
    <w:rsid w:val="00041BFF"/>
    <w:rsid w:val="000420F9"/>
    <w:rsid w:val="00042114"/>
    <w:rsid w:val="00042472"/>
    <w:rsid w:val="00042496"/>
    <w:rsid w:val="00042BAC"/>
    <w:rsid w:val="0004325D"/>
    <w:rsid w:val="00043C40"/>
    <w:rsid w:val="00044205"/>
    <w:rsid w:val="0004425A"/>
    <w:rsid w:val="00044588"/>
    <w:rsid w:val="00044D22"/>
    <w:rsid w:val="00045303"/>
    <w:rsid w:val="0004536B"/>
    <w:rsid w:val="000454F1"/>
    <w:rsid w:val="0004646A"/>
    <w:rsid w:val="00046BE8"/>
    <w:rsid w:val="00046F2A"/>
    <w:rsid w:val="00047946"/>
    <w:rsid w:val="00047D1F"/>
    <w:rsid w:val="00050238"/>
    <w:rsid w:val="00050631"/>
    <w:rsid w:val="000512AD"/>
    <w:rsid w:val="0005197D"/>
    <w:rsid w:val="000536A9"/>
    <w:rsid w:val="00053BC1"/>
    <w:rsid w:val="00053CA4"/>
    <w:rsid w:val="00053ECE"/>
    <w:rsid w:val="000543DE"/>
    <w:rsid w:val="00054BDE"/>
    <w:rsid w:val="0005592F"/>
    <w:rsid w:val="000561E6"/>
    <w:rsid w:val="00057197"/>
    <w:rsid w:val="000604FE"/>
    <w:rsid w:val="00060C67"/>
    <w:rsid w:val="000610EE"/>
    <w:rsid w:val="000625DF"/>
    <w:rsid w:val="0006339F"/>
    <w:rsid w:val="00064C21"/>
    <w:rsid w:val="00065A41"/>
    <w:rsid w:val="00065B65"/>
    <w:rsid w:val="00066CA1"/>
    <w:rsid w:val="0006714C"/>
    <w:rsid w:val="00067702"/>
    <w:rsid w:val="00067E06"/>
    <w:rsid w:val="00067FDD"/>
    <w:rsid w:val="000701F7"/>
    <w:rsid w:val="00070D4B"/>
    <w:rsid w:val="00070D97"/>
    <w:rsid w:val="00070DC6"/>
    <w:rsid w:val="000719F1"/>
    <w:rsid w:val="00072C4C"/>
    <w:rsid w:val="000734AF"/>
    <w:rsid w:val="0007356E"/>
    <w:rsid w:val="000735EB"/>
    <w:rsid w:val="00073D89"/>
    <w:rsid w:val="00073E12"/>
    <w:rsid w:val="00074A46"/>
    <w:rsid w:val="00074C36"/>
    <w:rsid w:val="00076066"/>
    <w:rsid w:val="00077E9E"/>
    <w:rsid w:val="00077ED4"/>
    <w:rsid w:val="00080688"/>
    <w:rsid w:val="00081977"/>
    <w:rsid w:val="00082917"/>
    <w:rsid w:val="00083DBD"/>
    <w:rsid w:val="000840DE"/>
    <w:rsid w:val="00085B5E"/>
    <w:rsid w:val="0008687C"/>
    <w:rsid w:val="00086B41"/>
    <w:rsid w:val="00087475"/>
    <w:rsid w:val="00087864"/>
    <w:rsid w:val="000902CF"/>
    <w:rsid w:val="000902D5"/>
    <w:rsid w:val="000908D1"/>
    <w:rsid w:val="00090ED3"/>
    <w:rsid w:val="000920EF"/>
    <w:rsid w:val="00092888"/>
    <w:rsid w:val="00092970"/>
    <w:rsid w:val="00092A50"/>
    <w:rsid w:val="00093BA1"/>
    <w:rsid w:val="00093DDB"/>
    <w:rsid w:val="00094354"/>
    <w:rsid w:val="00094E7C"/>
    <w:rsid w:val="00096422"/>
    <w:rsid w:val="000964A7"/>
    <w:rsid w:val="000967C1"/>
    <w:rsid w:val="00096DDA"/>
    <w:rsid w:val="00097BCD"/>
    <w:rsid w:val="00097E3A"/>
    <w:rsid w:val="000A05B2"/>
    <w:rsid w:val="000A0ADA"/>
    <w:rsid w:val="000A1402"/>
    <w:rsid w:val="000A1BEE"/>
    <w:rsid w:val="000A22C3"/>
    <w:rsid w:val="000A322E"/>
    <w:rsid w:val="000A435F"/>
    <w:rsid w:val="000A45A5"/>
    <w:rsid w:val="000A71E9"/>
    <w:rsid w:val="000A7543"/>
    <w:rsid w:val="000B07B4"/>
    <w:rsid w:val="000B0BC0"/>
    <w:rsid w:val="000B0D9E"/>
    <w:rsid w:val="000B1D79"/>
    <w:rsid w:val="000B1F8E"/>
    <w:rsid w:val="000B471E"/>
    <w:rsid w:val="000B5014"/>
    <w:rsid w:val="000B628A"/>
    <w:rsid w:val="000B6CCD"/>
    <w:rsid w:val="000C0D8B"/>
    <w:rsid w:val="000C12BB"/>
    <w:rsid w:val="000C15EC"/>
    <w:rsid w:val="000C2231"/>
    <w:rsid w:val="000C2D8B"/>
    <w:rsid w:val="000C2ECB"/>
    <w:rsid w:val="000C321D"/>
    <w:rsid w:val="000C3B0E"/>
    <w:rsid w:val="000C440B"/>
    <w:rsid w:val="000C4C4A"/>
    <w:rsid w:val="000C5A25"/>
    <w:rsid w:val="000C7D3A"/>
    <w:rsid w:val="000C7F72"/>
    <w:rsid w:val="000D0994"/>
    <w:rsid w:val="000D0DD6"/>
    <w:rsid w:val="000D0E2B"/>
    <w:rsid w:val="000D1081"/>
    <w:rsid w:val="000D162D"/>
    <w:rsid w:val="000D1A38"/>
    <w:rsid w:val="000D3839"/>
    <w:rsid w:val="000D4262"/>
    <w:rsid w:val="000D44E0"/>
    <w:rsid w:val="000D47F8"/>
    <w:rsid w:val="000D4B03"/>
    <w:rsid w:val="000D4C0C"/>
    <w:rsid w:val="000D4CAD"/>
    <w:rsid w:val="000D6BE5"/>
    <w:rsid w:val="000D7EED"/>
    <w:rsid w:val="000E0389"/>
    <w:rsid w:val="000E0D3C"/>
    <w:rsid w:val="000E1038"/>
    <w:rsid w:val="000E1065"/>
    <w:rsid w:val="000E1505"/>
    <w:rsid w:val="000E1AD3"/>
    <w:rsid w:val="000E1FE2"/>
    <w:rsid w:val="000E2583"/>
    <w:rsid w:val="000E3743"/>
    <w:rsid w:val="000E4F32"/>
    <w:rsid w:val="000E512B"/>
    <w:rsid w:val="000E51E6"/>
    <w:rsid w:val="000E632F"/>
    <w:rsid w:val="000F053C"/>
    <w:rsid w:val="000F0FF1"/>
    <w:rsid w:val="000F1489"/>
    <w:rsid w:val="000F4D7D"/>
    <w:rsid w:val="000F51D3"/>
    <w:rsid w:val="000F5766"/>
    <w:rsid w:val="000F577D"/>
    <w:rsid w:val="000F5DCD"/>
    <w:rsid w:val="000F5E6C"/>
    <w:rsid w:val="00100B84"/>
    <w:rsid w:val="001014D3"/>
    <w:rsid w:val="00101748"/>
    <w:rsid w:val="00101FF5"/>
    <w:rsid w:val="00102315"/>
    <w:rsid w:val="00102642"/>
    <w:rsid w:val="00102B5B"/>
    <w:rsid w:val="00102C41"/>
    <w:rsid w:val="00102F7C"/>
    <w:rsid w:val="00104443"/>
    <w:rsid w:val="001047CA"/>
    <w:rsid w:val="00104CB9"/>
    <w:rsid w:val="0010563B"/>
    <w:rsid w:val="00105AB8"/>
    <w:rsid w:val="0010636A"/>
    <w:rsid w:val="00106942"/>
    <w:rsid w:val="00106D58"/>
    <w:rsid w:val="00107F1D"/>
    <w:rsid w:val="00110123"/>
    <w:rsid w:val="001105ED"/>
    <w:rsid w:val="001106A5"/>
    <w:rsid w:val="00110F2E"/>
    <w:rsid w:val="001120AD"/>
    <w:rsid w:val="00113950"/>
    <w:rsid w:val="001145B5"/>
    <w:rsid w:val="001148BD"/>
    <w:rsid w:val="00114C38"/>
    <w:rsid w:val="00116B4F"/>
    <w:rsid w:val="0011769A"/>
    <w:rsid w:val="00117903"/>
    <w:rsid w:val="00117EE3"/>
    <w:rsid w:val="00117FFC"/>
    <w:rsid w:val="00120032"/>
    <w:rsid w:val="0012016B"/>
    <w:rsid w:val="00120520"/>
    <w:rsid w:val="00120A40"/>
    <w:rsid w:val="00120D74"/>
    <w:rsid w:val="00120E8C"/>
    <w:rsid w:val="00121BCC"/>
    <w:rsid w:val="00121E94"/>
    <w:rsid w:val="0012267F"/>
    <w:rsid w:val="00125FD0"/>
    <w:rsid w:val="001265FA"/>
    <w:rsid w:val="001268B2"/>
    <w:rsid w:val="0012783D"/>
    <w:rsid w:val="00130980"/>
    <w:rsid w:val="001319A9"/>
    <w:rsid w:val="00132D7A"/>
    <w:rsid w:val="00132E4C"/>
    <w:rsid w:val="001333E1"/>
    <w:rsid w:val="00133AD1"/>
    <w:rsid w:val="001348B6"/>
    <w:rsid w:val="00134CE3"/>
    <w:rsid w:val="00136251"/>
    <w:rsid w:val="001363FA"/>
    <w:rsid w:val="00136D31"/>
    <w:rsid w:val="00136E0F"/>
    <w:rsid w:val="00137003"/>
    <w:rsid w:val="0013722C"/>
    <w:rsid w:val="0013725C"/>
    <w:rsid w:val="00142189"/>
    <w:rsid w:val="00146CF4"/>
    <w:rsid w:val="00146FF3"/>
    <w:rsid w:val="00147183"/>
    <w:rsid w:val="0014753D"/>
    <w:rsid w:val="00147DC6"/>
    <w:rsid w:val="00150C62"/>
    <w:rsid w:val="001510A9"/>
    <w:rsid w:val="0015142E"/>
    <w:rsid w:val="0015219D"/>
    <w:rsid w:val="00152EBE"/>
    <w:rsid w:val="00152FB7"/>
    <w:rsid w:val="00153668"/>
    <w:rsid w:val="00153C63"/>
    <w:rsid w:val="00153E2A"/>
    <w:rsid w:val="00154563"/>
    <w:rsid w:val="00154659"/>
    <w:rsid w:val="00154B40"/>
    <w:rsid w:val="00154D7C"/>
    <w:rsid w:val="00154E83"/>
    <w:rsid w:val="00154EEB"/>
    <w:rsid w:val="00155FCF"/>
    <w:rsid w:val="001561F2"/>
    <w:rsid w:val="00156255"/>
    <w:rsid w:val="001576B1"/>
    <w:rsid w:val="00157C3A"/>
    <w:rsid w:val="00157C6F"/>
    <w:rsid w:val="0016007A"/>
    <w:rsid w:val="001601EC"/>
    <w:rsid w:val="00160658"/>
    <w:rsid w:val="00160985"/>
    <w:rsid w:val="00160CE6"/>
    <w:rsid w:val="00160D2A"/>
    <w:rsid w:val="00160E03"/>
    <w:rsid w:val="00161DA5"/>
    <w:rsid w:val="00163123"/>
    <w:rsid w:val="0016685A"/>
    <w:rsid w:val="001670E3"/>
    <w:rsid w:val="001676F3"/>
    <w:rsid w:val="00167A67"/>
    <w:rsid w:val="00167DA3"/>
    <w:rsid w:val="00170CE2"/>
    <w:rsid w:val="00171AD4"/>
    <w:rsid w:val="001721BC"/>
    <w:rsid w:val="001722A3"/>
    <w:rsid w:val="00172A27"/>
    <w:rsid w:val="00174608"/>
    <w:rsid w:val="00174AAE"/>
    <w:rsid w:val="00174EF6"/>
    <w:rsid w:val="00176BBF"/>
    <w:rsid w:val="00182D31"/>
    <w:rsid w:val="00182E09"/>
    <w:rsid w:val="00183098"/>
    <w:rsid w:val="00183EB1"/>
    <w:rsid w:val="00184BDE"/>
    <w:rsid w:val="00185FFE"/>
    <w:rsid w:val="00186453"/>
    <w:rsid w:val="00186B08"/>
    <w:rsid w:val="00186CB3"/>
    <w:rsid w:val="00187236"/>
    <w:rsid w:val="00190AAD"/>
    <w:rsid w:val="00190DCD"/>
    <w:rsid w:val="00190EC7"/>
    <w:rsid w:val="00191BBD"/>
    <w:rsid w:val="00193AF4"/>
    <w:rsid w:val="00194134"/>
    <w:rsid w:val="00194275"/>
    <w:rsid w:val="00195305"/>
    <w:rsid w:val="0019571F"/>
    <w:rsid w:val="00195AA4"/>
    <w:rsid w:val="00195B4A"/>
    <w:rsid w:val="00197DCD"/>
    <w:rsid w:val="00197E3B"/>
    <w:rsid w:val="00197F94"/>
    <w:rsid w:val="001A066F"/>
    <w:rsid w:val="001A0AE2"/>
    <w:rsid w:val="001A1145"/>
    <w:rsid w:val="001A1A5B"/>
    <w:rsid w:val="001A201C"/>
    <w:rsid w:val="001A23E8"/>
    <w:rsid w:val="001A2A94"/>
    <w:rsid w:val="001A2D33"/>
    <w:rsid w:val="001A46C0"/>
    <w:rsid w:val="001A4E39"/>
    <w:rsid w:val="001A529D"/>
    <w:rsid w:val="001A6894"/>
    <w:rsid w:val="001A70BA"/>
    <w:rsid w:val="001A7BDC"/>
    <w:rsid w:val="001A7DAA"/>
    <w:rsid w:val="001B0039"/>
    <w:rsid w:val="001B0046"/>
    <w:rsid w:val="001B056D"/>
    <w:rsid w:val="001B0940"/>
    <w:rsid w:val="001B11B8"/>
    <w:rsid w:val="001B2AD4"/>
    <w:rsid w:val="001B2D12"/>
    <w:rsid w:val="001B33DB"/>
    <w:rsid w:val="001B35C7"/>
    <w:rsid w:val="001B3943"/>
    <w:rsid w:val="001B3A9F"/>
    <w:rsid w:val="001B4962"/>
    <w:rsid w:val="001B4BB6"/>
    <w:rsid w:val="001B5E0F"/>
    <w:rsid w:val="001B6302"/>
    <w:rsid w:val="001B6C6F"/>
    <w:rsid w:val="001B6FFE"/>
    <w:rsid w:val="001B71A0"/>
    <w:rsid w:val="001B7B76"/>
    <w:rsid w:val="001C1096"/>
    <w:rsid w:val="001C1295"/>
    <w:rsid w:val="001C130A"/>
    <w:rsid w:val="001C1863"/>
    <w:rsid w:val="001C2109"/>
    <w:rsid w:val="001C348B"/>
    <w:rsid w:val="001C3514"/>
    <w:rsid w:val="001C3932"/>
    <w:rsid w:val="001C53EF"/>
    <w:rsid w:val="001C55E3"/>
    <w:rsid w:val="001C658B"/>
    <w:rsid w:val="001C7404"/>
    <w:rsid w:val="001C7614"/>
    <w:rsid w:val="001C7D4A"/>
    <w:rsid w:val="001D0F06"/>
    <w:rsid w:val="001D247F"/>
    <w:rsid w:val="001D2F75"/>
    <w:rsid w:val="001D393A"/>
    <w:rsid w:val="001D462A"/>
    <w:rsid w:val="001D4DAE"/>
    <w:rsid w:val="001D5827"/>
    <w:rsid w:val="001D674C"/>
    <w:rsid w:val="001D7E11"/>
    <w:rsid w:val="001E088F"/>
    <w:rsid w:val="001E0A1A"/>
    <w:rsid w:val="001E1F7B"/>
    <w:rsid w:val="001E21F0"/>
    <w:rsid w:val="001E2B14"/>
    <w:rsid w:val="001E4868"/>
    <w:rsid w:val="001E4A5B"/>
    <w:rsid w:val="001E57E4"/>
    <w:rsid w:val="001E59A2"/>
    <w:rsid w:val="001E5F25"/>
    <w:rsid w:val="001E61C6"/>
    <w:rsid w:val="001E621C"/>
    <w:rsid w:val="001F1330"/>
    <w:rsid w:val="001F163B"/>
    <w:rsid w:val="001F2611"/>
    <w:rsid w:val="001F2977"/>
    <w:rsid w:val="001F376D"/>
    <w:rsid w:val="001F43A4"/>
    <w:rsid w:val="001F4C97"/>
    <w:rsid w:val="001F5285"/>
    <w:rsid w:val="001F52F2"/>
    <w:rsid w:val="001F5583"/>
    <w:rsid w:val="001F5A56"/>
    <w:rsid w:val="001F6000"/>
    <w:rsid w:val="001F735D"/>
    <w:rsid w:val="001F7BC2"/>
    <w:rsid w:val="00200012"/>
    <w:rsid w:val="00200CA3"/>
    <w:rsid w:val="00200FF5"/>
    <w:rsid w:val="0020107B"/>
    <w:rsid w:val="00201353"/>
    <w:rsid w:val="002014C9"/>
    <w:rsid w:val="002014F0"/>
    <w:rsid w:val="002016C1"/>
    <w:rsid w:val="00201D7F"/>
    <w:rsid w:val="00201F03"/>
    <w:rsid w:val="0020211D"/>
    <w:rsid w:val="002026B8"/>
    <w:rsid w:val="00202702"/>
    <w:rsid w:val="0020343D"/>
    <w:rsid w:val="00203F03"/>
    <w:rsid w:val="00204C40"/>
    <w:rsid w:val="00205647"/>
    <w:rsid w:val="002059BF"/>
    <w:rsid w:val="00205AF0"/>
    <w:rsid w:val="00205E02"/>
    <w:rsid w:val="00205E54"/>
    <w:rsid w:val="00206564"/>
    <w:rsid w:val="0020666C"/>
    <w:rsid w:val="00206C4F"/>
    <w:rsid w:val="00206D50"/>
    <w:rsid w:val="00207294"/>
    <w:rsid w:val="002075C3"/>
    <w:rsid w:val="00207E27"/>
    <w:rsid w:val="00210301"/>
    <w:rsid w:val="0021048C"/>
    <w:rsid w:val="00210C77"/>
    <w:rsid w:val="00211D64"/>
    <w:rsid w:val="00211E38"/>
    <w:rsid w:val="0021293C"/>
    <w:rsid w:val="00213278"/>
    <w:rsid w:val="00213ED7"/>
    <w:rsid w:val="00214277"/>
    <w:rsid w:val="002143EE"/>
    <w:rsid w:val="00214F91"/>
    <w:rsid w:val="00215F75"/>
    <w:rsid w:val="002162F1"/>
    <w:rsid w:val="00220182"/>
    <w:rsid w:val="002201B2"/>
    <w:rsid w:val="00220A2F"/>
    <w:rsid w:val="00220CCE"/>
    <w:rsid w:val="00221164"/>
    <w:rsid w:val="0022233D"/>
    <w:rsid w:val="00223AE6"/>
    <w:rsid w:val="00223DE4"/>
    <w:rsid w:val="0022491A"/>
    <w:rsid w:val="00225EC0"/>
    <w:rsid w:val="002261B1"/>
    <w:rsid w:val="002265AC"/>
    <w:rsid w:val="00226D07"/>
    <w:rsid w:val="0022707C"/>
    <w:rsid w:val="00227207"/>
    <w:rsid w:val="00227716"/>
    <w:rsid w:val="0023047A"/>
    <w:rsid w:val="00230FE2"/>
    <w:rsid w:val="00231F6E"/>
    <w:rsid w:val="0023308D"/>
    <w:rsid w:val="00233886"/>
    <w:rsid w:val="00233E77"/>
    <w:rsid w:val="00233F44"/>
    <w:rsid w:val="00234068"/>
    <w:rsid w:val="00234E1F"/>
    <w:rsid w:val="0023566B"/>
    <w:rsid w:val="00235997"/>
    <w:rsid w:val="00236F02"/>
    <w:rsid w:val="00236F44"/>
    <w:rsid w:val="00236F83"/>
    <w:rsid w:val="002375E9"/>
    <w:rsid w:val="00240291"/>
    <w:rsid w:val="0024092A"/>
    <w:rsid w:val="002409C9"/>
    <w:rsid w:val="00241193"/>
    <w:rsid w:val="00241781"/>
    <w:rsid w:val="002433FA"/>
    <w:rsid w:val="00244304"/>
    <w:rsid w:val="002455DA"/>
    <w:rsid w:val="00245CD3"/>
    <w:rsid w:val="0024685A"/>
    <w:rsid w:val="00246931"/>
    <w:rsid w:val="0024696C"/>
    <w:rsid w:val="002472E2"/>
    <w:rsid w:val="002477B1"/>
    <w:rsid w:val="002509CB"/>
    <w:rsid w:val="00250E91"/>
    <w:rsid w:val="00251205"/>
    <w:rsid w:val="00251796"/>
    <w:rsid w:val="00251C32"/>
    <w:rsid w:val="00251D94"/>
    <w:rsid w:val="00252086"/>
    <w:rsid w:val="002531E4"/>
    <w:rsid w:val="00253D47"/>
    <w:rsid w:val="002547DA"/>
    <w:rsid w:val="002552FA"/>
    <w:rsid w:val="0025548F"/>
    <w:rsid w:val="00255BEA"/>
    <w:rsid w:val="002562F3"/>
    <w:rsid w:val="00257073"/>
    <w:rsid w:val="00257AFE"/>
    <w:rsid w:val="00257D40"/>
    <w:rsid w:val="00260246"/>
    <w:rsid w:val="00260905"/>
    <w:rsid w:val="00260C88"/>
    <w:rsid w:val="00261982"/>
    <w:rsid w:val="00262C77"/>
    <w:rsid w:val="00262E26"/>
    <w:rsid w:val="002631B2"/>
    <w:rsid w:val="0026384A"/>
    <w:rsid w:val="00263E31"/>
    <w:rsid w:val="00263E63"/>
    <w:rsid w:val="0026519F"/>
    <w:rsid w:val="0026528E"/>
    <w:rsid w:val="00265EF9"/>
    <w:rsid w:val="00265F40"/>
    <w:rsid w:val="00266400"/>
    <w:rsid w:val="0026689C"/>
    <w:rsid w:val="00266B90"/>
    <w:rsid w:val="0026732E"/>
    <w:rsid w:val="00271C26"/>
    <w:rsid w:val="002721D4"/>
    <w:rsid w:val="0027247C"/>
    <w:rsid w:val="002727EF"/>
    <w:rsid w:val="00272AF6"/>
    <w:rsid w:val="002732FD"/>
    <w:rsid w:val="00273BA0"/>
    <w:rsid w:val="0027471E"/>
    <w:rsid w:val="002765E6"/>
    <w:rsid w:val="00276B35"/>
    <w:rsid w:val="00276D85"/>
    <w:rsid w:val="002772D7"/>
    <w:rsid w:val="00277823"/>
    <w:rsid w:val="00280F3B"/>
    <w:rsid w:val="002811D5"/>
    <w:rsid w:val="002821CF"/>
    <w:rsid w:val="00282669"/>
    <w:rsid w:val="00282C4E"/>
    <w:rsid w:val="002832BA"/>
    <w:rsid w:val="00283E41"/>
    <w:rsid w:val="00283F70"/>
    <w:rsid w:val="00285430"/>
    <w:rsid w:val="00285B04"/>
    <w:rsid w:val="00285D10"/>
    <w:rsid w:val="00285F76"/>
    <w:rsid w:val="0028637C"/>
    <w:rsid w:val="00287B6F"/>
    <w:rsid w:val="00287DA6"/>
    <w:rsid w:val="0029034A"/>
    <w:rsid w:val="0029042C"/>
    <w:rsid w:val="00290C25"/>
    <w:rsid w:val="00291968"/>
    <w:rsid w:val="00291BEF"/>
    <w:rsid w:val="00296B5C"/>
    <w:rsid w:val="0029716F"/>
    <w:rsid w:val="00297D7F"/>
    <w:rsid w:val="002A07B3"/>
    <w:rsid w:val="002A0B24"/>
    <w:rsid w:val="002A11FF"/>
    <w:rsid w:val="002A1698"/>
    <w:rsid w:val="002A176D"/>
    <w:rsid w:val="002A17B9"/>
    <w:rsid w:val="002A2373"/>
    <w:rsid w:val="002A2E88"/>
    <w:rsid w:val="002A327E"/>
    <w:rsid w:val="002A32C9"/>
    <w:rsid w:val="002A3485"/>
    <w:rsid w:val="002A399D"/>
    <w:rsid w:val="002A3C12"/>
    <w:rsid w:val="002A4426"/>
    <w:rsid w:val="002A5D90"/>
    <w:rsid w:val="002A601E"/>
    <w:rsid w:val="002A6F43"/>
    <w:rsid w:val="002A7130"/>
    <w:rsid w:val="002A71D8"/>
    <w:rsid w:val="002A7664"/>
    <w:rsid w:val="002B27DA"/>
    <w:rsid w:val="002B31BB"/>
    <w:rsid w:val="002B3587"/>
    <w:rsid w:val="002B3635"/>
    <w:rsid w:val="002B3FA2"/>
    <w:rsid w:val="002B414C"/>
    <w:rsid w:val="002B5F6B"/>
    <w:rsid w:val="002B6229"/>
    <w:rsid w:val="002B6B94"/>
    <w:rsid w:val="002B7A93"/>
    <w:rsid w:val="002C0126"/>
    <w:rsid w:val="002C069E"/>
    <w:rsid w:val="002C09B5"/>
    <w:rsid w:val="002C0C5B"/>
    <w:rsid w:val="002C1E16"/>
    <w:rsid w:val="002C1F3A"/>
    <w:rsid w:val="002C2A94"/>
    <w:rsid w:val="002C3E38"/>
    <w:rsid w:val="002C3F3E"/>
    <w:rsid w:val="002C4811"/>
    <w:rsid w:val="002C5EB3"/>
    <w:rsid w:val="002C63A2"/>
    <w:rsid w:val="002C6756"/>
    <w:rsid w:val="002C6812"/>
    <w:rsid w:val="002C7614"/>
    <w:rsid w:val="002C7FC1"/>
    <w:rsid w:val="002D01AE"/>
    <w:rsid w:val="002D05CE"/>
    <w:rsid w:val="002D0F37"/>
    <w:rsid w:val="002D1297"/>
    <w:rsid w:val="002D14B5"/>
    <w:rsid w:val="002D1968"/>
    <w:rsid w:val="002D2189"/>
    <w:rsid w:val="002D25AB"/>
    <w:rsid w:val="002D2F86"/>
    <w:rsid w:val="002D3037"/>
    <w:rsid w:val="002D3DBC"/>
    <w:rsid w:val="002D45AC"/>
    <w:rsid w:val="002D4D35"/>
    <w:rsid w:val="002D4FAA"/>
    <w:rsid w:val="002D5850"/>
    <w:rsid w:val="002D6A61"/>
    <w:rsid w:val="002D6C84"/>
    <w:rsid w:val="002D6E90"/>
    <w:rsid w:val="002D6E9D"/>
    <w:rsid w:val="002D7961"/>
    <w:rsid w:val="002D7C11"/>
    <w:rsid w:val="002E0120"/>
    <w:rsid w:val="002E1512"/>
    <w:rsid w:val="002E175D"/>
    <w:rsid w:val="002E18B8"/>
    <w:rsid w:val="002E1DB7"/>
    <w:rsid w:val="002E3280"/>
    <w:rsid w:val="002E36EE"/>
    <w:rsid w:val="002E3830"/>
    <w:rsid w:val="002E4474"/>
    <w:rsid w:val="002E5190"/>
    <w:rsid w:val="002E5738"/>
    <w:rsid w:val="002E5A44"/>
    <w:rsid w:val="002E65C9"/>
    <w:rsid w:val="002E660F"/>
    <w:rsid w:val="002E7800"/>
    <w:rsid w:val="002E7EDF"/>
    <w:rsid w:val="002F033A"/>
    <w:rsid w:val="002F0DF7"/>
    <w:rsid w:val="002F0E0C"/>
    <w:rsid w:val="002F13E0"/>
    <w:rsid w:val="002F161E"/>
    <w:rsid w:val="002F1D05"/>
    <w:rsid w:val="002F2C18"/>
    <w:rsid w:val="002F3396"/>
    <w:rsid w:val="002F3F49"/>
    <w:rsid w:val="002F40F5"/>
    <w:rsid w:val="002F4E15"/>
    <w:rsid w:val="002F5286"/>
    <w:rsid w:val="002F5365"/>
    <w:rsid w:val="002F5548"/>
    <w:rsid w:val="002F5769"/>
    <w:rsid w:val="002F5B44"/>
    <w:rsid w:val="002F6120"/>
    <w:rsid w:val="002F6F4C"/>
    <w:rsid w:val="002F7F96"/>
    <w:rsid w:val="0030008D"/>
    <w:rsid w:val="00300383"/>
    <w:rsid w:val="00300EF9"/>
    <w:rsid w:val="003024A8"/>
    <w:rsid w:val="00302BAA"/>
    <w:rsid w:val="00302C3F"/>
    <w:rsid w:val="00302D17"/>
    <w:rsid w:val="00303BF2"/>
    <w:rsid w:val="003040C5"/>
    <w:rsid w:val="00304421"/>
    <w:rsid w:val="00304508"/>
    <w:rsid w:val="00304943"/>
    <w:rsid w:val="00304E59"/>
    <w:rsid w:val="00305057"/>
    <w:rsid w:val="00305E70"/>
    <w:rsid w:val="00307315"/>
    <w:rsid w:val="00307347"/>
    <w:rsid w:val="0030744F"/>
    <w:rsid w:val="00310B4B"/>
    <w:rsid w:val="00310D33"/>
    <w:rsid w:val="00310F80"/>
    <w:rsid w:val="0031118C"/>
    <w:rsid w:val="0031195E"/>
    <w:rsid w:val="0031233F"/>
    <w:rsid w:val="003142D3"/>
    <w:rsid w:val="003145A3"/>
    <w:rsid w:val="00315938"/>
    <w:rsid w:val="00316D98"/>
    <w:rsid w:val="00316E3F"/>
    <w:rsid w:val="0031709C"/>
    <w:rsid w:val="0031757F"/>
    <w:rsid w:val="003175B5"/>
    <w:rsid w:val="00320D86"/>
    <w:rsid w:val="00320DD3"/>
    <w:rsid w:val="00321A7D"/>
    <w:rsid w:val="00323568"/>
    <w:rsid w:val="003235DC"/>
    <w:rsid w:val="00324122"/>
    <w:rsid w:val="00324A66"/>
    <w:rsid w:val="00325782"/>
    <w:rsid w:val="00325936"/>
    <w:rsid w:val="00325DE9"/>
    <w:rsid w:val="00326166"/>
    <w:rsid w:val="00326E1D"/>
    <w:rsid w:val="00327062"/>
    <w:rsid w:val="00330546"/>
    <w:rsid w:val="0033109B"/>
    <w:rsid w:val="00331F7B"/>
    <w:rsid w:val="00332239"/>
    <w:rsid w:val="003327A5"/>
    <w:rsid w:val="00332E61"/>
    <w:rsid w:val="00332FBB"/>
    <w:rsid w:val="00333849"/>
    <w:rsid w:val="00334180"/>
    <w:rsid w:val="00334828"/>
    <w:rsid w:val="00334933"/>
    <w:rsid w:val="00335A98"/>
    <w:rsid w:val="00336188"/>
    <w:rsid w:val="00336551"/>
    <w:rsid w:val="00336E0B"/>
    <w:rsid w:val="00336F33"/>
    <w:rsid w:val="00337799"/>
    <w:rsid w:val="00340717"/>
    <w:rsid w:val="0034077E"/>
    <w:rsid w:val="0034202F"/>
    <w:rsid w:val="00342895"/>
    <w:rsid w:val="00343F5C"/>
    <w:rsid w:val="00344A5C"/>
    <w:rsid w:val="00345026"/>
    <w:rsid w:val="0034629A"/>
    <w:rsid w:val="0034664F"/>
    <w:rsid w:val="003468DC"/>
    <w:rsid w:val="00346DEB"/>
    <w:rsid w:val="00346E07"/>
    <w:rsid w:val="003477AE"/>
    <w:rsid w:val="00347BBA"/>
    <w:rsid w:val="00351347"/>
    <w:rsid w:val="003513B7"/>
    <w:rsid w:val="00351E38"/>
    <w:rsid w:val="00353081"/>
    <w:rsid w:val="00354262"/>
    <w:rsid w:val="00354BE8"/>
    <w:rsid w:val="00355937"/>
    <w:rsid w:val="00355A5B"/>
    <w:rsid w:val="00355DEF"/>
    <w:rsid w:val="0035652D"/>
    <w:rsid w:val="00356C1E"/>
    <w:rsid w:val="00356F04"/>
    <w:rsid w:val="0035738C"/>
    <w:rsid w:val="00357F6E"/>
    <w:rsid w:val="00360A0E"/>
    <w:rsid w:val="003624E3"/>
    <w:rsid w:val="0036453B"/>
    <w:rsid w:val="00364E04"/>
    <w:rsid w:val="003657D0"/>
    <w:rsid w:val="00365833"/>
    <w:rsid w:val="00365BAF"/>
    <w:rsid w:val="0036653D"/>
    <w:rsid w:val="00366540"/>
    <w:rsid w:val="00367966"/>
    <w:rsid w:val="003706A9"/>
    <w:rsid w:val="0037132D"/>
    <w:rsid w:val="003724D9"/>
    <w:rsid w:val="00373C16"/>
    <w:rsid w:val="00374663"/>
    <w:rsid w:val="003748AC"/>
    <w:rsid w:val="00375853"/>
    <w:rsid w:val="00376122"/>
    <w:rsid w:val="00376B1E"/>
    <w:rsid w:val="003778C8"/>
    <w:rsid w:val="00377B65"/>
    <w:rsid w:val="00377F68"/>
    <w:rsid w:val="0038023A"/>
    <w:rsid w:val="00381655"/>
    <w:rsid w:val="003816AA"/>
    <w:rsid w:val="00382B07"/>
    <w:rsid w:val="00384126"/>
    <w:rsid w:val="003848D0"/>
    <w:rsid w:val="00384B75"/>
    <w:rsid w:val="00384DA9"/>
    <w:rsid w:val="00385E0E"/>
    <w:rsid w:val="00386824"/>
    <w:rsid w:val="003874E9"/>
    <w:rsid w:val="00387E66"/>
    <w:rsid w:val="00391374"/>
    <w:rsid w:val="00391D35"/>
    <w:rsid w:val="00392113"/>
    <w:rsid w:val="00392E8F"/>
    <w:rsid w:val="00392ECD"/>
    <w:rsid w:val="00392EE2"/>
    <w:rsid w:val="00393FD8"/>
    <w:rsid w:val="00394779"/>
    <w:rsid w:val="00394A98"/>
    <w:rsid w:val="00395E97"/>
    <w:rsid w:val="00396A0D"/>
    <w:rsid w:val="00397BDA"/>
    <w:rsid w:val="00397D9F"/>
    <w:rsid w:val="003A0660"/>
    <w:rsid w:val="003A0888"/>
    <w:rsid w:val="003A1371"/>
    <w:rsid w:val="003A1CAF"/>
    <w:rsid w:val="003A25C4"/>
    <w:rsid w:val="003A3690"/>
    <w:rsid w:val="003A39A1"/>
    <w:rsid w:val="003A4E4C"/>
    <w:rsid w:val="003A4F41"/>
    <w:rsid w:val="003A4F9E"/>
    <w:rsid w:val="003A5E62"/>
    <w:rsid w:val="003A5F5F"/>
    <w:rsid w:val="003A6649"/>
    <w:rsid w:val="003A6F79"/>
    <w:rsid w:val="003A7CCC"/>
    <w:rsid w:val="003B03CF"/>
    <w:rsid w:val="003B0D00"/>
    <w:rsid w:val="003B1039"/>
    <w:rsid w:val="003B1963"/>
    <w:rsid w:val="003B1C58"/>
    <w:rsid w:val="003B2117"/>
    <w:rsid w:val="003B2883"/>
    <w:rsid w:val="003B2B06"/>
    <w:rsid w:val="003B3292"/>
    <w:rsid w:val="003B3432"/>
    <w:rsid w:val="003B357D"/>
    <w:rsid w:val="003B366D"/>
    <w:rsid w:val="003B425E"/>
    <w:rsid w:val="003B5095"/>
    <w:rsid w:val="003B51A6"/>
    <w:rsid w:val="003B5780"/>
    <w:rsid w:val="003B614E"/>
    <w:rsid w:val="003B6A80"/>
    <w:rsid w:val="003B7313"/>
    <w:rsid w:val="003B7982"/>
    <w:rsid w:val="003B7BF9"/>
    <w:rsid w:val="003C004D"/>
    <w:rsid w:val="003C0FD0"/>
    <w:rsid w:val="003C114C"/>
    <w:rsid w:val="003C19E8"/>
    <w:rsid w:val="003C1D8A"/>
    <w:rsid w:val="003C24D1"/>
    <w:rsid w:val="003C2AB4"/>
    <w:rsid w:val="003C2DB7"/>
    <w:rsid w:val="003C3310"/>
    <w:rsid w:val="003C45CB"/>
    <w:rsid w:val="003C4DB1"/>
    <w:rsid w:val="003C62EC"/>
    <w:rsid w:val="003C6A24"/>
    <w:rsid w:val="003C7ABD"/>
    <w:rsid w:val="003D06E5"/>
    <w:rsid w:val="003D1127"/>
    <w:rsid w:val="003D1433"/>
    <w:rsid w:val="003D1903"/>
    <w:rsid w:val="003D309A"/>
    <w:rsid w:val="003D3974"/>
    <w:rsid w:val="003D558C"/>
    <w:rsid w:val="003D6021"/>
    <w:rsid w:val="003D65A9"/>
    <w:rsid w:val="003D69F7"/>
    <w:rsid w:val="003D6A44"/>
    <w:rsid w:val="003D706E"/>
    <w:rsid w:val="003D73A6"/>
    <w:rsid w:val="003D7664"/>
    <w:rsid w:val="003D7886"/>
    <w:rsid w:val="003E02D4"/>
    <w:rsid w:val="003E0C41"/>
    <w:rsid w:val="003E10A6"/>
    <w:rsid w:val="003E122A"/>
    <w:rsid w:val="003E22B3"/>
    <w:rsid w:val="003E2388"/>
    <w:rsid w:val="003E2DD9"/>
    <w:rsid w:val="003E3254"/>
    <w:rsid w:val="003E5EB0"/>
    <w:rsid w:val="003E6152"/>
    <w:rsid w:val="003E631F"/>
    <w:rsid w:val="003E6D49"/>
    <w:rsid w:val="003F0251"/>
    <w:rsid w:val="003F157C"/>
    <w:rsid w:val="003F3035"/>
    <w:rsid w:val="003F42B8"/>
    <w:rsid w:val="003F4766"/>
    <w:rsid w:val="003F477A"/>
    <w:rsid w:val="003F4AA1"/>
    <w:rsid w:val="003F5704"/>
    <w:rsid w:val="003F61D5"/>
    <w:rsid w:val="003F6B20"/>
    <w:rsid w:val="003F7218"/>
    <w:rsid w:val="003F7C97"/>
    <w:rsid w:val="003F7D53"/>
    <w:rsid w:val="003F7E1A"/>
    <w:rsid w:val="004008D6"/>
    <w:rsid w:val="00400EE9"/>
    <w:rsid w:val="00400EF2"/>
    <w:rsid w:val="00401FF7"/>
    <w:rsid w:val="00402473"/>
    <w:rsid w:val="0040406B"/>
    <w:rsid w:val="00404450"/>
    <w:rsid w:val="004048F8"/>
    <w:rsid w:val="004052B3"/>
    <w:rsid w:val="00406416"/>
    <w:rsid w:val="00406FC9"/>
    <w:rsid w:val="00407572"/>
    <w:rsid w:val="004075F4"/>
    <w:rsid w:val="004114F4"/>
    <w:rsid w:val="00411891"/>
    <w:rsid w:val="00412A3B"/>
    <w:rsid w:val="00412DDE"/>
    <w:rsid w:val="0041308F"/>
    <w:rsid w:val="00413847"/>
    <w:rsid w:val="0041396A"/>
    <w:rsid w:val="00413BC6"/>
    <w:rsid w:val="00413C9F"/>
    <w:rsid w:val="00414808"/>
    <w:rsid w:val="00414CF7"/>
    <w:rsid w:val="00414E1C"/>
    <w:rsid w:val="00414F1D"/>
    <w:rsid w:val="00415E6C"/>
    <w:rsid w:val="00416CA2"/>
    <w:rsid w:val="0041708B"/>
    <w:rsid w:val="004178CE"/>
    <w:rsid w:val="00417A61"/>
    <w:rsid w:val="00420464"/>
    <w:rsid w:val="00420C97"/>
    <w:rsid w:val="004214A9"/>
    <w:rsid w:val="004216D9"/>
    <w:rsid w:val="00421F3C"/>
    <w:rsid w:val="00423584"/>
    <w:rsid w:val="00423AF8"/>
    <w:rsid w:val="00424818"/>
    <w:rsid w:val="00424A38"/>
    <w:rsid w:val="0042547A"/>
    <w:rsid w:val="00425D00"/>
    <w:rsid w:val="00427EC9"/>
    <w:rsid w:val="00430EF2"/>
    <w:rsid w:val="00431E09"/>
    <w:rsid w:val="00432376"/>
    <w:rsid w:val="0043242F"/>
    <w:rsid w:val="00432A6C"/>
    <w:rsid w:val="00432F18"/>
    <w:rsid w:val="00433D4E"/>
    <w:rsid w:val="0043486C"/>
    <w:rsid w:val="00434FF3"/>
    <w:rsid w:val="004376AA"/>
    <w:rsid w:val="00440112"/>
    <w:rsid w:val="004412A6"/>
    <w:rsid w:val="004418B6"/>
    <w:rsid w:val="004423E3"/>
    <w:rsid w:val="004435CB"/>
    <w:rsid w:val="0044369B"/>
    <w:rsid w:val="00445603"/>
    <w:rsid w:val="004458BF"/>
    <w:rsid w:val="00445A0C"/>
    <w:rsid w:val="00445F18"/>
    <w:rsid w:val="004462BE"/>
    <w:rsid w:val="004466CB"/>
    <w:rsid w:val="00446715"/>
    <w:rsid w:val="00450D98"/>
    <w:rsid w:val="004514EE"/>
    <w:rsid w:val="00451936"/>
    <w:rsid w:val="00451E3A"/>
    <w:rsid w:val="00452902"/>
    <w:rsid w:val="00452B90"/>
    <w:rsid w:val="00452BC8"/>
    <w:rsid w:val="00452FF0"/>
    <w:rsid w:val="00453B61"/>
    <w:rsid w:val="00453C1E"/>
    <w:rsid w:val="004546BF"/>
    <w:rsid w:val="00455BA8"/>
    <w:rsid w:val="0045674A"/>
    <w:rsid w:val="004575CF"/>
    <w:rsid w:val="00460F93"/>
    <w:rsid w:val="0046144B"/>
    <w:rsid w:val="00462FF5"/>
    <w:rsid w:val="0046352C"/>
    <w:rsid w:val="004635D4"/>
    <w:rsid w:val="004645AD"/>
    <w:rsid w:val="00465107"/>
    <w:rsid w:val="00465270"/>
    <w:rsid w:val="00465345"/>
    <w:rsid w:val="00465387"/>
    <w:rsid w:val="00466C19"/>
    <w:rsid w:val="004671CE"/>
    <w:rsid w:val="00470072"/>
    <w:rsid w:val="00472E68"/>
    <w:rsid w:val="004735E5"/>
    <w:rsid w:val="004738EE"/>
    <w:rsid w:val="00473E3E"/>
    <w:rsid w:val="00473FED"/>
    <w:rsid w:val="00474A3D"/>
    <w:rsid w:val="00474ADD"/>
    <w:rsid w:val="00474D12"/>
    <w:rsid w:val="004759F8"/>
    <w:rsid w:val="00476C78"/>
    <w:rsid w:val="00476F73"/>
    <w:rsid w:val="00477813"/>
    <w:rsid w:val="00477966"/>
    <w:rsid w:val="0047797A"/>
    <w:rsid w:val="00477E86"/>
    <w:rsid w:val="00480971"/>
    <w:rsid w:val="00480D31"/>
    <w:rsid w:val="00481306"/>
    <w:rsid w:val="004814A6"/>
    <w:rsid w:val="00481F55"/>
    <w:rsid w:val="00482C07"/>
    <w:rsid w:val="0048449D"/>
    <w:rsid w:val="004851AB"/>
    <w:rsid w:val="004852E6"/>
    <w:rsid w:val="00485401"/>
    <w:rsid w:val="00486A32"/>
    <w:rsid w:val="004870F0"/>
    <w:rsid w:val="00490358"/>
    <w:rsid w:val="0049111E"/>
    <w:rsid w:val="00491CDD"/>
    <w:rsid w:val="00491F12"/>
    <w:rsid w:val="00491F32"/>
    <w:rsid w:val="004922D4"/>
    <w:rsid w:val="0049256E"/>
    <w:rsid w:val="004925BC"/>
    <w:rsid w:val="004926FC"/>
    <w:rsid w:val="00492B85"/>
    <w:rsid w:val="00493658"/>
    <w:rsid w:val="004941D1"/>
    <w:rsid w:val="004953A7"/>
    <w:rsid w:val="00495847"/>
    <w:rsid w:val="00495BE1"/>
    <w:rsid w:val="00495E86"/>
    <w:rsid w:val="00496773"/>
    <w:rsid w:val="00497BF8"/>
    <w:rsid w:val="00497D43"/>
    <w:rsid w:val="004A06D1"/>
    <w:rsid w:val="004A0BED"/>
    <w:rsid w:val="004A0E04"/>
    <w:rsid w:val="004A1C58"/>
    <w:rsid w:val="004A386E"/>
    <w:rsid w:val="004A5235"/>
    <w:rsid w:val="004A5997"/>
    <w:rsid w:val="004A6921"/>
    <w:rsid w:val="004A69A8"/>
    <w:rsid w:val="004A7921"/>
    <w:rsid w:val="004B064C"/>
    <w:rsid w:val="004B24CF"/>
    <w:rsid w:val="004B3F85"/>
    <w:rsid w:val="004B4228"/>
    <w:rsid w:val="004B4E26"/>
    <w:rsid w:val="004B5628"/>
    <w:rsid w:val="004C0419"/>
    <w:rsid w:val="004C076B"/>
    <w:rsid w:val="004C09D8"/>
    <w:rsid w:val="004C13B2"/>
    <w:rsid w:val="004C2583"/>
    <w:rsid w:val="004C346E"/>
    <w:rsid w:val="004C37DD"/>
    <w:rsid w:val="004C3980"/>
    <w:rsid w:val="004C44DA"/>
    <w:rsid w:val="004C4565"/>
    <w:rsid w:val="004C47FF"/>
    <w:rsid w:val="004C498F"/>
    <w:rsid w:val="004C4D8F"/>
    <w:rsid w:val="004C50E2"/>
    <w:rsid w:val="004C51D9"/>
    <w:rsid w:val="004C7F59"/>
    <w:rsid w:val="004D064B"/>
    <w:rsid w:val="004D0F5D"/>
    <w:rsid w:val="004D10EA"/>
    <w:rsid w:val="004D2162"/>
    <w:rsid w:val="004D2279"/>
    <w:rsid w:val="004D238F"/>
    <w:rsid w:val="004D27C9"/>
    <w:rsid w:val="004D2C69"/>
    <w:rsid w:val="004D439B"/>
    <w:rsid w:val="004D46D2"/>
    <w:rsid w:val="004D4729"/>
    <w:rsid w:val="004D55E5"/>
    <w:rsid w:val="004D6262"/>
    <w:rsid w:val="004D7466"/>
    <w:rsid w:val="004D7A9B"/>
    <w:rsid w:val="004E0482"/>
    <w:rsid w:val="004E059A"/>
    <w:rsid w:val="004E0B08"/>
    <w:rsid w:val="004E117D"/>
    <w:rsid w:val="004E1BC1"/>
    <w:rsid w:val="004E1FE9"/>
    <w:rsid w:val="004E22F6"/>
    <w:rsid w:val="004E2579"/>
    <w:rsid w:val="004E273D"/>
    <w:rsid w:val="004E32BE"/>
    <w:rsid w:val="004E3EBD"/>
    <w:rsid w:val="004E43CF"/>
    <w:rsid w:val="004E441C"/>
    <w:rsid w:val="004E4688"/>
    <w:rsid w:val="004E4A02"/>
    <w:rsid w:val="004E55A1"/>
    <w:rsid w:val="004E6424"/>
    <w:rsid w:val="004E6B85"/>
    <w:rsid w:val="004E7302"/>
    <w:rsid w:val="004E76D5"/>
    <w:rsid w:val="004F1264"/>
    <w:rsid w:val="004F1AB0"/>
    <w:rsid w:val="004F2B84"/>
    <w:rsid w:val="004F31C9"/>
    <w:rsid w:val="004F45EB"/>
    <w:rsid w:val="004F46FF"/>
    <w:rsid w:val="004F4A7A"/>
    <w:rsid w:val="004F4A84"/>
    <w:rsid w:val="004F5EF1"/>
    <w:rsid w:val="004F6827"/>
    <w:rsid w:val="004F6DC8"/>
    <w:rsid w:val="004F7135"/>
    <w:rsid w:val="00500EB7"/>
    <w:rsid w:val="00501DF8"/>
    <w:rsid w:val="00502A8F"/>
    <w:rsid w:val="00502B70"/>
    <w:rsid w:val="00502E25"/>
    <w:rsid w:val="005038EF"/>
    <w:rsid w:val="005040BD"/>
    <w:rsid w:val="00504A47"/>
    <w:rsid w:val="00504A88"/>
    <w:rsid w:val="00505901"/>
    <w:rsid w:val="00506247"/>
    <w:rsid w:val="005070C1"/>
    <w:rsid w:val="005100F0"/>
    <w:rsid w:val="00511843"/>
    <w:rsid w:val="00511A6B"/>
    <w:rsid w:val="005122A0"/>
    <w:rsid w:val="00512F01"/>
    <w:rsid w:val="00513A85"/>
    <w:rsid w:val="005150DF"/>
    <w:rsid w:val="00515226"/>
    <w:rsid w:val="00516073"/>
    <w:rsid w:val="00517935"/>
    <w:rsid w:val="0052008F"/>
    <w:rsid w:val="00520D3F"/>
    <w:rsid w:val="00520D5A"/>
    <w:rsid w:val="005214FA"/>
    <w:rsid w:val="00522458"/>
    <w:rsid w:val="00522A98"/>
    <w:rsid w:val="00522B1D"/>
    <w:rsid w:val="005231B3"/>
    <w:rsid w:val="0052335C"/>
    <w:rsid w:val="005236B9"/>
    <w:rsid w:val="005240C9"/>
    <w:rsid w:val="00524B99"/>
    <w:rsid w:val="00525BE4"/>
    <w:rsid w:val="00526344"/>
    <w:rsid w:val="0052656E"/>
    <w:rsid w:val="00526F38"/>
    <w:rsid w:val="005270D5"/>
    <w:rsid w:val="0052797B"/>
    <w:rsid w:val="005312B3"/>
    <w:rsid w:val="00531382"/>
    <w:rsid w:val="00531D4C"/>
    <w:rsid w:val="00532975"/>
    <w:rsid w:val="005329BE"/>
    <w:rsid w:val="00533C47"/>
    <w:rsid w:val="00533D20"/>
    <w:rsid w:val="005347F8"/>
    <w:rsid w:val="00534C21"/>
    <w:rsid w:val="00535278"/>
    <w:rsid w:val="00535757"/>
    <w:rsid w:val="00535E18"/>
    <w:rsid w:val="00535F00"/>
    <w:rsid w:val="00536AD6"/>
    <w:rsid w:val="00540D2C"/>
    <w:rsid w:val="00540F9A"/>
    <w:rsid w:val="0054142B"/>
    <w:rsid w:val="00541598"/>
    <w:rsid w:val="00541B4D"/>
    <w:rsid w:val="00541CD2"/>
    <w:rsid w:val="005426ED"/>
    <w:rsid w:val="00542BE1"/>
    <w:rsid w:val="00543140"/>
    <w:rsid w:val="005436A9"/>
    <w:rsid w:val="005440B0"/>
    <w:rsid w:val="00544629"/>
    <w:rsid w:val="00544C00"/>
    <w:rsid w:val="00545C4D"/>
    <w:rsid w:val="00545D82"/>
    <w:rsid w:val="00547358"/>
    <w:rsid w:val="00550E6C"/>
    <w:rsid w:val="00551E7B"/>
    <w:rsid w:val="00552225"/>
    <w:rsid w:val="00553356"/>
    <w:rsid w:val="00553625"/>
    <w:rsid w:val="00553850"/>
    <w:rsid w:val="00553AD4"/>
    <w:rsid w:val="00553BF5"/>
    <w:rsid w:val="00553C4E"/>
    <w:rsid w:val="00553DD0"/>
    <w:rsid w:val="00553EB3"/>
    <w:rsid w:val="0055610D"/>
    <w:rsid w:val="005566B5"/>
    <w:rsid w:val="0055702C"/>
    <w:rsid w:val="005573FB"/>
    <w:rsid w:val="0055785C"/>
    <w:rsid w:val="00557AE4"/>
    <w:rsid w:val="00560D23"/>
    <w:rsid w:val="005610E6"/>
    <w:rsid w:val="005616AF"/>
    <w:rsid w:val="00562330"/>
    <w:rsid w:val="00562B2D"/>
    <w:rsid w:val="005634EE"/>
    <w:rsid w:val="0056362B"/>
    <w:rsid w:val="005637BD"/>
    <w:rsid w:val="00563B51"/>
    <w:rsid w:val="00563C2E"/>
    <w:rsid w:val="00564479"/>
    <w:rsid w:val="0056472C"/>
    <w:rsid w:val="005657FB"/>
    <w:rsid w:val="005662F7"/>
    <w:rsid w:val="00570679"/>
    <w:rsid w:val="005711D2"/>
    <w:rsid w:val="00572C76"/>
    <w:rsid w:val="00574B43"/>
    <w:rsid w:val="00574CB6"/>
    <w:rsid w:val="00574FE8"/>
    <w:rsid w:val="005750D1"/>
    <w:rsid w:val="00575AD4"/>
    <w:rsid w:val="00576529"/>
    <w:rsid w:val="0057671E"/>
    <w:rsid w:val="005767E9"/>
    <w:rsid w:val="00576BE6"/>
    <w:rsid w:val="00577D9B"/>
    <w:rsid w:val="005805A5"/>
    <w:rsid w:val="00580758"/>
    <w:rsid w:val="00580D50"/>
    <w:rsid w:val="005820D0"/>
    <w:rsid w:val="0058222E"/>
    <w:rsid w:val="005827AF"/>
    <w:rsid w:val="00584530"/>
    <w:rsid w:val="0058578D"/>
    <w:rsid w:val="00585862"/>
    <w:rsid w:val="005868B7"/>
    <w:rsid w:val="0058736D"/>
    <w:rsid w:val="005877F0"/>
    <w:rsid w:val="005901BC"/>
    <w:rsid w:val="00590591"/>
    <w:rsid w:val="00590BF0"/>
    <w:rsid w:val="005911C6"/>
    <w:rsid w:val="00591D96"/>
    <w:rsid w:val="00592360"/>
    <w:rsid w:val="00592F2E"/>
    <w:rsid w:val="00592F46"/>
    <w:rsid w:val="005930D6"/>
    <w:rsid w:val="00594832"/>
    <w:rsid w:val="005960D7"/>
    <w:rsid w:val="005967CF"/>
    <w:rsid w:val="00596897"/>
    <w:rsid w:val="005A0C25"/>
    <w:rsid w:val="005A1667"/>
    <w:rsid w:val="005A1E7B"/>
    <w:rsid w:val="005A289C"/>
    <w:rsid w:val="005A2A90"/>
    <w:rsid w:val="005A2C19"/>
    <w:rsid w:val="005A2F3D"/>
    <w:rsid w:val="005A3934"/>
    <w:rsid w:val="005A4C1A"/>
    <w:rsid w:val="005A4E63"/>
    <w:rsid w:val="005A4FEA"/>
    <w:rsid w:val="005A5ADF"/>
    <w:rsid w:val="005A7531"/>
    <w:rsid w:val="005B0250"/>
    <w:rsid w:val="005B0D97"/>
    <w:rsid w:val="005B1518"/>
    <w:rsid w:val="005B2599"/>
    <w:rsid w:val="005B28D0"/>
    <w:rsid w:val="005B294A"/>
    <w:rsid w:val="005B3372"/>
    <w:rsid w:val="005B3E65"/>
    <w:rsid w:val="005B3E68"/>
    <w:rsid w:val="005B45BC"/>
    <w:rsid w:val="005B5632"/>
    <w:rsid w:val="005B58F3"/>
    <w:rsid w:val="005B77A8"/>
    <w:rsid w:val="005B7931"/>
    <w:rsid w:val="005B79C1"/>
    <w:rsid w:val="005C0435"/>
    <w:rsid w:val="005C0C18"/>
    <w:rsid w:val="005C1A62"/>
    <w:rsid w:val="005C2BBE"/>
    <w:rsid w:val="005C2DD9"/>
    <w:rsid w:val="005C3C75"/>
    <w:rsid w:val="005C4423"/>
    <w:rsid w:val="005C45E3"/>
    <w:rsid w:val="005C568E"/>
    <w:rsid w:val="005C5C99"/>
    <w:rsid w:val="005C5EFA"/>
    <w:rsid w:val="005D01F4"/>
    <w:rsid w:val="005D0C71"/>
    <w:rsid w:val="005D0DA7"/>
    <w:rsid w:val="005D164F"/>
    <w:rsid w:val="005D1EE4"/>
    <w:rsid w:val="005D1F2E"/>
    <w:rsid w:val="005D2E8F"/>
    <w:rsid w:val="005D397E"/>
    <w:rsid w:val="005D3B13"/>
    <w:rsid w:val="005D3CED"/>
    <w:rsid w:val="005D3DB3"/>
    <w:rsid w:val="005D4566"/>
    <w:rsid w:val="005D5052"/>
    <w:rsid w:val="005D5B5F"/>
    <w:rsid w:val="005D70C2"/>
    <w:rsid w:val="005D7CDE"/>
    <w:rsid w:val="005D7DD6"/>
    <w:rsid w:val="005E01D4"/>
    <w:rsid w:val="005E02FE"/>
    <w:rsid w:val="005E0B52"/>
    <w:rsid w:val="005E0D9B"/>
    <w:rsid w:val="005E0F9D"/>
    <w:rsid w:val="005E247E"/>
    <w:rsid w:val="005E3160"/>
    <w:rsid w:val="005E33F0"/>
    <w:rsid w:val="005E35E5"/>
    <w:rsid w:val="005E3E3B"/>
    <w:rsid w:val="005E463B"/>
    <w:rsid w:val="005E6ADD"/>
    <w:rsid w:val="005E76C2"/>
    <w:rsid w:val="005E7BF0"/>
    <w:rsid w:val="005F0A64"/>
    <w:rsid w:val="005F0AFF"/>
    <w:rsid w:val="005F0FD0"/>
    <w:rsid w:val="005F1E63"/>
    <w:rsid w:val="005F1F68"/>
    <w:rsid w:val="005F2DE3"/>
    <w:rsid w:val="005F3910"/>
    <w:rsid w:val="005F3F90"/>
    <w:rsid w:val="005F4B05"/>
    <w:rsid w:val="005F675D"/>
    <w:rsid w:val="005F7350"/>
    <w:rsid w:val="005F75FA"/>
    <w:rsid w:val="005F7C73"/>
    <w:rsid w:val="005F7F8E"/>
    <w:rsid w:val="00600634"/>
    <w:rsid w:val="00600A65"/>
    <w:rsid w:val="006013DF"/>
    <w:rsid w:val="006015CA"/>
    <w:rsid w:val="00601605"/>
    <w:rsid w:val="00601821"/>
    <w:rsid w:val="0060206D"/>
    <w:rsid w:val="006021EC"/>
    <w:rsid w:val="006034A0"/>
    <w:rsid w:val="00603C83"/>
    <w:rsid w:val="00604331"/>
    <w:rsid w:val="00604389"/>
    <w:rsid w:val="006044F2"/>
    <w:rsid w:val="00604573"/>
    <w:rsid w:val="006047CD"/>
    <w:rsid w:val="0060491F"/>
    <w:rsid w:val="006049CF"/>
    <w:rsid w:val="00604B2E"/>
    <w:rsid w:val="006051B2"/>
    <w:rsid w:val="006051B7"/>
    <w:rsid w:val="0060584E"/>
    <w:rsid w:val="00605BF9"/>
    <w:rsid w:val="00606381"/>
    <w:rsid w:val="00606EA3"/>
    <w:rsid w:val="006071A2"/>
    <w:rsid w:val="00607471"/>
    <w:rsid w:val="00607617"/>
    <w:rsid w:val="00607FA3"/>
    <w:rsid w:val="0061089C"/>
    <w:rsid w:val="00610D67"/>
    <w:rsid w:val="00611AC4"/>
    <w:rsid w:val="006122BE"/>
    <w:rsid w:val="0061252D"/>
    <w:rsid w:val="00612D14"/>
    <w:rsid w:val="00613020"/>
    <w:rsid w:val="0061396E"/>
    <w:rsid w:val="00613D1F"/>
    <w:rsid w:val="00613DBD"/>
    <w:rsid w:val="006144F6"/>
    <w:rsid w:val="00614869"/>
    <w:rsid w:val="0061496D"/>
    <w:rsid w:val="0061627E"/>
    <w:rsid w:val="0061635C"/>
    <w:rsid w:val="006176F1"/>
    <w:rsid w:val="006179D4"/>
    <w:rsid w:val="00617E2F"/>
    <w:rsid w:val="0062022A"/>
    <w:rsid w:val="00620355"/>
    <w:rsid w:val="00621DC4"/>
    <w:rsid w:val="00622573"/>
    <w:rsid w:val="00623333"/>
    <w:rsid w:val="0062381A"/>
    <w:rsid w:val="00624008"/>
    <w:rsid w:val="00624320"/>
    <w:rsid w:val="006254AB"/>
    <w:rsid w:val="0062769A"/>
    <w:rsid w:val="006277F9"/>
    <w:rsid w:val="006279D9"/>
    <w:rsid w:val="00627CBE"/>
    <w:rsid w:val="00630746"/>
    <w:rsid w:val="00630DE8"/>
    <w:rsid w:val="006310D8"/>
    <w:rsid w:val="00632388"/>
    <w:rsid w:val="006332CA"/>
    <w:rsid w:val="0063360C"/>
    <w:rsid w:val="00634B65"/>
    <w:rsid w:val="00636017"/>
    <w:rsid w:val="006366CC"/>
    <w:rsid w:val="006367FA"/>
    <w:rsid w:val="00637101"/>
    <w:rsid w:val="006372EC"/>
    <w:rsid w:val="00640BF8"/>
    <w:rsid w:val="0064109A"/>
    <w:rsid w:val="006424A1"/>
    <w:rsid w:val="006433D5"/>
    <w:rsid w:val="006435BC"/>
    <w:rsid w:val="0064418F"/>
    <w:rsid w:val="006448DE"/>
    <w:rsid w:val="00644D39"/>
    <w:rsid w:val="0064581F"/>
    <w:rsid w:val="00646292"/>
    <w:rsid w:val="00646E29"/>
    <w:rsid w:val="00647220"/>
    <w:rsid w:val="00647498"/>
    <w:rsid w:val="0064764E"/>
    <w:rsid w:val="0064785E"/>
    <w:rsid w:val="00647C26"/>
    <w:rsid w:val="00650B13"/>
    <w:rsid w:val="00650C0F"/>
    <w:rsid w:val="00650CA3"/>
    <w:rsid w:val="00651B40"/>
    <w:rsid w:val="00651FB1"/>
    <w:rsid w:val="0065236E"/>
    <w:rsid w:val="00652AD1"/>
    <w:rsid w:val="006544DD"/>
    <w:rsid w:val="00654B4A"/>
    <w:rsid w:val="00655520"/>
    <w:rsid w:val="00655D87"/>
    <w:rsid w:val="006562ED"/>
    <w:rsid w:val="00656AA0"/>
    <w:rsid w:val="00656C5D"/>
    <w:rsid w:val="00656EC9"/>
    <w:rsid w:val="0065701F"/>
    <w:rsid w:val="00657A8F"/>
    <w:rsid w:val="00660079"/>
    <w:rsid w:val="00660E5F"/>
    <w:rsid w:val="0066125B"/>
    <w:rsid w:val="0066164E"/>
    <w:rsid w:val="006618EF"/>
    <w:rsid w:val="006624F6"/>
    <w:rsid w:val="006629EB"/>
    <w:rsid w:val="00664533"/>
    <w:rsid w:val="006650BD"/>
    <w:rsid w:val="00666052"/>
    <w:rsid w:val="00666193"/>
    <w:rsid w:val="006670DC"/>
    <w:rsid w:val="0067337C"/>
    <w:rsid w:val="0067338F"/>
    <w:rsid w:val="00673DC4"/>
    <w:rsid w:val="00674856"/>
    <w:rsid w:val="006751EF"/>
    <w:rsid w:val="00677A47"/>
    <w:rsid w:val="00680161"/>
    <w:rsid w:val="00680396"/>
    <w:rsid w:val="006803DD"/>
    <w:rsid w:val="00680525"/>
    <w:rsid w:val="006805CE"/>
    <w:rsid w:val="00680996"/>
    <w:rsid w:val="00681302"/>
    <w:rsid w:val="00681B24"/>
    <w:rsid w:val="00681D5B"/>
    <w:rsid w:val="00682B20"/>
    <w:rsid w:val="00682B49"/>
    <w:rsid w:val="00682C3A"/>
    <w:rsid w:val="00682CA1"/>
    <w:rsid w:val="00682FFA"/>
    <w:rsid w:val="00683620"/>
    <w:rsid w:val="00683B6B"/>
    <w:rsid w:val="00684BDA"/>
    <w:rsid w:val="006852A0"/>
    <w:rsid w:val="006854E8"/>
    <w:rsid w:val="00685D70"/>
    <w:rsid w:val="0068644D"/>
    <w:rsid w:val="00686567"/>
    <w:rsid w:val="0068684D"/>
    <w:rsid w:val="00686D20"/>
    <w:rsid w:val="006870A7"/>
    <w:rsid w:val="006872D3"/>
    <w:rsid w:val="006874BB"/>
    <w:rsid w:val="00687843"/>
    <w:rsid w:val="00687F0E"/>
    <w:rsid w:val="00690415"/>
    <w:rsid w:val="00690582"/>
    <w:rsid w:val="00690A6F"/>
    <w:rsid w:val="00693017"/>
    <w:rsid w:val="0069338E"/>
    <w:rsid w:val="006945FB"/>
    <w:rsid w:val="00694A49"/>
    <w:rsid w:val="00694A4A"/>
    <w:rsid w:val="00695220"/>
    <w:rsid w:val="00695EE1"/>
    <w:rsid w:val="006961B9"/>
    <w:rsid w:val="006966BD"/>
    <w:rsid w:val="006972C5"/>
    <w:rsid w:val="006A0EC7"/>
    <w:rsid w:val="006A2685"/>
    <w:rsid w:val="006A26F0"/>
    <w:rsid w:val="006A2C0C"/>
    <w:rsid w:val="006A328E"/>
    <w:rsid w:val="006A39BB"/>
    <w:rsid w:val="006A3E11"/>
    <w:rsid w:val="006A40F0"/>
    <w:rsid w:val="006A470F"/>
    <w:rsid w:val="006A4E90"/>
    <w:rsid w:val="006A5C76"/>
    <w:rsid w:val="006A6929"/>
    <w:rsid w:val="006A6ECD"/>
    <w:rsid w:val="006A7204"/>
    <w:rsid w:val="006A7308"/>
    <w:rsid w:val="006A75B0"/>
    <w:rsid w:val="006A75E9"/>
    <w:rsid w:val="006B0712"/>
    <w:rsid w:val="006B0964"/>
    <w:rsid w:val="006B1436"/>
    <w:rsid w:val="006B14CE"/>
    <w:rsid w:val="006B153F"/>
    <w:rsid w:val="006B181C"/>
    <w:rsid w:val="006B2515"/>
    <w:rsid w:val="006B2517"/>
    <w:rsid w:val="006B26D6"/>
    <w:rsid w:val="006B307D"/>
    <w:rsid w:val="006B309B"/>
    <w:rsid w:val="006B327F"/>
    <w:rsid w:val="006B35BB"/>
    <w:rsid w:val="006B3D14"/>
    <w:rsid w:val="006B4003"/>
    <w:rsid w:val="006B4363"/>
    <w:rsid w:val="006B43E5"/>
    <w:rsid w:val="006B5123"/>
    <w:rsid w:val="006B52DC"/>
    <w:rsid w:val="006B52DF"/>
    <w:rsid w:val="006B54B5"/>
    <w:rsid w:val="006B65B4"/>
    <w:rsid w:val="006B7F73"/>
    <w:rsid w:val="006C0C47"/>
    <w:rsid w:val="006C0D5F"/>
    <w:rsid w:val="006C13A0"/>
    <w:rsid w:val="006C1896"/>
    <w:rsid w:val="006C51D6"/>
    <w:rsid w:val="006C5ECB"/>
    <w:rsid w:val="006C68F7"/>
    <w:rsid w:val="006C76A1"/>
    <w:rsid w:val="006C7BEB"/>
    <w:rsid w:val="006C7F59"/>
    <w:rsid w:val="006D0E0D"/>
    <w:rsid w:val="006D1571"/>
    <w:rsid w:val="006D2518"/>
    <w:rsid w:val="006D3399"/>
    <w:rsid w:val="006D3990"/>
    <w:rsid w:val="006D3CD4"/>
    <w:rsid w:val="006D4147"/>
    <w:rsid w:val="006D4607"/>
    <w:rsid w:val="006D46DE"/>
    <w:rsid w:val="006D4A3F"/>
    <w:rsid w:val="006D4BA3"/>
    <w:rsid w:val="006D5799"/>
    <w:rsid w:val="006D636C"/>
    <w:rsid w:val="006D6E17"/>
    <w:rsid w:val="006E0023"/>
    <w:rsid w:val="006E0935"/>
    <w:rsid w:val="006E11C8"/>
    <w:rsid w:val="006E27EE"/>
    <w:rsid w:val="006E28AA"/>
    <w:rsid w:val="006E3081"/>
    <w:rsid w:val="006E36CD"/>
    <w:rsid w:val="006E4530"/>
    <w:rsid w:val="006E489A"/>
    <w:rsid w:val="006E4E0E"/>
    <w:rsid w:val="006E5125"/>
    <w:rsid w:val="006E5E9E"/>
    <w:rsid w:val="006E60FD"/>
    <w:rsid w:val="006E61E9"/>
    <w:rsid w:val="006F053D"/>
    <w:rsid w:val="006F1108"/>
    <w:rsid w:val="006F1D84"/>
    <w:rsid w:val="006F300F"/>
    <w:rsid w:val="006F385B"/>
    <w:rsid w:val="006F3EA5"/>
    <w:rsid w:val="006F4B0A"/>
    <w:rsid w:val="006F5133"/>
    <w:rsid w:val="006F5B81"/>
    <w:rsid w:val="006F603B"/>
    <w:rsid w:val="006F7525"/>
    <w:rsid w:val="00700177"/>
    <w:rsid w:val="007002D0"/>
    <w:rsid w:val="00700D03"/>
    <w:rsid w:val="00701659"/>
    <w:rsid w:val="0070215B"/>
    <w:rsid w:val="00702550"/>
    <w:rsid w:val="00702776"/>
    <w:rsid w:val="007028DA"/>
    <w:rsid w:val="00703650"/>
    <w:rsid w:val="00703E0B"/>
    <w:rsid w:val="00704EAC"/>
    <w:rsid w:val="00706A82"/>
    <w:rsid w:val="00706DB3"/>
    <w:rsid w:val="00706EC0"/>
    <w:rsid w:val="007073C7"/>
    <w:rsid w:val="00707997"/>
    <w:rsid w:val="00707E54"/>
    <w:rsid w:val="00707EF5"/>
    <w:rsid w:val="00710163"/>
    <w:rsid w:val="00710DC2"/>
    <w:rsid w:val="00710EEE"/>
    <w:rsid w:val="0071158B"/>
    <w:rsid w:val="00711646"/>
    <w:rsid w:val="00713704"/>
    <w:rsid w:val="007138AB"/>
    <w:rsid w:val="007152CB"/>
    <w:rsid w:val="00715384"/>
    <w:rsid w:val="00715CB3"/>
    <w:rsid w:val="0071619E"/>
    <w:rsid w:val="00716DB6"/>
    <w:rsid w:val="00716F50"/>
    <w:rsid w:val="00720C23"/>
    <w:rsid w:val="007232DE"/>
    <w:rsid w:val="007234AB"/>
    <w:rsid w:val="00723944"/>
    <w:rsid w:val="00723F06"/>
    <w:rsid w:val="00724F97"/>
    <w:rsid w:val="00726E2B"/>
    <w:rsid w:val="00727457"/>
    <w:rsid w:val="00727474"/>
    <w:rsid w:val="00727476"/>
    <w:rsid w:val="00730838"/>
    <w:rsid w:val="00731DC2"/>
    <w:rsid w:val="007328D6"/>
    <w:rsid w:val="00732CD8"/>
    <w:rsid w:val="007343B4"/>
    <w:rsid w:val="00734EB6"/>
    <w:rsid w:val="00735CAB"/>
    <w:rsid w:val="007363C7"/>
    <w:rsid w:val="007368F0"/>
    <w:rsid w:val="00737461"/>
    <w:rsid w:val="007375E2"/>
    <w:rsid w:val="00737A8F"/>
    <w:rsid w:val="0074175C"/>
    <w:rsid w:val="0074185B"/>
    <w:rsid w:val="00742437"/>
    <w:rsid w:val="00743499"/>
    <w:rsid w:val="00743DCE"/>
    <w:rsid w:val="00744654"/>
    <w:rsid w:val="00744EF5"/>
    <w:rsid w:val="0074556B"/>
    <w:rsid w:val="007457F4"/>
    <w:rsid w:val="00745E74"/>
    <w:rsid w:val="00746DD1"/>
    <w:rsid w:val="007472B2"/>
    <w:rsid w:val="007502E2"/>
    <w:rsid w:val="00750373"/>
    <w:rsid w:val="007504AF"/>
    <w:rsid w:val="007508A2"/>
    <w:rsid w:val="00751489"/>
    <w:rsid w:val="0075293E"/>
    <w:rsid w:val="00752B3C"/>
    <w:rsid w:val="00752C76"/>
    <w:rsid w:val="00752F0D"/>
    <w:rsid w:val="00752F95"/>
    <w:rsid w:val="007542A3"/>
    <w:rsid w:val="00754636"/>
    <w:rsid w:val="0075501D"/>
    <w:rsid w:val="00755621"/>
    <w:rsid w:val="007557E6"/>
    <w:rsid w:val="00756087"/>
    <w:rsid w:val="00756455"/>
    <w:rsid w:val="0075779C"/>
    <w:rsid w:val="00757861"/>
    <w:rsid w:val="007606AE"/>
    <w:rsid w:val="00760743"/>
    <w:rsid w:val="00762742"/>
    <w:rsid w:val="00762CFD"/>
    <w:rsid w:val="00763CD4"/>
    <w:rsid w:val="0076447A"/>
    <w:rsid w:val="00765274"/>
    <w:rsid w:val="007655B6"/>
    <w:rsid w:val="007663D7"/>
    <w:rsid w:val="00766A4C"/>
    <w:rsid w:val="007676DD"/>
    <w:rsid w:val="00770D38"/>
    <w:rsid w:val="00771684"/>
    <w:rsid w:val="00771EDB"/>
    <w:rsid w:val="00773987"/>
    <w:rsid w:val="00773BB1"/>
    <w:rsid w:val="00774116"/>
    <w:rsid w:val="00775777"/>
    <w:rsid w:val="00775B31"/>
    <w:rsid w:val="00776E83"/>
    <w:rsid w:val="00777B77"/>
    <w:rsid w:val="00777BE1"/>
    <w:rsid w:val="00777E92"/>
    <w:rsid w:val="007803E5"/>
    <w:rsid w:val="00781963"/>
    <w:rsid w:val="00783950"/>
    <w:rsid w:val="00783CAB"/>
    <w:rsid w:val="00783EDC"/>
    <w:rsid w:val="00785190"/>
    <w:rsid w:val="00786339"/>
    <w:rsid w:val="00786CCC"/>
    <w:rsid w:val="00787D19"/>
    <w:rsid w:val="007908DB"/>
    <w:rsid w:val="00790CC4"/>
    <w:rsid w:val="0079142A"/>
    <w:rsid w:val="00791C32"/>
    <w:rsid w:val="00791DC6"/>
    <w:rsid w:val="00792303"/>
    <w:rsid w:val="00792BD1"/>
    <w:rsid w:val="00793BEF"/>
    <w:rsid w:val="00794BF7"/>
    <w:rsid w:val="00795251"/>
    <w:rsid w:val="00795446"/>
    <w:rsid w:val="00795FC3"/>
    <w:rsid w:val="007974CB"/>
    <w:rsid w:val="007978B5"/>
    <w:rsid w:val="00797D5A"/>
    <w:rsid w:val="00797E6D"/>
    <w:rsid w:val="007A04AF"/>
    <w:rsid w:val="007A1594"/>
    <w:rsid w:val="007A1E6D"/>
    <w:rsid w:val="007A2B53"/>
    <w:rsid w:val="007A375F"/>
    <w:rsid w:val="007A4391"/>
    <w:rsid w:val="007A4CE1"/>
    <w:rsid w:val="007A51EA"/>
    <w:rsid w:val="007A5FCA"/>
    <w:rsid w:val="007A6021"/>
    <w:rsid w:val="007A6335"/>
    <w:rsid w:val="007A6656"/>
    <w:rsid w:val="007A6666"/>
    <w:rsid w:val="007A6C07"/>
    <w:rsid w:val="007A71B8"/>
    <w:rsid w:val="007B075F"/>
    <w:rsid w:val="007B0D04"/>
    <w:rsid w:val="007B14F2"/>
    <w:rsid w:val="007B1C0C"/>
    <w:rsid w:val="007B1ED7"/>
    <w:rsid w:val="007B2736"/>
    <w:rsid w:val="007B3421"/>
    <w:rsid w:val="007B5C40"/>
    <w:rsid w:val="007B65AE"/>
    <w:rsid w:val="007B6653"/>
    <w:rsid w:val="007B69E4"/>
    <w:rsid w:val="007B7054"/>
    <w:rsid w:val="007B7F0B"/>
    <w:rsid w:val="007B7FEC"/>
    <w:rsid w:val="007C01D2"/>
    <w:rsid w:val="007C0853"/>
    <w:rsid w:val="007C1401"/>
    <w:rsid w:val="007C2B11"/>
    <w:rsid w:val="007C2D99"/>
    <w:rsid w:val="007C31D6"/>
    <w:rsid w:val="007C35D6"/>
    <w:rsid w:val="007C3FB6"/>
    <w:rsid w:val="007C4A6F"/>
    <w:rsid w:val="007C540E"/>
    <w:rsid w:val="007C65BE"/>
    <w:rsid w:val="007C6909"/>
    <w:rsid w:val="007C70BA"/>
    <w:rsid w:val="007C7725"/>
    <w:rsid w:val="007C7A81"/>
    <w:rsid w:val="007C7EF7"/>
    <w:rsid w:val="007D0365"/>
    <w:rsid w:val="007D0881"/>
    <w:rsid w:val="007D21E9"/>
    <w:rsid w:val="007D27C1"/>
    <w:rsid w:val="007D3C0A"/>
    <w:rsid w:val="007D4538"/>
    <w:rsid w:val="007D4867"/>
    <w:rsid w:val="007D5CF0"/>
    <w:rsid w:val="007D6132"/>
    <w:rsid w:val="007D61C6"/>
    <w:rsid w:val="007D6C37"/>
    <w:rsid w:val="007D6D2D"/>
    <w:rsid w:val="007D70A9"/>
    <w:rsid w:val="007D7562"/>
    <w:rsid w:val="007D7637"/>
    <w:rsid w:val="007E0A18"/>
    <w:rsid w:val="007E1446"/>
    <w:rsid w:val="007E1B84"/>
    <w:rsid w:val="007E1F33"/>
    <w:rsid w:val="007E2AC0"/>
    <w:rsid w:val="007E2EF6"/>
    <w:rsid w:val="007E329C"/>
    <w:rsid w:val="007E340B"/>
    <w:rsid w:val="007E3DDA"/>
    <w:rsid w:val="007E4F54"/>
    <w:rsid w:val="007E50EF"/>
    <w:rsid w:val="007E5699"/>
    <w:rsid w:val="007E5A03"/>
    <w:rsid w:val="007E5B99"/>
    <w:rsid w:val="007E5F4A"/>
    <w:rsid w:val="007E5F9E"/>
    <w:rsid w:val="007E67C8"/>
    <w:rsid w:val="007E6BD5"/>
    <w:rsid w:val="007E6CDE"/>
    <w:rsid w:val="007E77A8"/>
    <w:rsid w:val="007E7B5A"/>
    <w:rsid w:val="007E7E7B"/>
    <w:rsid w:val="007F064A"/>
    <w:rsid w:val="007F0EE6"/>
    <w:rsid w:val="007F1205"/>
    <w:rsid w:val="007F14C0"/>
    <w:rsid w:val="007F379E"/>
    <w:rsid w:val="007F550E"/>
    <w:rsid w:val="007F5F4E"/>
    <w:rsid w:val="007F62F6"/>
    <w:rsid w:val="007F6869"/>
    <w:rsid w:val="007F7700"/>
    <w:rsid w:val="0080084F"/>
    <w:rsid w:val="00800DA1"/>
    <w:rsid w:val="00801025"/>
    <w:rsid w:val="008012F7"/>
    <w:rsid w:val="00801D9B"/>
    <w:rsid w:val="00801EF7"/>
    <w:rsid w:val="00802574"/>
    <w:rsid w:val="00802A3B"/>
    <w:rsid w:val="00802DBF"/>
    <w:rsid w:val="008040D0"/>
    <w:rsid w:val="008045AD"/>
    <w:rsid w:val="00804F73"/>
    <w:rsid w:val="00805834"/>
    <w:rsid w:val="00806528"/>
    <w:rsid w:val="008066D3"/>
    <w:rsid w:val="00807617"/>
    <w:rsid w:val="00807E8A"/>
    <w:rsid w:val="00810511"/>
    <w:rsid w:val="00812950"/>
    <w:rsid w:val="00813867"/>
    <w:rsid w:val="00813B78"/>
    <w:rsid w:val="00814251"/>
    <w:rsid w:val="00814D19"/>
    <w:rsid w:val="008152CA"/>
    <w:rsid w:val="008155DE"/>
    <w:rsid w:val="008156FE"/>
    <w:rsid w:val="00815C4B"/>
    <w:rsid w:val="00816A21"/>
    <w:rsid w:val="00817574"/>
    <w:rsid w:val="0081798C"/>
    <w:rsid w:val="00817C79"/>
    <w:rsid w:val="00817E6B"/>
    <w:rsid w:val="00821458"/>
    <w:rsid w:val="00821AFF"/>
    <w:rsid w:val="00821BD8"/>
    <w:rsid w:val="00822619"/>
    <w:rsid w:val="008229F0"/>
    <w:rsid w:val="00823130"/>
    <w:rsid w:val="008237E8"/>
    <w:rsid w:val="00823E67"/>
    <w:rsid w:val="00823FE2"/>
    <w:rsid w:val="0082404D"/>
    <w:rsid w:val="0082429F"/>
    <w:rsid w:val="0082433B"/>
    <w:rsid w:val="00824AA3"/>
    <w:rsid w:val="00825BA7"/>
    <w:rsid w:val="00825D43"/>
    <w:rsid w:val="00825EF1"/>
    <w:rsid w:val="00826E57"/>
    <w:rsid w:val="0082736C"/>
    <w:rsid w:val="008276C1"/>
    <w:rsid w:val="0083111D"/>
    <w:rsid w:val="00831CE4"/>
    <w:rsid w:val="0083252A"/>
    <w:rsid w:val="00832E61"/>
    <w:rsid w:val="0083348E"/>
    <w:rsid w:val="0083380B"/>
    <w:rsid w:val="00833FDB"/>
    <w:rsid w:val="008341A1"/>
    <w:rsid w:val="00834214"/>
    <w:rsid w:val="0083424B"/>
    <w:rsid w:val="0083629D"/>
    <w:rsid w:val="00836956"/>
    <w:rsid w:val="00836B8F"/>
    <w:rsid w:val="00837189"/>
    <w:rsid w:val="00842948"/>
    <w:rsid w:val="008433B9"/>
    <w:rsid w:val="00843587"/>
    <w:rsid w:val="0084364B"/>
    <w:rsid w:val="00843C0E"/>
    <w:rsid w:val="00843CEC"/>
    <w:rsid w:val="00843DDC"/>
    <w:rsid w:val="00844402"/>
    <w:rsid w:val="00844932"/>
    <w:rsid w:val="0084550B"/>
    <w:rsid w:val="00845905"/>
    <w:rsid w:val="00846124"/>
    <w:rsid w:val="008473F1"/>
    <w:rsid w:val="008475B8"/>
    <w:rsid w:val="008476D3"/>
    <w:rsid w:val="00850680"/>
    <w:rsid w:val="00851B24"/>
    <w:rsid w:val="00851FA4"/>
    <w:rsid w:val="0085293A"/>
    <w:rsid w:val="00852A44"/>
    <w:rsid w:val="00852D6B"/>
    <w:rsid w:val="00853907"/>
    <w:rsid w:val="008544EE"/>
    <w:rsid w:val="00854966"/>
    <w:rsid w:val="00854B8C"/>
    <w:rsid w:val="00854B8E"/>
    <w:rsid w:val="00855C55"/>
    <w:rsid w:val="00856D12"/>
    <w:rsid w:val="008572F8"/>
    <w:rsid w:val="008604C2"/>
    <w:rsid w:val="008636F4"/>
    <w:rsid w:val="00864823"/>
    <w:rsid w:val="0086511D"/>
    <w:rsid w:val="0086514C"/>
    <w:rsid w:val="008652E5"/>
    <w:rsid w:val="0086679A"/>
    <w:rsid w:val="00866E5C"/>
    <w:rsid w:val="0086796F"/>
    <w:rsid w:val="00870BDB"/>
    <w:rsid w:val="0087115C"/>
    <w:rsid w:val="0087134A"/>
    <w:rsid w:val="008715DF"/>
    <w:rsid w:val="0087169F"/>
    <w:rsid w:val="00871724"/>
    <w:rsid w:val="00871872"/>
    <w:rsid w:val="0087332B"/>
    <w:rsid w:val="0087347D"/>
    <w:rsid w:val="0087365D"/>
    <w:rsid w:val="00873A56"/>
    <w:rsid w:val="00873B4D"/>
    <w:rsid w:val="008742E1"/>
    <w:rsid w:val="00874808"/>
    <w:rsid w:val="0087516E"/>
    <w:rsid w:val="0087597F"/>
    <w:rsid w:val="0087643D"/>
    <w:rsid w:val="00876995"/>
    <w:rsid w:val="00876C13"/>
    <w:rsid w:val="00876E49"/>
    <w:rsid w:val="00876ED1"/>
    <w:rsid w:val="008776CA"/>
    <w:rsid w:val="00880031"/>
    <w:rsid w:val="008807B0"/>
    <w:rsid w:val="00881C98"/>
    <w:rsid w:val="00882510"/>
    <w:rsid w:val="00882DCA"/>
    <w:rsid w:val="00882F6D"/>
    <w:rsid w:val="008838E4"/>
    <w:rsid w:val="00883A64"/>
    <w:rsid w:val="00884A37"/>
    <w:rsid w:val="00884ED1"/>
    <w:rsid w:val="008852AF"/>
    <w:rsid w:val="00885715"/>
    <w:rsid w:val="00885CB3"/>
    <w:rsid w:val="008861DE"/>
    <w:rsid w:val="00886EBF"/>
    <w:rsid w:val="008900AA"/>
    <w:rsid w:val="00890A23"/>
    <w:rsid w:val="008914BA"/>
    <w:rsid w:val="00891CAB"/>
    <w:rsid w:val="00892B39"/>
    <w:rsid w:val="00892E80"/>
    <w:rsid w:val="00893064"/>
    <w:rsid w:val="0089359B"/>
    <w:rsid w:val="008949F6"/>
    <w:rsid w:val="00894F3E"/>
    <w:rsid w:val="00896033"/>
    <w:rsid w:val="00896726"/>
    <w:rsid w:val="0089673B"/>
    <w:rsid w:val="008969AD"/>
    <w:rsid w:val="00897A18"/>
    <w:rsid w:val="008A034C"/>
    <w:rsid w:val="008A0851"/>
    <w:rsid w:val="008A0E42"/>
    <w:rsid w:val="008A209F"/>
    <w:rsid w:val="008A23B3"/>
    <w:rsid w:val="008A30DE"/>
    <w:rsid w:val="008A5B02"/>
    <w:rsid w:val="008A5F53"/>
    <w:rsid w:val="008A6CD5"/>
    <w:rsid w:val="008A72D9"/>
    <w:rsid w:val="008A7308"/>
    <w:rsid w:val="008B04D3"/>
    <w:rsid w:val="008B0FDC"/>
    <w:rsid w:val="008B1B23"/>
    <w:rsid w:val="008B2127"/>
    <w:rsid w:val="008B233F"/>
    <w:rsid w:val="008B2842"/>
    <w:rsid w:val="008B2EAB"/>
    <w:rsid w:val="008B37C4"/>
    <w:rsid w:val="008B519C"/>
    <w:rsid w:val="008B5947"/>
    <w:rsid w:val="008B6DB7"/>
    <w:rsid w:val="008B6E88"/>
    <w:rsid w:val="008B722F"/>
    <w:rsid w:val="008B72A5"/>
    <w:rsid w:val="008B73D5"/>
    <w:rsid w:val="008B7F43"/>
    <w:rsid w:val="008C066D"/>
    <w:rsid w:val="008C0A5D"/>
    <w:rsid w:val="008C255F"/>
    <w:rsid w:val="008C2E32"/>
    <w:rsid w:val="008C2FED"/>
    <w:rsid w:val="008C38B3"/>
    <w:rsid w:val="008C3FE2"/>
    <w:rsid w:val="008C4C88"/>
    <w:rsid w:val="008C5728"/>
    <w:rsid w:val="008C627E"/>
    <w:rsid w:val="008C73E1"/>
    <w:rsid w:val="008C77FB"/>
    <w:rsid w:val="008C7F2B"/>
    <w:rsid w:val="008D05A9"/>
    <w:rsid w:val="008D1359"/>
    <w:rsid w:val="008D17A4"/>
    <w:rsid w:val="008D1B25"/>
    <w:rsid w:val="008D1DB1"/>
    <w:rsid w:val="008D1FF3"/>
    <w:rsid w:val="008D2006"/>
    <w:rsid w:val="008D2322"/>
    <w:rsid w:val="008D23B2"/>
    <w:rsid w:val="008D2636"/>
    <w:rsid w:val="008D3966"/>
    <w:rsid w:val="008D39C1"/>
    <w:rsid w:val="008D44D8"/>
    <w:rsid w:val="008D45C0"/>
    <w:rsid w:val="008D4673"/>
    <w:rsid w:val="008D4BF4"/>
    <w:rsid w:val="008D63BD"/>
    <w:rsid w:val="008D6C02"/>
    <w:rsid w:val="008D7742"/>
    <w:rsid w:val="008E017A"/>
    <w:rsid w:val="008E0196"/>
    <w:rsid w:val="008E0D10"/>
    <w:rsid w:val="008E122C"/>
    <w:rsid w:val="008E1D7F"/>
    <w:rsid w:val="008E240D"/>
    <w:rsid w:val="008E24C2"/>
    <w:rsid w:val="008E273C"/>
    <w:rsid w:val="008E28CE"/>
    <w:rsid w:val="008E2B6A"/>
    <w:rsid w:val="008E41FF"/>
    <w:rsid w:val="008E4DC9"/>
    <w:rsid w:val="008E5474"/>
    <w:rsid w:val="008E6080"/>
    <w:rsid w:val="008E657F"/>
    <w:rsid w:val="008E7374"/>
    <w:rsid w:val="008E737D"/>
    <w:rsid w:val="008E76F8"/>
    <w:rsid w:val="008E7F5A"/>
    <w:rsid w:val="008F0127"/>
    <w:rsid w:val="008F04A8"/>
    <w:rsid w:val="008F06D1"/>
    <w:rsid w:val="008F1520"/>
    <w:rsid w:val="008F1AC3"/>
    <w:rsid w:val="008F20F0"/>
    <w:rsid w:val="008F2178"/>
    <w:rsid w:val="008F2231"/>
    <w:rsid w:val="008F253D"/>
    <w:rsid w:val="008F27A1"/>
    <w:rsid w:val="008F3622"/>
    <w:rsid w:val="008F381B"/>
    <w:rsid w:val="008F4495"/>
    <w:rsid w:val="008F4E70"/>
    <w:rsid w:val="008F6867"/>
    <w:rsid w:val="008F688E"/>
    <w:rsid w:val="008F6C31"/>
    <w:rsid w:val="008F6ED1"/>
    <w:rsid w:val="008F7340"/>
    <w:rsid w:val="008F7B1F"/>
    <w:rsid w:val="008F7F3F"/>
    <w:rsid w:val="00900233"/>
    <w:rsid w:val="0090090B"/>
    <w:rsid w:val="00900E26"/>
    <w:rsid w:val="0090134E"/>
    <w:rsid w:val="00901745"/>
    <w:rsid w:val="00902086"/>
    <w:rsid w:val="00902F8F"/>
    <w:rsid w:val="00904F76"/>
    <w:rsid w:val="00905237"/>
    <w:rsid w:val="00906D50"/>
    <w:rsid w:val="00907CE3"/>
    <w:rsid w:val="0091099B"/>
    <w:rsid w:val="00910E8F"/>
    <w:rsid w:val="0091110B"/>
    <w:rsid w:val="00911AB5"/>
    <w:rsid w:val="00911B58"/>
    <w:rsid w:val="00913323"/>
    <w:rsid w:val="009136C4"/>
    <w:rsid w:val="009136FB"/>
    <w:rsid w:val="00913B4C"/>
    <w:rsid w:val="00915374"/>
    <w:rsid w:val="0091564D"/>
    <w:rsid w:val="0091631E"/>
    <w:rsid w:val="0091644B"/>
    <w:rsid w:val="009165DF"/>
    <w:rsid w:val="00916B03"/>
    <w:rsid w:val="00916BDE"/>
    <w:rsid w:val="00917B33"/>
    <w:rsid w:val="0092038A"/>
    <w:rsid w:val="00921B53"/>
    <w:rsid w:val="00921C38"/>
    <w:rsid w:val="00922472"/>
    <w:rsid w:val="00922938"/>
    <w:rsid w:val="009229DD"/>
    <w:rsid w:val="00922B83"/>
    <w:rsid w:val="00922EF4"/>
    <w:rsid w:val="00922F7A"/>
    <w:rsid w:val="009238EC"/>
    <w:rsid w:val="00923A9D"/>
    <w:rsid w:val="00923CBE"/>
    <w:rsid w:val="00924097"/>
    <w:rsid w:val="009250C4"/>
    <w:rsid w:val="009262F4"/>
    <w:rsid w:val="00926582"/>
    <w:rsid w:val="0092689B"/>
    <w:rsid w:val="00926B26"/>
    <w:rsid w:val="00926E82"/>
    <w:rsid w:val="00927086"/>
    <w:rsid w:val="0092731E"/>
    <w:rsid w:val="00927342"/>
    <w:rsid w:val="009308FB"/>
    <w:rsid w:val="00930A05"/>
    <w:rsid w:val="00930ABB"/>
    <w:rsid w:val="0093144E"/>
    <w:rsid w:val="00931910"/>
    <w:rsid w:val="00932071"/>
    <w:rsid w:val="009327DC"/>
    <w:rsid w:val="00932908"/>
    <w:rsid w:val="009339A3"/>
    <w:rsid w:val="00934027"/>
    <w:rsid w:val="009342BB"/>
    <w:rsid w:val="00934F51"/>
    <w:rsid w:val="009356D3"/>
    <w:rsid w:val="009366A0"/>
    <w:rsid w:val="009367AF"/>
    <w:rsid w:val="00937E11"/>
    <w:rsid w:val="00940482"/>
    <w:rsid w:val="00940B8E"/>
    <w:rsid w:val="009411FE"/>
    <w:rsid w:val="00941A73"/>
    <w:rsid w:val="009424B9"/>
    <w:rsid w:val="009429CF"/>
    <w:rsid w:val="00942A35"/>
    <w:rsid w:val="00942B4D"/>
    <w:rsid w:val="00943523"/>
    <w:rsid w:val="00943E49"/>
    <w:rsid w:val="00944517"/>
    <w:rsid w:val="0094484B"/>
    <w:rsid w:val="00944D65"/>
    <w:rsid w:val="00945239"/>
    <w:rsid w:val="00946321"/>
    <w:rsid w:val="00946B51"/>
    <w:rsid w:val="009504EA"/>
    <w:rsid w:val="009517CD"/>
    <w:rsid w:val="00952124"/>
    <w:rsid w:val="009527F4"/>
    <w:rsid w:val="0095330B"/>
    <w:rsid w:val="00953A04"/>
    <w:rsid w:val="009540E0"/>
    <w:rsid w:val="00954795"/>
    <w:rsid w:val="00955811"/>
    <w:rsid w:val="00955C70"/>
    <w:rsid w:val="00955E52"/>
    <w:rsid w:val="009567EB"/>
    <w:rsid w:val="00956BB8"/>
    <w:rsid w:val="00956E52"/>
    <w:rsid w:val="00956F7A"/>
    <w:rsid w:val="009572CA"/>
    <w:rsid w:val="0095799C"/>
    <w:rsid w:val="00957B61"/>
    <w:rsid w:val="00957EDA"/>
    <w:rsid w:val="009604B4"/>
    <w:rsid w:val="00960582"/>
    <w:rsid w:val="0096094A"/>
    <w:rsid w:val="0096152E"/>
    <w:rsid w:val="00961638"/>
    <w:rsid w:val="00961F44"/>
    <w:rsid w:val="009620E1"/>
    <w:rsid w:val="009638D9"/>
    <w:rsid w:val="00964907"/>
    <w:rsid w:val="009650AD"/>
    <w:rsid w:val="00965366"/>
    <w:rsid w:val="00965880"/>
    <w:rsid w:val="00966609"/>
    <w:rsid w:val="00967B99"/>
    <w:rsid w:val="0097096D"/>
    <w:rsid w:val="009718C7"/>
    <w:rsid w:val="00971EA7"/>
    <w:rsid w:val="00972393"/>
    <w:rsid w:val="00972D67"/>
    <w:rsid w:val="009733E6"/>
    <w:rsid w:val="00973775"/>
    <w:rsid w:val="00974051"/>
    <w:rsid w:val="00975681"/>
    <w:rsid w:val="00975F6C"/>
    <w:rsid w:val="0097778C"/>
    <w:rsid w:val="00977903"/>
    <w:rsid w:val="0098014F"/>
    <w:rsid w:val="009804A6"/>
    <w:rsid w:val="00980760"/>
    <w:rsid w:val="00980B05"/>
    <w:rsid w:val="00980C67"/>
    <w:rsid w:val="00981BAA"/>
    <w:rsid w:val="00983C8D"/>
    <w:rsid w:val="00983ED8"/>
    <w:rsid w:val="0098415C"/>
    <w:rsid w:val="0098521F"/>
    <w:rsid w:val="0098527C"/>
    <w:rsid w:val="00985418"/>
    <w:rsid w:val="0098585D"/>
    <w:rsid w:val="0098594F"/>
    <w:rsid w:val="00985AEE"/>
    <w:rsid w:val="00986268"/>
    <w:rsid w:val="00986798"/>
    <w:rsid w:val="00986C8F"/>
    <w:rsid w:val="0098714C"/>
    <w:rsid w:val="009874BD"/>
    <w:rsid w:val="009876CB"/>
    <w:rsid w:val="009878F5"/>
    <w:rsid w:val="00990407"/>
    <w:rsid w:val="009905D2"/>
    <w:rsid w:val="00990ABC"/>
    <w:rsid w:val="00991107"/>
    <w:rsid w:val="00991314"/>
    <w:rsid w:val="00991716"/>
    <w:rsid w:val="00991998"/>
    <w:rsid w:val="00992399"/>
    <w:rsid w:val="00992A48"/>
    <w:rsid w:val="00993797"/>
    <w:rsid w:val="00994C66"/>
    <w:rsid w:val="00994EA6"/>
    <w:rsid w:val="009958FC"/>
    <w:rsid w:val="00995CAE"/>
    <w:rsid w:val="009960F7"/>
    <w:rsid w:val="0099612F"/>
    <w:rsid w:val="009965DA"/>
    <w:rsid w:val="009A0A93"/>
    <w:rsid w:val="009A114A"/>
    <w:rsid w:val="009A1930"/>
    <w:rsid w:val="009A1C5B"/>
    <w:rsid w:val="009A1C63"/>
    <w:rsid w:val="009A1C93"/>
    <w:rsid w:val="009A1C9C"/>
    <w:rsid w:val="009A1EA1"/>
    <w:rsid w:val="009A1FB8"/>
    <w:rsid w:val="009A27A7"/>
    <w:rsid w:val="009A4672"/>
    <w:rsid w:val="009A5D6F"/>
    <w:rsid w:val="009A6376"/>
    <w:rsid w:val="009A6852"/>
    <w:rsid w:val="009A6BF4"/>
    <w:rsid w:val="009A7193"/>
    <w:rsid w:val="009A762F"/>
    <w:rsid w:val="009B022C"/>
    <w:rsid w:val="009B0AB2"/>
    <w:rsid w:val="009B0C82"/>
    <w:rsid w:val="009B0CD0"/>
    <w:rsid w:val="009B0F7D"/>
    <w:rsid w:val="009B193B"/>
    <w:rsid w:val="009B221E"/>
    <w:rsid w:val="009B2623"/>
    <w:rsid w:val="009B2B6B"/>
    <w:rsid w:val="009B2C88"/>
    <w:rsid w:val="009B3559"/>
    <w:rsid w:val="009B4E5E"/>
    <w:rsid w:val="009B5179"/>
    <w:rsid w:val="009B576E"/>
    <w:rsid w:val="009B6F60"/>
    <w:rsid w:val="009B72C5"/>
    <w:rsid w:val="009B7B32"/>
    <w:rsid w:val="009C0393"/>
    <w:rsid w:val="009C04A8"/>
    <w:rsid w:val="009C04B1"/>
    <w:rsid w:val="009C0636"/>
    <w:rsid w:val="009C0AD4"/>
    <w:rsid w:val="009C1358"/>
    <w:rsid w:val="009C1582"/>
    <w:rsid w:val="009C22E3"/>
    <w:rsid w:val="009C2831"/>
    <w:rsid w:val="009C28EC"/>
    <w:rsid w:val="009C2DA8"/>
    <w:rsid w:val="009C3047"/>
    <w:rsid w:val="009C30F1"/>
    <w:rsid w:val="009C385F"/>
    <w:rsid w:val="009C3B7C"/>
    <w:rsid w:val="009C5162"/>
    <w:rsid w:val="009C57B1"/>
    <w:rsid w:val="009C5CDC"/>
    <w:rsid w:val="009C68F6"/>
    <w:rsid w:val="009C6BCE"/>
    <w:rsid w:val="009C6D38"/>
    <w:rsid w:val="009C7E93"/>
    <w:rsid w:val="009D0E78"/>
    <w:rsid w:val="009D1044"/>
    <w:rsid w:val="009D1AC5"/>
    <w:rsid w:val="009D1C7E"/>
    <w:rsid w:val="009D1F5C"/>
    <w:rsid w:val="009D2C64"/>
    <w:rsid w:val="009D3EA8"/>
    <w:rsid w:val="009D4843"/>
    <w:rsid w:val="009D57E6"/>
    <w:rsid w:val="009D5F2C"/>
    <w:rsid w:val="009D69F7"/>
    <w:rsid w:val="009D6BA9"/>
    <w:rsid w:val="009D6F31"/>
    <w:rsid w:val="009D7F6D"/>
    <w:rsid w:val="009E0C9C"/>
    <w:rsid w:val="009E1528"/>
    <w:rsid w:val="009E25BB"/>
    <w:rsid w:val="009E260C"/>
    <w:rsid w:val="009E2E5A"/>
    <w:rsid w:val="009E2EF2"/>
    <w:rsid w:val="009E3D44"/>
    <w:rsid w:val="009E427B"/>
    <w:rsid w:val="009E5AA6"/>
    <w:rsid w:val="009E6175"/>
    <w:rsid w:val="009E6770"/>
    <w:rsid w:val="009E7CBB"/>
    <w:rsid w:val="009F0AA0"/>
    <w:rsid w:val="009F0F27"/>
    <w:rsid w:val="009F1AE8"/>
    <w:rsid w:val="009F1E55"/>
    <w:rsid w:val="009F2DC7"/>
    <w:rsid w:val="009F3085"/>
    <w:rsid w:val="009F5141"/>
    <w:rsid w:val="009F54CB"/>
    <w:rsid w:val="009F5667"/>
    <w:rsid w:val="009F5E6E"/>
    <w:rsid w:val="009F6861"/>
    <w:rsid w:val="009F6C62"/>
    <w:rsid w:val="009F7EEF"/>
    <w:rsid w:val="00A0053F"/>
    <w:rsid w:val="00A0092C"/>
    <w:rsid w:val="00A00C57"/>
    <w:rsid w:val="00A00DA7"/>
    <w:rsid w:val="00A00FA2"/>
    <w:rsid w:val="00A018ED"/>
    <w:rsid w:val="00A0218F"/>
    <w:rsid w:val="00A023BA"/>
    <w:rsid w:val="00A03206"/>
    <w:rsid w:val="00A03DBE"/>
    <w:rsid w:val="00A04766"/>
    <w:rsid w:val="00A0479E"/>
    <w:rsid w:val="00A04A4A"/>
    <w:rsid w:val="00A04D91"/>
    <w:rsid w:val="00A05E71"/>
    <w:rsid w:val="00A05E76"/>
    <w:rsid w:val="00A06F15"/>
    <w:rsid w:val="00A07A45"/>
    <w:rsid w:val="00A10387"/>
    <w:rsid w:val="00A10489"/>
    <w:rsid w:val="00A11D26"/>
    <w:rsid w:val="00A1257E"/>
    <w:rsid w:val="00A127D7"/>
    <w:rsid w:val="00A12EE2"/>
    <w:rsid w:val="00A130A5"/>
    <w:rsid w:val="00A14BC8"/>
    <w:rsid w:val="00A14CAB"/>
    <w:rsid w:val="00A15303"/>
    <w:rsid w:val="00A1551E"/>
    <w:rsid w:val="00A15956"/>
    <w:rsid w:val="00A15E44"/>
    <w:rsid w:val="00A168EC"/>
    <w:rsid w:val="00A17249"/>
    <w:rsid w:val="00A20E37"/>
    <w:rsid w:val="00A2126C"/>
    <w:rsid w:val="00A21B58"/>
    <w:rsid w:val="00A21E7F"/>
    <w:rsid w:val="00A222B2"/>
    <w:rsid w:val="00A24CA6"/>
    <w:rsid w:val="00A2570B"/>
    <w:rsid w:val="00A2656E"/>
    <w:rsid w:val="00A2684E"/>
    <w:rsid w:val="00A26B7B"/>
    <w:rsid w:val="00A271D4"/>
    <w:rsid w:val="00A30962"/>
    <w:rsid w:val="00A31719"/>
    <w:rsid w:val="00A31B18"/>
    <w:rsid w:val="00A32337"/>
    <w:rsid w:val="00A325D3"/>
    <w:rsid w:val="00A32CAE"/>
    <w:rsid w:val="00A33B3D"/>
    <w:rsid w:val="00A34BFB"/>
    <w:rsid w:val="00A3575E"/>
    <w:rsid w:val="00A3578F"/>
    <w:rsid w:val="00A36074"/>
    <w:rsid w:val="00A3690A"/>
    <w:rsid w:val="00A36C4A"/>
    <w:rsid w:val="00A370BB"/>
    <w:rsid w:val="00A4046B"/>
    <w:rsid w:val="00A40DDF"/>
    <w:rsid w:val="00A40E35"/>
    <w:rsid w:val="00A411F0"/>
    <w:rsid w:val="00A4224E"/>
    <w:rsid w:val="00A43CCA"/>
    <w:rsid w:val="00A44082"/>
    <w:rsid w:val="00A449CA"/>
    <w:rsid w:val="00A44E1F"/>
    <w:rsid w:val="00A463B7"/>
    <w:rsid w:val="00A467B0"/>
    <w:rsid w:val="00A46A5B"/>
    <w:rsid w:val="00A4717B"/>
    <w:rsid w:val="00A476D2"/>
    <w:rsid w:val="00A50D2F"/>
    <w:rsid w:val="00A51BB7"/>
    <w:rsid w:val="00A52B96"/>
    <w:rsid w:val="00A52BAD"/>
    <w:rsid w:val="00A52DED"/>
    <w:rsid w:val="00A53A90"/>
    <w:rsid w:val="00A542AC"/>
    <w:rsid w:val="00A548AD"/>
    <w:rsid w:val="00A5499A"/>
    <w:rsid w:val="00A5602F"/>
    <w:rsid w:val="00A565C1"/>
    <w:rsid w:val="00A56A72"/>
    <w:rsid w:val="00A57F47"/>
    <w:rsid w:val="00A60194"/>
    <w:rsid w:val="00A60F64"/>
    <w:rsid w:val="00A61655"/>
    <w:rsid w:val="00A624AB"/>
    <w:rsid w:val="00A63032"/>
    <w:rsid w:val="00A63614"/>
    <w:rsid w:val="00A63A9F"/>
    <w:rsid w:val="00A651CC"/>
    <w:rsid w:val="00A66100"/>
    <w:rsid w:val="00A701FC"/>
    <w:rsid w:val="00A715E4"/>
    <w:rsid w:val="00A71810"/>
    <w:rsid w:val="00A726CB"/>
    <w:rsid w:val="00A72AEA"/>
    <w:rsid w:val="00A72F20"/>
    <w:rsid w:val="00A74558"/>
    <w:rsid w:val="00A74C32"/>
    <w:rsid w:val="00A74CCF"/>
    <w:rsid w:val="00A7506E"/>
    <w:rsid w:val="00A75305"/>
    <w:rsid w:val="00A75B46"/>
    <w:rsid w:val="00A763E9"/>
    <w:rsid w:val="00A81549"/>
    <w:rsid w:val="00A81A30"/>
    <w:rsid w:val="00A82330"/>
    <w:rsid w:val="00A8256E"/>
    <w:rsid w:val="00A826C7"/>
    <w:rsid w:val="00A82F0D"/>
    <w:rsid w:val="00A83329"/>
    <w:rsid w:val="00A836D5"/>
    <w:rsid w:val="00A84CCB"/>
    <w:rsid w:val="00A8534A"/>
    <w:rsid w:val="00A85D44"/>
    <w:rsid w:val="00A85DA0"/>
    <w:rsid w:val="00A85E86"/>
    <w:rsid w:val="00A8610B"/>
    <w:rsid w:val="00A87353"/>
    <w:rsid w:val="00A87A9E"/>
    <w:rsid w:val="00A9030E"/>
    <w:rsid w:val="00A91455"/>
    <w:rsid w:val="00A917BB"/>
    <w:rsid w:val="00A91B36"/>
    <w:rsid w:val="00A92C3E"/>
    <w:rsid w:val="00A93458"/>
    <w:rsid w:val="00A93A67"/>
    <w:rsid w:val="00A93BFD"/>
    <w:rsid w:val="00A94162"/>
    <w:rsid w:val="00A94306"/>
    <w:rsid w:val="00A94B7B"/>
    <w:rsid w:val="00A95BB4"/>
    <w:rsid w:val="00A961C4"/>
    <w:rsid w:val="00A96206"/>
    <w:rsid w:val="00A96323"/>
    <w:rsid w:val="00A979E9"/>
    <w:rsid w:val="00AA0683"/>
    <w:rsid w:val="00AA124D"/>
    <w:rsid w:val="00AA1255"/>
    <w:rsid w:val="00AA183B"/>
    <w:rsid w:val="00AA1A88"/>
    <w:rsid w:val="00AA1E0B"/>
    <w:rsid w:val="00AA2115"/>
    <w:rsid w:val="00AA2A15"/>
    <w:rsid w:val="00AA2EAA"/>
    <w:rsid w:val="00AA32E6"/>
    <w:rsid w:val="00AA3406"/>
    <w:rsid w:val="00AA3EF7"/>
    <w:rsid w:val="00AA4128"/>
    <w:rsid w:val="00AA4C43"/>
    <w:rsid w:val="00AA5E14"/>
    <w:rsid w:val="00AA695B"/>
    <w:rsid w:val="00AA69E7"/>
    <w:rsid w:val="00AA6C19"/>
    <w:rsid w:val="00AB021D"/>
    <w:rsid w:val="00AB16C1"/>
    <w:rsid w:val="00AB3F61"/>
    <w:rsid w:val="00AB51CC"/>
    <w:rsid w:val="00AB5234"/>
    <w:rsid w:val="00AB55F4"/>
    <w:rsid w:val="00AB576C"/>
    <w:rsid w:val="00AB5780"/>
    <w:rsid w:val="00AB5797"/>
    <w:rsid w:val="00AC0D83"/>
    <w:rsid w:val="00AC12A1"/>
    <w:rsid w:val="00AC211D"/>
    <w:rsid w:val="00AC2130"/>
    <w:rsid w:val="00AC2162"/>
    <w:rsid w:val="00AC2561"/>
    <w:rsid w:val="00AC2B01"/>
    <w:rsid w:val="00AC3B94"/>
    <w:rsid w:val="00AC45C3"/>
    <w:rsid w:val="00AC4671"/>
    <w:rsid w:val="00AC475B"/>
    <w:rsid w:val="00AC477A"/>
    <w:rsid w:val="00AC530A"/>
    <w:rsid w:val="00AC59DF"/>
    <w:rsid w:val="00AC5B7E"/>
    <w:rsid w:val="00AC6280"/>
    <w:rsid w:val="00AC6421"/>
    <w:rsid w:val="00AC6426"/>
    <w:rsid w:val="00AC6BCB"/>
    <w:rsid w:val="00AC7E37"/>
    <w:rsid w:val="00AD1226"/>
    <w:rsid w:val="00AD167C"/>
    <w:rsid w:val="00AD1C22"/>
    <w:rsid w:val="00AD26ED"/>
    <w:rsid w:val="00AD3531"/>
    <w:rsid w:val="00AD4DDC"/>
    <w:rsid w:val="00AD54C4"/>
    <w:rsid w:val="00AD5516"/>
    <w:rsid w:val="00AD5E38"/>
    <w:rsid w:val="00AD5FB2"/>
    <w:rsid w:val="00AD6830"/>
    <w:rsid w:val="00AD6961"/>
    <w:rsid w:val="00AD6C61"/>
    <w:rsid w:val="00AD7B1B"/>
    <w:rsid w:val="00AD7C1E"/>
    <w:rsid w:val="00AE082F"/>
    <w:rsid w:val="00AE0DFE"/>
    <w:rsid w:val="00AE0EB0"/>
    <w:rsid w:val="00AE12DF"/>
    <w:rsid w:val="00AE150D"/>
    <w:rsid w:val="00AE4399"/>
    <w:rsid w:val="00AE450A"/>
    <w:rsid w:val="00AE4D37"/>
    <w:rsid w:val="00AE5818"/>
    <w:rsid w:val="00AE5D48"/>
    <w:rsid w:val="00AE5DB4"/>
    <w:rsid w:val="00AE613C"/>
    <w:rsid w:val="00AE64D9"/>
    <w:rsid w:val="00AE6F6C"/>
    <w:rsid w:val="00AE7A6D"/>
    <w:rsid w:val="00AF1A48"/>
    <w:rsid w:val="00AF2272"/>
    <w:rsid w:val="00AF25D4"/>
    <w:rsid w:val="00AF26C8"/>
    <w:rsid w:val="00AF2DD6"/>
    <w:rsid w:val="00AF303D"/>
    <w:rsid w:val="00AF31C6"/>
    <w:rsid w:val="00AF33BA"/>
    <w:rsid w:val="00AF3CBD"/>
    <w:rsid w:val="00AF4428"/>
    <w:rsid w:val="00AF4725"/>
    <w:rsid w:val="00AF5B9C"/>
    <w:rsid w:val="00AF6599"/>
    <w:rsid w:val="00AF75C0"/>
    <w:rsid w:val="00AF7688"/>
    <w:rsid w:val="00B0062C"/>
    <w:rsid w:val="00B00676"/>
    <w:rsid w:val="00B00B20"/>
    <w:rsid w:val="00B01486"/>
    <w:rsid w:val="00B01CBA"/>
    <w:rsid w:val="00B0384F"/>
    <w:rsid w:val="00B040A4"/>
    <w:rsid w:val="00B04420"/>
    <w:rsid w:val="00B04564"/>
    <w:rsid w:val="00B04D0F"/>
    <w:rsid w:val="00B05408"/>
    <w:rsid w:val="00B05C33"/>
    <w:rsid w:val="00B069F6"/>
    <w:rsid w:val="00B06CCC"/>
    <w:rsid w:val="00B0721B"/>
    <w:rsid w:val="00B076EF"/>
    <w:rsid w:val="00B10149"/>
    <w:rsid w:val="00B101E9"/>
    <w:rsid w:val="00B10821"/>
    <w:rsid w:val="00B10AD1"/>
    <w:rsid w:val="00B1122C"/>
    <w:rsid w:val="00B11781"/>
    <w:rsid w:val="00B11B34"/>
    <w:rsid w:val="00B11FDD"/>
    <w:rsid w:val="00B12027"/>
    <w:rsid w:val="00B12420"/>
    <w:rsid w:val="00B12AC5"/>
    <w:rsid w:val="00B12BB5"/>
    <w:rsid w:val="00B13442"/>
    <w:rsid w:val="00B1348B"/>
    <w:rsid w:val="00B13782"/>
    <w:rsid w:val="00B13F45"/>
    <w:rsid w:val="00B14850"/>
    <w:rsid w:val="00B153E4"/>
    <w:rsid w:val="00B154BC"/>
    <w:rsid w:val="00B15DA8"/>
    <w:rsid w:val="00B163C2"/>
    <w:rsid w:val="00B16C8E"/>
    <w:rsid w:val="00B17395"/>
    <w:rsid w:val="00B17706"/>
    <w:rsid w:val="00B17DF9"/>
    <w:rsid w:val="00B2008B"/>
    <w:rsid w:val="00B20D15"/>
    <w:rsid w:val="00B20EAD"/>
    <w:rsid w:val="00B2241E"/>
    <w:rsid w:val="00B225F9"/>
    <w:rsid w:val="00B22BC5"/>
    <w:rsid w:val="00B22CE0"/>
    <w:rsid w:val="00B22FFE"/>
    <w:rsid w:val="00B23D6E"/>
    <w:rsid w:val="00B24C60"/>
    <w:rsid w:val="00B25AF8"/>
    <w:rsid w:val="00B25B9E"/>
    <w:rsid w:val="00B25E21"/>
    <w:rsid w:val="00B26D93"/>
    <w:rsid w:val="00B316C4"/>
    <w:rsid w:val="00B31AC8"/>
    <w:rsid w:val="00B334CD"/>
    <w:rsid w:val="00B338A4"/>
    <w:rsid w:val="00B34073"/>
    <w:rsid w:val="00B3510A"/>
    <w:rsid w:val="00B35497"/>
    <w:rsid w:val="00B375F0"/>
    <w:rsid w:val="00B3762E"/>
    <w:rsid w:val="00B37EB1"/>
    <w:rsid w:val="00B41E61"/>
    <w:rsid w:val="00B428E2"/>
    <w:rsid w:val="00B448B3"/>
    <w:rsid w:val="00B44C37"/>
    <w:rsid w:val="00B4508D"/>
    <w:rsid w:val="00B468DD"/>
    <w:rsid w:val="00B469FA"/>
    <w:rsid w:val="00B46B0D"/>
    <w:rsid w:val="00B46B5C"/>
    <w:rsid w:val="00B46CE9"/>
    <w:rsid w:val="00B47244"/>
    <w:rsid w:val="00B50636"/>
    <w:rsid w:val="00B5092B"/>
    <w:rsid w:val="00B50C94"/>
    <w:rsid w:val="00B50EB4"/>
    <w:rsid w:val="00B50EF4"/>
    <w:rsid w:val="00B51035"/>
    <w:rsid w:val="00B51079"/>
    <w:rsid w:val="00B5156B"/>
    <w:rsid w:val="00B5165A"/>
    <w:rsid w:val="00B516ED"/>
    <w:rsid w:val="00B51A73"/>
    <w:rsid w:val="00B520C3"/>
    <w:rsid w:val="00B52128"/>
    <w:rsid w:val="00B528F7"/>
    <w:rsid w:val="00B534CD"/>
    <w:rsid w:val="00B54924"/>
    <w:rsid w:val="00B54B95"/>
    <w:rsid w:val="00B54EE7"/>
    <w:rsid w:val="00B55259"/>
    <w:rsid w:val="00B55621"/>
    <w:rsid w:val="00B5603E"/>
    <w:rsid w:val="00B57826"/>
    <w:rsid w:val="00B57D1C"/>
    <w:rsid w:val="00B57D29"/>
    <w:rsid w:val="00B635A9"/>
    <w:rsid w:val="00B639CA"/>
    <w:rsid w:val="00B63B44"/>
    <w:rsid w:val="00B63F75"/>
    <w:rsid w:val="00B644DA"/>
    <w:rsid w:val="00B64B48"/>
    <w:rsid w:val="00B64CF6"/>
    <w:rsid w:val="00B65549"/>
    <w:rsid w:val="00B66B07"/>
    <w:rsid w:val="00B67033"/>
    <w:rsid w:val="00B6735F"/>
    <w:rsid w:val="00B6779C"/>
    <w:rsid w:val="00B7063F"/>
    <w:rsid w:val="00B725A7"/>
    <w:rsid w:val="00B72A32"/>
    <w:rsid w:val="00B72C77"/>
    <w:rsid w:val="00B72DE3"/>
    <w:rsid w:val="00B72F00"/>
    <w:rsid w:val="00B7307D"/>
    <w:rsid w:val="00B7386F"/>
    <w:rsid w:val="00B73929"/>
    <w:rsid w:val="00B73BE9"/>
    <w:rsid w:val="00B7481B"/>
    <w:rsid w:val="00B74A20"/>
    <w:rsid w:val="00B7540A"/>
    <w:rsid w:val="00B75BC8"/>
    <w:rsid w:val="00B769C1"/>
    <w:rsid w:val="00B76AB5"/>
    <w:rsid w:val="00B77154"/>
    <w:rsid w:val="00B77299"/>
    <w:rsid w:val="00B77371"/>
    <w:rsid w:val="00B7737D"/>
    <w:rsid w:val="00B800D4"/>
    <w:rsid w:val="00B80CF1"/>
    <w:rsid w:val="00B82634"/>
    <w:rsid w:val="00B82B07"/>
    <w:rsid w:val="00B83D79"/>
    <w:rsid w:val="00B848B3"/>
    <w:rsid w:val="00B87FDB"/>
    <w:rsid w:val="00B90770"/>
    <w:rsid w:val="00B90B2F"/>
    <w:rsid w:val="00B9169A"/>
    <w:rsid w:val="00B921DA"/>
    <w:rsid w:val="00B92224"/>
    <w:rsid w:val="00B92357"/>
    <w:rsid w:val="00B924FA"/>
    <w:rsid w:val="00B92BEF"/>
    <w:rsid w:val="00B94413"/>
    <w:rsid w:val="00B949F4"/>
    <w:rsid w:val="00B94B1F"/>
    <w:rsid w:val="00B94C2D"/>
    <w:rsid w:val="00B96B35"/>
    <w:rsid w:val="00B97CB0"/>
    <w:rsid w:val="00BA18E3"/>
    <w:rsid w:val="00BA1AC3"/>
    <w:rsid w:val="00BA2B61"/>
    <w:rsid w:val="00BA2F84"/>
    <w:rsid w:val="00BA3F97"/>
    <w:rsid w:val="00BA3FAC"/>
    <w:rsid w:val="00BA49CF"/>
    <w:rsid w:val="00BA4A3B"/>
    <w:rsid w:val="00BA4DC5"/>
    <w:rsid w:val="00BA5846"/>
    <w:rsid w:val="00BA5D40"/>
    <w:rsid w:val="00BA669D"/>
    <w:rsid w:val="00BA6BE2"/>
    <w:rsid w:val="00BA7DF4"/>
    <w:rsid w:val="00BB0B2F"/>
    <w:rsid w:val="00BB0D12"/>
    <w:rsid w:val="00BB1877"/>
    <w:rsid w:val="00BB2802"/>
    <w:rsid w:val="00BB2BC5"/>
    <w:rsid w:val="00BB34AE"/>
    <w:rsid w:val="00BB4A63"/>
    <w:rsid w:val="00BB69C3"/>
    <w:rsid w:val="00BB718A"/>
    <w:rsid w:val="00BB7398"/>
    <w:rsid w:val="00BB75A5"/>
    <w:rsid w:val="00BC0B7D"/>
    <w:rsid w:val="00BC0C40"/>
    <w:rsid w:val="00BC103D"/>
    <w:rsid w:val="00BC108E"/>
    <w:rsid w:val="00BC19A1"/>
    <w:rsid w:val="00BC2AF6"/>
    <w:rsid w:val="00BC2C26"/>
    <w:rsid w:val="00BC2F34"/>
    <w:rsid w:val="00BC3FD3"/>
    <w:rsid w:val="00BC40D6"/>
    <w:rsid w:val="00BC53A6"/>
    <w:rsid w:val="00BC5795"/>
    <w:rsid w:val="00BC6613"/>
    <w:rsid w:val="00BC6C61"/>
    <w:rsid w:val="00BC7372"/>
    <w:rsid w:val="00BC75BD"/>
    <w:rsid w:val="00BC78F2"/>
    <w:rsid w:val="00BD02A7"/>
    <w:rsid w:val="00BD0307"/>
    <w:rsid w:val="00BD09E3"/>
    <w:rsid w:val="00BD1651"/>
    <w:rsid w:val="00BD1688"/>
    <w:rsid w:val="00BD2469"/>
    <w:rsid w:val="00BD28A9"/>
    <w:rsid w:val="00BD3594"/>
    <w:rsid w:val="00BD3C39"/>
    <w:rsid w:val="00BD4AC7"/>
    <w:rsid w:val="00BD5175"/>
    <w:rsid w:val="00BD557D"/>
    <w:rsid w:val="00BD5C16"/>
    <w:rsid w:val="00BD6645"/>
    <w:rsid w:val="00BD6E33"/>
    <w:rsid w:val="00BD7544"/>
    <w:rsid w:val="00BD7C4F"/>
    <w:rsid w:val="00BD7D86"/>
    <w:rsid w:val="00BE048B"/>
    <w:rsid w:val="00BE05AD"/>
    <w:rsid w:val="00BE05D4"/>
    <w:rsid w:val="00BE0ABD"/>
    <w:rsid w:val="00BE11D6"/>
    <w:rsid w:val="00BE2284"/>
    <w:rsid w:val="00BE2CC6"/>
    <w:rsid w:val="00BE321B"/>
    <w:rsid w:val="00BE4B31"/>
    <w:rsid w:val="00BE5155"/>
    <w:rsid w:val="00BE6173"/>
    <w:rsid w:val="00BE6DB3"/>
    <w:rsid w:val="00BE73F6"/>
    <w:rsid w:val="00BE78C9"/>
    <w:rsid w:val="00BE7D30"/>
    <w:rsid w:val="00BF1F18"/>
    <w:rsid w:val="00BF20B6"/>
    <w:rsid w:val="00BF2ED5"/>
    <w:rsid w:val="00BF3633"/>
    <w:rsid w:val="00BF43CB"/>
    <w:rsid w:val="00BF48FD"/>
    <w:rsid w:val="00BF4BFE"/>
    <w:rsid w:val="00BF5C50"/>
    <w:rsid w:val="00BF5EBE"/>
    <w:rsid w:val="00BF63F0"/>
    <w:rsid w:val="00BF6930"/>
    <w:rsid w:val="00BF74A2"/>
    <w:rsid w:val="00BF7703"/>
    <w:rsid w:val="00C00132"/>
    <w:rsid w:val="00C0065B"/>
    <w:rsid w:val="00C00766"/>
    <w:rsid w:val="00C016A3"/>
    <w:rsid w:val="00C02B8F"/>
    <w:rsid w:val="00C0348E"/>
    <w:rsid w:val="00C0529B"/>
    <w:rsid w:val="00C052FD"/>
    <w:rsid w:val="00C054B4"/>
    <w:rsid w:val="00C05513"/>
    <w:rsid w:val="00C0581C"/>
    <w:rsid w:val="00C05C40"/>
    <w:rsid w:val="00C061D3"/>
    <w:rsid w:val="00C061EF"/>
    <w:rsid w:val="00C06835"/>
    <w:rsid w:val="00C07A97"/>
    <w:rsid w:val="00C10B31"/>
    <w:rsid w:val="00C10D03"/>
    <w:rsid w:val="00C10D3F"/>
    <w:rsid w:val="00C111F3"/>
    <w:rsid w:val="00C11A81"/>
    <w:rsid w:val="00C13756"/>
    <w:rsid w:val="00C141BF"/>
    <w:rsid w:val="00C15392"/>
    <w:rsid w:val="00C155E1"/>
    <w:rsid w:val="00C15F85"/>
    <w:rsid w:val="00C165EF"/>
    <w:rsid w:val="00C16766"/>
    <w:rsid w:val="00C173DF"/>
    <w:rsid w:val="00C17440"/>
    <w:rsid w:val="00C17676"/>
    <w:rsid w:val="00C20442"/>
    <w:rsid w:val="00C20A15"/>
    <w:rsid w:val="00C20FC4"/>
    <w:rsid w:val="00C211B9"/>
    <w:rsid w:val="00C2228A"/>
    <w:rsid w:val="00C22298"/>
    <w:rsid w:val="00C226AB"/>
    <w:rsid w:val="00C22BEE"/>
    <w:rsid w:val="00C24D2B"/>
    <w:rsid w:val="00C25492"/>
    <w:rsid w:val="00C272D6"/>
    <w:rsid w:val="00C27517"/>
    <w:rsid w:val="00C27A6E"/>
    <w:rsid w:val="00C30221"/>
    <w:rsid w:val="00C306EC"/>
    <w:rsid w:val="00C30EC4"/>
    <w:rsid w:val="00C3152D"/>
    <w:rsid w:val="00C3186F"/>
    <w:rsid w:val="00C31880"/>
    <w:rsid w:val="00C32309"/>
    <w:rsid w:val="00C32354"/>
    <w:rsid w:val="00C3291B"/>
    <w:rsid w:val="00C33A7E"/>
    <w:rsid w:val="00C34877"/>
    <w:rsid w:val="00C34C5D"/>
    <w:rsid w:val="00C35611"/>
    <w:rsid w:val="00C36879"/>
    <w:rsid w:val="00C36C6C"/>
    <w:rsid w:val="00C37D91"/>
    <w:rsid w:val="00C400AB"/>
    <w:rsid w:val="00C40514"/>
    <w:rsid w:val="00C407AF"/>
    <w:rsid w:val="00C4080A"/>
    <w:rsid w:val="00C4111B"/>
    <w:rsid w:val="00C412A7"/>
    <w:rsid w:val="00C4175D"/>
    <w:rsid w:val="00C42E8E"/>
    <w:rsid w:val="00C43844"/>
    <w:rsid w:val="00C45C0F"/>
    <w:rsid w:val="00C46EAD"/>
    <w:rsid w:val="00C4709D"/>
    <w:rsid w:val="00C47902"/>
    <w:rsid w:val="00C47E00"/>
    <w:rsid w:val="00C47E68"/>
    <w:rsid w:val="00C50975"/>
    <w:rsid w:val="00C519F2"/>
    <w:rsid w:val="00C51C95"/>
    <w:rsid w:val="00C51D24"/>
    <w:rsid w:val="00C526FD"/>
    <w:rsid w:val="00C52BD6"/>
    <w:rsid w:val="00C54546"/>
    <w:rsid w:val="00C54915"/>
    <w:rsid w:val="00C54C0C"/>
    <w:rsid w:val="00C55A61"/>
    <w:rsid w:val="00C55E6B"/>
    <w:rsid w:val="00C567D3"/>
    <w:rsid w:val="00C57311"/>
    <w:rsid w:val="00C573E1"/>
    <w:rsid w:val="00C57765"/>
    <w:rsid w:val="00C57B02"/>
    <w:rsid w:val="00C60570"/>
    <w:rsid w:val="00C60926"/>
    <w:rsid w:val="00C61741"/>
    <w:rsid w:val="00C61BA4"/>
    <w:rsid w:val="00C62155"/>
    <w:rsid w:val="00C633F5"/>
    <w:rsid w:val="00C63B1D"/>
    <w:rsid w:val="00C6400F"/>
    <w:rsid w:val="00C64A00"/>
    <w:rsid w:val="00C64C53"/>
    <w:rsid w:val="00C64EA1"/>
    <w:rsid w:val="00C6506B"/>
    <w:rsid w:val="00C657D0"/>
    <w:rsid w:val="00C65E1B"/>
    <w:rsid w:val="00C666C8"/>
    <w:rsid w:val="00C66FD7"/>
    <w:rsid w:val="00C6769D"/>
    <w:rsid w:val="00C67C00"/>
    <w:rsid w:val="00C70835"/>
    <w:rsid w:val="00C70B5A"/>
    <w:rsid w:val="00C70D01"/>
    <w:rsid w:val="00C70F93"/>
    <w:rsid w:val="00C71F5A"/>
    <w:rsid w:val="00C72313"/>
    <w:rsid w:val="00C729EB"/>
    <w:rsid w:val="00C741BF"/>
    <w:rsid w:val="00C74829"/>
    <w:rsid w:val="00C748AF"/>
    <w:rsid w:val="00C75469"/>
    <w:rsid w:val="00C7553F"/>
    <w:rsid w:val="00C75696"/>
    <w:rsid w:val="00C76360"/>
    <w:rsid w:val="00C76C55"/>
    <w:rsid w:val="00C778BD"/>
    <w:rsid w:val="00C80A0A"/>
    <w:rsid w:val="00C80CF5"/>
    <w:rsid w:val="00C80F2A"/>
    <w:rsid w:val="00C812BB"/>
    <w:rsid w:val="00C81782"/>
    <w:rsid w:val="00C8321A"/>
    <w:rsid w:val="00C83342"/>
    <w:rsid w:val="00C83C7A"/>
    <w:rsid w:val="00C83DE5"/>
    <w:rsid w:val="00C8424D"/>
    <w:rsid w:val="00C84971"/>
    <w:rsid w:val="00C84C78"/>
    <w:rsid w:val="00C85F41"/>
    <w:rsid w:val="00C8612C"/>
    <w:rsid w:val="00C86310"/>
    <w:rsid w:val="00C86414"/>
    <w:rsid w:val="00C916C1"/>
    <w:rsid w:val="00C91D51"/>
    <w:rsid w:val="00C92240"/>
    <w:rsid w:val="00C922FD"/>
    <w:rsid w:val="00C92DAC"/>
    <w:rsid w:val="00C932C4"/>
    <w:rsid w:val="00C93861"/>
    <w:rsid w:val="00C93B99"/>
    <w:rsid w:val="00C96B54"/>
    <w:rsid w:val="00C96FE1"/>
    <w:rsid w:val="00C97453"/>
    <w:rsid w:val="00C97534"/>
    <w:rsid w:val="00C9758B"/>
    <w:rsid w:val="00C97CC8"/>
    <w:rsid w:val="00C97D6C"/>
    <w:rsid w:val="00CA0536"/>
    <w:rsid w:val="00CA0CDA"/>
    <w:rsid w:val="00CA1759"/>
    <w:rsid w:val="00CA1D0F"/>
    <w:rsid w:val="00CA2533"/>
    <w:rsid w:val="00CA2640"/>
    <w:rsid w:val="00CA341C"/>
    <w:rsid w:val="00CA47DF"/>
    <w:rsid w:val="00CA4861"/>
    <w:rsid w:val="00CA4F9F"/>
    <w:rsid w:val="00CA572C"/>
    <w:rsid w:val="00CA5EBC"/>
    <w:rsid w:val="00CA6126"/>
    <w:rsid w:val="00CA6C29"/>
    <w:rsid w:val="00CA73AD"/>
    <w:rsid w:val="00CA78DB"/>
    <w:rsid w:val="00CB0283"/>
    <w:rsid w:val="00CB0CE7"/>
    <w:rsid w:val="00CB1388"/>
    <w:rsid w:val="00CB1BE6"/>
    <w:rsid w:val="00CB2951"/>
    <w:rsid w:val="00CB2F7F"/>
    <w:rsid w:val="00CB3487"/>
    <w:rsid w:val="00CB369C"/>
    <w:rsid w:val="00CB3B67"/>
    <w:rsid w:val="00CB3E7E"/>
    <w:rsid w:val="00CB4181"/>
    <w:rsid w:val="00CB45B0"/>
    <w:rsid w:val="00CB4625"/>
    <w:rsid w:val="00CB530E"/>
    <w:rsid w:val="00CB55D1"/>
    <w:rsid w:val="00CB5D66"/>
    <w:rsid w:val="00CB6942"/>
    <w:rsid w:val="00CB6E9C"/>
    <w:rsid w:val="00CB7708"/>
    <w:rsid w:val="00CB7C5C"/>
    <w:rsid w:val="00CC02CC"/>
    <w:rsid w:val="00CC09B3"/>
    <w:rsid w:val="00CC0AA6"/>
    <w:rsid w:val="00CC0F69"/>
    <w:rsid w:val="00CC12AD"/>
    <w:rsid w:val="00CC1AD4"/>
    <w:rsid w:val="00CC2028"/>
    <w:rsid w:val="00CC2347"/>
    <w:rsid w:val="00CC2F72"/>
    <w:rsid w:val="00CC342A"/>
    <w:rsid w:val="00CC3439"/>
    <w:rsid w:val="00CC4031"/>
    <w:rsid w:val="00CC430B"/>
    <w:rsid w:val="00CC43F2"/>
    <w:rsid w:val="00CC52BE"/>
    <w:rsid w:val="00CC5961"/>
    <w:rsid w:val="00CC5B10"/>
    <w:rsid w:val="00CC5E41"/>
    <w:rsid w:val="00CC6353"/>
    <w:rsid w:val="00CC6E31"/>
    <w:rsid w:val="00CD111A"/>
    <w:rsid w:val="00CD2A68"/>
    <w:rsid w:val="00CD2D84"/>
    <w:rsid w:val="00CD3B1A"/>
    <w:rsid w:val="00CD428B"/>
    <w:rsid w:val="00CD5418"/>
    <w:rsid w:val="00CD54C1"/>
    <w:rsid w:val="00CD58D4"/>
    <w:rsid w:val="00CD7919"/>
    <w:rsid w:val="00CD7E46"/>
    <w:rsid w:val="00CE0AE8"/>
    <w:rsid w:val="00CE2469"/>
    <w:rsid w:val="00CE2834"/>
    <w:rsid w:val="00CE3081"/>
    <w:rsid w:val="00CE3A1D"/>
    <w:rsid w:val="00CE5D45"/>
    <w:rsid w:val="00CE5E95"/>
    <w:rsid w:val="00CE6452"/>
    <w:rsid w:val="00CE64C2"/>
    <w:rsid w:val="00CE6598"/>
    <w:rsid w:val="00CE69D2"/>
    <w:rsid w:val="00CE6C51"/>
    <w:rsid w:val="00CE6F2B"/>
    <w:rsid w:val="00CF0817"/>
    <w:rsid w:val="00CF0886"/>
    <w:rsid w:val="00CF0914"/>
    <w:rsid w:val="00CF1279"/>
    <w:rsid w:val="00CF1FF1"/>
    <w:rsid w:val="00CF21BE"/>
    <w:rsid w:val="00CF28EE"/>
    <w:rsid w:val="00CF33BF"/>
    <w:rsid w:val="00CF4FCA"/>
    <w:rsid w:val="00CF58B8"/>
    <w:rsid w:val="00CF6993"/>
    <w:rsid w:val="00CF7998"/>
    <w:rsid w:val="00CF79EA"/>
    <w:rsid w:val="00D0006C"/>
    <w:rsid w:val="00D01A2D"/>
    <w:rsid w:val="00D01C7B"/>
    <w:rsid w:val="00D02A6D"/>
    <w:rsid w:val="00D02BF3"/>
    <w:rsid w:val="00D03DBD"/>
    <w:rsid w:val="00D05195"/>
    <w:rsid w:val="00D05A8E"/>
    <w:rsid w:val="00D05D89"/>
    <w:rsid w:val="00D061D7"/>
    <w:rsid w:val="00D06526"/>
    <w:rsid w:val="00D06A79"/>
    <w:rsid w:val="00D06CC8"/>
    <w:rsid w:val="00D06E86"/>
    <w:rsid w:val="00D0712B"/>
    <w:rsid w:val="00D07A81"/>
    <w:rsid w:val="00D07D44"/>
    <w:rsid w:val="00D10091"/>
    <w:rsid w:val="00D103E7"/>
    <w:rsid w:val="00D107FF"/>
    <w:rsid w:val="00D110E7"/>
    <w:rsid w:val="00D114E9"/>
    <w:rsid w:val="00D11EBA"/>
    <w:rsid w:val="00D12C4F"/>
    <w:rsid w:val="00D12E42"/>
    <w:rsid w:val="00D131A7"/>
    <w:rsid w:val="00D1343B"/>
    <w:rsid w:val="00D13FAC"/>
    <w:rsid w:val="00D146D7"/>
    <w:rsid w:val="00D158A7"/>
    <w:rsid w:val="00D15C9C"/>
    <w:rsid w:val="00D15E8A"/>
    <w:rsid w:val="00D16431"/>
    <w:rsid w:val="00D164B0"/>
    <w:rsid w:val="00D1711D"/>
    <w:rsid w:val="00D17745"/>
    <w:rsid w:val="00D17B8F"/>
    <w:rsid w:val="00D20557"/>
    <w:rsid w:val="00D210B7"/>
    <w:rsid w:val="00D2128A"/>
    <w:rsid w:val="00D21D15"/>
    <w:rsid w:val="00D21E05"/>
    <w:rsid w:val="00D21F73"/>
    <w:rsid w:val="00D2274A"/>
    <w:rsid w:val="00D22C22"/>
    <w:rsid w:val="00D22ED5"/>
    <w:rsid w:val="00D23BCD"/>
    <w:rsid w:val="00D25808"/>
    <w:rsid w:val="00D25B7E"/>
    <w:rsid w:val="00D2602A"/>
    <w:rsid w:val="00D26CC3"/>
    <w:rsid w:val="00D270DB"/>
    <w:rsid w:val="00D27378"/>
    <w:rsid w:val="00D27D5F"/>
    <w:rsid w:val="00D304F1"/>
    <w:rsid w:val="00D30814"/>
    <w:rsid w:val="00D317FE"/>
    <w:rsid w:val="00D31BF8"/>
    <w:rsid w:val="00D31E0B"/>
    <w:rsid w:val="00D329AD"/>
    <w:rsid w:val="00D32FD4"/>
    <w:rsid w:val="00D33440"/>
    <w:rsid w:val="00D33D3E"/>
    <w:rsid w:val="00D34909"/>
    <w:rsid w:val="00D356E9"/>
    <w:rsid w:val="00D37AA1"/>
    <w:rsid w:val="00D4048E"/>
    <w:rsid w:val="00D40808"/>
    <w:rsid w:val="00D40F2B"/>
    <w:rsid w:val="00D41439"/>
    <w:rsid w:val="00D42FFD"/>
    <w:rsid w:val="00D435F4"/>
    <w:rsid w:val="00D452EC"/>
    <w:rsid w:val="00D4631B"/>
    <w:rsid w:val="00D468BA"/>
    <w:rsid w:val="00D47E8A"/>
    <w:rsid w:val="00D51415"/>
    <w:rsid w:val="00D52BE4"/>
    <w:rsid w:val="00D530C4"/>
    <w:rsid w:val="00D5344F"/>
    <w:rsid w:val="00D53AB1"/>
    <w:rsid w:val="00D550F4"/>
    <w:rsid w:val="00D55679"/>
    <w:rsid w:val="00D5631E"/>
    <w:rsid w:val="00D56AEF"/>
    <w:rsid w:val="00D5795E"/>
    <w:rsid w:val="00D610D7"/>
    <w:rsid w:val="00D627A5"/>
    <w:rsid w:val="00D6402B"/>
    <w:rsid w:val="00D64A27"/>
    <w:rsid w:val="00D64F6A"/>
    <w:rsid w:val="00D652C1"/>
    <w:rsid w:val="00D653F6"/>
    <w:rsid w:val="00D66219"/>
    <w:rsid w:val="00D665A7"/>
    <w:rsid w:val="00D6709F"/>
    <w:rsid w:val="00D70E2F"/>
    <w:rsid w:val="00D73AB1"/>
    <w:rsid w:val="00D73B27"/>
    <w:rsid w:val="00D73D8E"/>
    <w:rsid w:val="00D73F8F"/>
    <w:rsid w:val="00D74195"/>
    <w:rsid w:val="00D74198"/>
    <w:rsid w:val="00D74842"/>
    <w:rsid w:val="00D749AE"/>
    <w:rsid w:val="00D74EAE"/>
    <w:rsid w:val="00D75286"/>
    <w:rsid w:val="00D75DAB"/>
    <w:rsid w:val="00D76433"/>
    <w:rsid w:val="00D76741"/>
    <w:rsid w:val="00D77596"/>
    <w:rsid w:val="00D80796"/>
    <w:rsid w:val="00D80AA0"/>
    <w:rsid w:val="00D810E0"/>
    <w:rsid w:val="00D81941"/>
    <w:rsid w:val="00D82FF7"/>
    <w:rsid w:val="00D8345F"/>
    <w:rsid w:val="00D83626"/>
    <w:rsid w:val="00D848C7"/>
    <w:rsid w:val="00D84D8B"/>
    <w:rsid w:val="00D855C5"/>
    <w:rsid w:val="00D859BC"/>
    <w:rsid w:val="00D85A24"/>
    <w:rsid w:val="00D8625E"/>
    <w:rsid w:val="00D8651D"/>
    <w:rsid w:val="00D86710"/>
    <w:rsid w:val="00D86A32"/>
    <w:rsid w:val="00D86E4E"/>
    <w:rsid w:val="00D91262"/>
    <w:rsid w:val="00D92DED"/>
    <w:rsid w:val="00D93816"/>
    <w:rsid w:val="00D94365"/>
    <w:rsid w:val="00D9440E"/>
    <w:rsid w:val="00D94BEA"/>
    <w:rsid w:val="00D95001"/>
    <w:rsid w:val="00D96794"/>
    <w:rsid w:val="00D96A7A"/>
    <w:rsid w:val="00D976FB"/>
    <w:rsid w:val="00DA0602"/>
    <w:rsid w:val="00DA08F2"/>
    <w:rsid w:val="00DA115F"/>
    <w:rsid w:val="00DA126F"/>
    <w:rsid w:val="00DA14FF"/>
    <w:rsid w:val="00DA1D6A"/>
    <w:rsid w:val="00DA2375"/>
    <w:rsid w:val="00DA2FEB"/>
    <w:rsid w:val="00DA333F"/>
    <w:rsid w:val="00DA36A4"/>
    <w:rsid w:val="00DA3816"/>
    <w:rsid w:val="00DA3A36"/>
    <w:rsid w:val="00DA3AC1"/>
    <w:rsid w:val="00DA42CB"/>
    <w:rsid w:val="00DA51A3"/>
    <w:rsid w:val="00DA54FA"/>
    <w:rsid w:val="00DA5BDC"/>
    <w:rsid w:val="00DA5BE4"/>
    <w:rsid w:val="00DA64D4"/>
    <w:rsid w:val="00DA6BE7"/>
    <w:rsid w:val="00DA6E8B"/>
    <w:rsid w:val="00DA71A0"/>
    <w:rsid w:val="00DA78FA"/>
    <w:rsid w:val="00DA7CD9"/>
    <w:rsid w:val="00DB0252"/>
    <w:rsid w:val="00DB0F81"/>
    <w:rsid w:val="00DB141F"/>
    <w:rsid w:val="00DB17CE"/>
    <w:rsid w:val="00DB1EB7"/>
    <w:rsid w:val="00DB273D"/>
    <w:rsid w:val="00DB2DB8"/>
    <w:rsid w:val="00DB347D"/>
    <w:rsid w:val="00DB37B3"/>
    <w:rsid w:val="00DB413D"/>
    <w:rsid w:val="00DB5028"/>
    <w:rsid w:val="00DB564A"/>
    <w:rsid w:val="00DB74CD"/>
    <w:rsid w:val="00DB7712"/>
    <w:rsid w:val="00DC02EB"/>
    <w:rsid w:val="00DC1321"/>
    <w:rsid w:val="00DC1CA5"/>
    <w:rsid w:val="00DC1D95"/>
    <w:rsid w:val="00DC3242"/>
    <w:rsid w:val="00DC38A3"/>
    <w:rsid w:val="00DC51F3"/>
    <w:rsid w:val="00DC55C0"/>
    <w:rsid w:val="00DC597D"/>
    <w:rsid w:val="00DC64E3"/>
    <w:rsid w:val="00DC76BE"/>
    <w:rsid w:val="00DD0878"/>
    <w:rsid w:val="00DD134A"/>
    <w:rsid w:val="00DD1725"/>
    <w:rsid w:val="00DD2A8C"/>
    <w:rsid w:val="00DD2DC1"/>
    <w:rsid w:val="00DD38C3"/>
    <w:rsid w:val="00DD444B"/>
    <w:rsid w:val="00DD4E4C"/>
    <w:rsid w:val="00DD50C9"/>
    <w:rsid w:val="00DD5F70"/>
    <w:rsid w:val="00DD6929"/>
    <w:rsid w:val="00DD701E"/>
    <w:rsid w:val="00DD71E7"/>
    <w:rsid w:val="00DD7234"/>
    <w:rsid w:val="00DD7B69"/>
    <w:rsid w:val="00DD7E30"/>
    <w:rsid w:val="00DE151B"/>
    <w:rsid w:val="00DE1539"/>
    <w:rsid w:val="00DE1994"/>
    <w:rsid w:val="00DE2029"/>
    <w:rsid w:val="00DE2BB1"/>
    <w:rsid w:val="00DE304D"/>
    <w:rsid w:val="00DE361B"/>
    <w:rsid w:val="00DE3873"/>
    <w:rsid w:val="00DE3F62"/>
    <w:rsid w:val="00DE4355"/>
    <w:rsid w:val="00DE52D2"/>
    <w:rsid w:val="00DE5D7F"/>
    <w:rsid w:val="00DE6103"/>
    <w:rsid w:val="00DE6142"/>
    <w:rsid w:val="00DE68CE"/>
    <w:rsid w:val="00DE6B22"/>
    <w:rsid w:val="00DE6CF8"/>
    <w:rsid w:val="00DF017E"/>
    <w:rsid w:val="00DF0730"/>
    <w:rsid w:val="00DF1604"/>
    <w:rsid w:val="00DF179C"/>
    <w:rsid w:val="00DF1BAD"/>
    <w:rsid w:val="00DF2159"/>
    <w:rsid w:val="00DF2308"/>
    <w:rsid w:val="00DF2411"/>
    <w:rsid w:val="00DF27C9"/>
    <w:rsid w:val="00DF36F9"/>
    <w:rsid w:val="00DF389E"/>
    <w:rsid w:val="00DF39A9"/>
    <w:rsid w:val="00DF39E5"/>
    <w:rsid w:val="00DF3AD2"/>
    <w:rsid w:val="00DF43B7"/>
    <w:rsid w:val="00DF4C15"/>
    <w:rsid w:val="00DF5AB3"/>
    <w:rsid w:val="00DF6C5F"/>
    <w:rsid w:val="00DF75D6"/>
    <w:rsid w:val="00E004AD"/>
    <w:rsid w:val="00E011A1"/>
    <w:rsid w:val="00E01E6B"/>
    <w:rsid w:val="00E02140"/>
    <w:rsid w:val="00E025D2"/>
    <w:rsid w:val="00E0272C"/>
    <w:rsid w:val="00E02FFD"/>
    <w:rsid w:val="00E0406E"/>
    <w:rsid w:val="00E041D6"/>
    <w:rsid w:val="00E04736"/>
    <w:rsid w:val="00E04E02"/>
    <w:rsid w:val="00E06AEF"/>
    <w:rsid w:val="00E07957"/>
    <w:rsid w:val="00E1018E"/>
    <w:rsid w:val="00E1019E"/>
    <w:rsid w:val="00E10DDD"/>
    <w:rsid w:val="00E110BD"/>
    <w:rsid w:val="00E1154D"/>
    <w:rsid w:val="00E115CC"/>
    <w:rsid w:val="00E11C09"/>
    <w:rsid w:val="00E11CF1"/>
    <w:rsid w:val="00E124AF"/>
    <w:rsid w:val="00E129E0"/>
    <w:rsid w:val="00E13055"/>
    <w:rsid w:val="00E144FE"/>
    <w:rsid w:val="00E14703"/>
    <w:rsid w:val="00E14C7F"/>
    <w:rsid w:val="00E151DF"/>
    <w:rsid w:val="00E15B51"/>
    <w:rsid w:val="00E17FB9"/>
    <w:rsid w:val="00E20899"/>
    <w:rsid w:val="00E20CD7"/>
    <w:rsid w:val="00E2163B"/>
    <w:rsid w:val="00E221BD"/>
    <w:rsid w:val="00E23739"/>
    <w:rsid w:val="00E23D5C"/>
    <w:rsid w:val="00E23F30"/>
    <w:rsid w:val="00E24399"/>
    <w:rsid w:val="00E2445D"/>
    <w:rsid w:val="00E24F41"/>
    <w:rsid w:val="00E25AFF"/>
    <w:rsid w:val="00E25B4A"/>
    <w:rsid w:val="00E26452"/>
    <w:rsid w:val="00E26C24"/>
    <w:rsid w:val="00E271F2"/>
    <w:rsid w:val="00E27767"/>
    <w:rsid w:val="00E304E1"/>
    <w:rsid w:val="00E30538"/>
    <w:rsid w:val="00E3064D"/>
    <w:rsid w:val="00E30728"/>
    <w:rsid w:val="00E308AE"/>
    <w:rsid w:val="00E318D3"/>
    <w:rsid w:val="00E32952"/>
    <w:rsid w:val="00E34AE0"/>
    <w:rsid w:val="00E359E2"/>
    <w:rsid w:val="00E36202"/>
    <w:rsid w:val="00E37041"/>
    <w:rsid w:val="00E370A6"/>
    <w:rsid w:val="00E3724C"/>
    <w:rsid w:val="00E40017"/>
    <w:rsid w:val="00E40109"/>
    <w:rsid w:val="00E421B2"/>
    <w:rsid w:val="00E42B22"/>
    <w:rsid w:val="00E42F6E"/>
    <w:rsid w:val="00E4387C"/>
    <w:rsid w:val="00E43EA5"/>
    <w:rsid w:val="00E444E1"/>
    <w:rsid w:val="00E447B6"/>
    <w:rsid w:val="00E44E4D"/>
    <w:rsid w:val="00E463B8"/>
    <w:rsid w:val="00E471C7"/>
    <w:rsid w:val="00E4793C"/>
    <w:rsid w:val="00E47DDB"/>
    <w:rsid w:val="00E50312"/>
    <w:rsid w:val="00E50610"/>
    <w:rsid w:val="00E5204A"/>
    <w:rsid w:val="00E5240C"/>
    <w:rsid w:val="00E5276C"/>
    <w:rsid w:val="00E53548"/>
    <w:rsid w:val="00E53678"/>
    <w:rsid w:val="00E53694"/>
    <w:rsid w:val="00E53C7F"/>
    <w:rsid w:val="00E550EB"/>
    <w:rsid w:val="00E553A8"/>
    <w:rsid w:val="00E55F7F"/>
    <w:rsid w:val="00E56212"/>
    <w:rsid w:val="00E56792"/>
    <w:rsid w:val="00E60AB8"/>
    <w:rsid w:val="00E60C13"/>
    <w:rsid w:val="00E6143D"/>
    <w:rsid w:val="00E61C21"/>
    <w:rsid w:val="00E62B71"/>
    <w:rsid w:val="00E62ECC"/>
    <w:rsid w:val="00E64268"/>
    <w:rsid w:val="00E64BDB"/>
    <w:rsid w:val="00E64D86"/>
    <w:rsid w:val="00E657D4"/>
    <w:rsid w:val="00E665D4"/>
    <w:rsid w:val="00E6684F"/>
    <w:rsid w:val="00E66A78"/>
    <w:rsid w:val="00E66F69"/>
    <w:rsid w:val="00E671A4"/>
    <w:rsid w:val="00E701B5"/>
    <w:rsid w:val="00E70620"/>
    <w:rsid w:val="00E715E0"/>
    <w:rsid w:val="00E722D3"/>
    <w:rsid w:val="00E73868"/>
    <w:rsid w:val="00E73B5E"/>
    <w:rsid w:val="00E7428D"/>
    <w:rsid w:val="00E74BC2"/>
    <w:rsid w:val="00E75112"/>
    <w:rsid w:val="00E7610D"/>
    <w:rsid w:val="00E76EB9"/>
    <w:rsid w:val="00E8041E"/>
    <w:rsid w:val="00E826C9"/>
    <w:rsid w:val="00E82975"/>
    <w:rsid w:val="00E84C17"/>
    <w:rsid w:val="00E84CB7"/>
    <w:rsid w:val="00E84E02"/>
    <w:rsid w:val="00E8549E"/>
    <w:rsid w:val="00E855BB"/>
    <w:rsid w:val="00E85696"/>
    <w:rsid w:val="00E85A33"/>
    <w:rsid w:val="00E85DEF"/>
    <w:rsid w:val="00E861F8"/>
    <w:rsid w:val="00E86A98"/>
    <w:rsid w:val="00E912C7"/>
    <w:rsid w:val="00E91A92"/>
    <w:rsid w:val="00E92D6A"/>
    <w:rsid w:val="00E93A24"/>
    <w:rsid w:val="00E94327"/>
    <w:rsid w:val="00E948C0"/>
    <w:rsid w:val="00E94F87"/>
    <w:rsid w:val="00E962F2"/>
    <w:rsid w:val="00E969F0"/>
    <w:rsid w:val="00E9750F"/>
    <w:rsid w:val="00E9780D"/>
    <w:rsid w:val="00EA1727"/>
    <w:rsid w:val="00EA23D1"/>
    <w:rsid w:val="00EA3954"/>
    <w:rsid w:val="00EA48A2"/>
    <w:rsid w:val="00EA54A7"/>
    <w:rsid w:val="00EA55C6"/>
    <w:rsid w:val="00EA5667"/>
    <w:rsid w:val="00EA5DCE"/>
    <w:rsid w:val="00EA66C8"/>
    <w:rsid w:val="00EA6A8F"/>
    <w:rsid w:val="00EB0A57"/>
    <w:rsid w:val="00EB0CA7"/>
    <w:rsid w:val="00EB1272"/>
    <w:rsid w:val="00EB1DC0"/>
    <w:rsid w:val="00EB23C3"/>
    <w:rsid w:val="00EB2C10"/>
    <w:rsid w:val="00EB2CFE"/>
    <w:rsid w:val="00EB341F"/>
    <w:rsid w:val="00EB3D5E"/>
    <w:rsid w:val="00EB40B5"/>
    <w:rsid w:val="00EB4196"/>
    <w:rsid w:val="00EB4D74"/>
    <w:rsid w:val="00EB5EB0"/>
    <w:rsid w:val="00EB6BBC"/>
    <w:rsid w:val="00EB6E33"/>
    <w:rsid w:val="00EB7197"/>
    <w:rsid w:val="00EB7F8D"/>
    <w:rsid w:val="00EC0670"/>
    <w:rsid w:val="00EC0A3B"/>
    <w:rsid w:val="00EC13B1"/>
    <w:rsid w:val="00EC3595"/>
    <w:rsid w:val="00EC3834"/>
    <w:rsid w:val="00EC3E56"/>
    <w:rsid w:val="00EC5A07"/>
    <w:rsid w:val="00EC5EEB"/>
    <w:rsid w:val="00EC656A"/>
    <w:rsid w:val="00EC6D29"/>
    <w:rsid w:val="00ED092B"/>
    <w:rsid w:val="00ED1146"/>
    <w:rsid w:val="00ED1615"/>
    <w:rsid w:val="00ED19CC"/>
    <w:rsid w:val="00ED2770"/>
    <w:rsid w:val="00ED292D"/>
    <w:rsid w:val="00ED2B92"/>
    <w:rsid w:val="00ED30DB"/>
    <w:rsid w:val="00ED30EB"/>
    <w:rsid w:val="00ED33B6"/>
    <w:rsid w:val="00ED44DD"/>
    <w:rsid w:val="00ED4723"/>
    <w:rsid w:val="00ED508B"/>
    <w:rsid w:val="00ED52A4"/>
    <w:rsid w:val="00ED5628"/>
    <w:rsid w:val="00ED569C"/>
    <w:rsid w:val="00ED5B81"/>
    <w:rsid w:val="00ED5D3C"/>
    <w:rsid w:val="00ED638F"/>
    <w:rsid w:val="00ED7C81"/>
    <w:rsid w:val="00EE0926"/>
    <w:rsid w:val="00EE1C61"/>
    <w:rsid w:val="00EE1FFF"/>
    <w:rsid w:val="00EE25DD"/>
    <w:rsid w:val="00EE2769"/>
    <w:rsid w:val="00EE3955"/>
    <w:rsid w:val="00EE3D6D"/>
    <w:rsid w:val="00EE41A1"/>
    <w:rsid w:val="00EE483B"/>
    <w:rsid w:val="00EE567D"/>
    <w:rsid w:val="00EE5D3C"/>
    <w:rsid w:val="00EE6B98"/>
    <w:rsid w:val="00EE7AD7"/>
    <w:rsid w:val="00EE7F3F"/>
    <w:rsid w:val="00EF077D"/>
    <w:rsid w:val="00EF2B89"/>
    <w:rsid w:val="00EF403C"/>
    <w:rsid w:val="00EF4F1C"/>
    <w:rsid w:val="00EF53E5"/>
    <w:rsid w:val="00EF557A"/>
    <w:rsid w:val="00EF5751"/>
    <w:rsid w:val="00EF5B3B"/>
    <w:rsid w:val="00EF6A9A"/>
    <w:rsid w:val="00EF6C72"/>
    <w:rsid w:val="00EF70B4"/>
    <w:rsid w:val="00EF7596"/>
    <w:rsid w:val="00EF7927"/>
    <w:rsid w:val="00EF792E"/>
    <w:rsid w:val="00F00DD5"/>
    <w:rsid w:val="00F013AC"/>
    <w:rsid w:val="00F017A5"/>
    <w:rsid w:val="00F02D56"/>
    <w:rsid w:val="00F02F52"/>
    <w:rsid w:val="00F03A33"/>
    <w:rsid w:val="00F0413B"/>
    <w:rsid w:val="00F047DC"/>
    <w:rsid w:val="00F04C27"/>
    <w:rsid w:val="00F04C73"/>
    <w:rsid w:val="00F0594D"/>
    <w:rsid w:val="00F06076"/>
    <w:rsid w:val="00F06D6A"/>
    <w:rsid w:val="00F0771B"/>
    <w:rsid w:val="00F07B2B"/>
    <w:rsid w:val="00F07E52"/>
    <w:rsid w:val="00F104A5"/>
    <w:rsid w:val="00F10B8D"/>
    <w:rsid w:val="00F11331"/>
    <w:rsid w:val="00F11722"/>
    <w:rsid w:val="00F11FD1"/>
    <w:rsid w:val="00F12F93"/>
    <w:rsid w:val="00F142C5"/>
    <w:rsid w:val="00F149CF"/>
    <w:rsid w:val="00F150F3"/>
    <w:rsid w:val="00F15105"/>
    <w:rsid w:val="00F15469"/>
    <w:rsid w:val="00F15C51"/>
    <w:rsid w:val="00F16338"/>
    <w:rsid w:val="00F177F0"/>
    <w:rsid w:val="00F2076F"/>
    <w:rsid w:val="00F20EC1"/>
    <w:rsid w:val="00F21170"/>
    <w:rsid w:val="00F2293F"/>
    <w:rsid w:val="00F22DC7"/>
    <w:rsid w:val="00F23259"/>
    <w:rsid w:val="00F23288"/>
    <w:rsid w:val="00F23E61"/>
    <w:rsid w:val="00F24138"/>
    <w:rsid w:val="00F24666"/>
    <w:rsid w:val="00F24E56"/>
    <w:rsid w:val="00F25071"/>
    <w:rsid w:val="00F25D30"/>
    <w:rsid w:val="00F26420"/>
    <w:rsid w:val="00F27694"/>
    <w:rsid w:val="00F27831"/>
    <w:rsid w:val="00F3038D"/>
    <w:rsid w:val="00F308B6"/>
    <w:rsid w:val="00F30A02"/>
    <w:rsid w:val="00F31E48"/>
    <w:rsid w:val="00F326A7"/>
    <w:rsid w:val="00F33294"/>
    <w:rsid w:val="00F33C77"/>
    <w:rsid w:val="00F346F7"/>
    <w:rsid w:val="00F35087"/>
    <w:rsid w:val="00F35ADF"/>
    <w:rsid w:val="00F35B90"/>
    <w:rsid w:val="00F35C0B"/>
    <w:rsid w:val="00F37115"/>
    <w:rsid w:val="00F3718B"/>
    <w:rsid w:val="00F376EE"/>
    <w:rsid w:val="00F37CB0"/>
    <w:rsid w:val="00F405D7"/>
    <w:rsid w:val="00F406A3"/>
    <w:rsid w:val="00F40977"/>
    <w:rsid w:val="00F40DDC"/>
    <w:rsid w:val="00F413F5"/>
    <w:rsid w:val="00F433B8"/>
    <w:rsid w:val="00F43D19"/>
    <w:rsid w:val="00F43EB2"/>
    <w:rsid w:val="00F443A5"/>
    <w:rsid w:val="00F44DE5"/>
    <w:rsid w:val="00F455BF"/>
    <w:rsid w:val="00F460BB"/>
    <w:rsid w:val="00F46633"/>
    <w:rsid w:val="00F46EA2"/>
    <w:rsid w:val="00F503E3"/>
    <w:rsid w:val="00F50D5F"/>
    <w:rsid w:val="00F50E04"/>
    <w:rsid w:val="00F50ED0"/>
    <w:rsid w:val="00F51B38"/>
    <w:rsid w:val="00F51E2C"/>
    <w:rsid w:val="00F52455"/>
    <w:rsid w:val="00F52513"/>
    <w:rsid w:val="00F527D0"/>
    <w:rsid w:val="00F53620"/>
    <w:rsid w:val="00F5454A"/>
    <w:rsid w:val="00F558C5"/>
    <w:rsid w:val="00F55BC8"/>
    <w:rsid w:val="00F55C81"/>
    <w:rsid w:val="00F561C1"/>
    <w:rsid w:val="00F56AAC"/>
    <w:rsid w:val="00F56CDF"/>
    <w:rsid w:val="00F5709C"/>
    <w:rsid w:val="00F57474"/>
    <w:rsid w:val="00F57907"/>
    <w:rsid w:val="00F60E3F"/>
    <w:rsid w:val="00F610C0"/>
    <w:rsid w:val="00F62311"/>
    <w:rsid w:val="00F634CE"/>
    <w:rsid w:val="00F637D7"/>
    <w:rsid w:val="00F64358"/>
    <w:rsid w:val="00F644D1"/>
    <w:rsid w:val="00F6630E"/>
    <w:rsid w:val="00F66695"/>
    <w:rsid w:val="00F66CFE"/>
    <w:rsid w:val="00F671EC"/>
    <w:rsid w:val="00F6722C"/>
    <w:rsid w:val="00F70D4A"/>
    <w:rsid w:val="00F7112E"/>
    <w:rsid w:val="00F71903"/>
    <w:rsid w:val="00F71FF3"/>
    <w:rsid w:val="00F72889"/>
    <w:rsid w:val="00F73371"/>
    <w:rsid w:val="00F745BD"/>
    <w:rsid w:val="00F748E2"/>
    <w:rsid w:val="00F74BE6"/>
    <w:rsid w:val="00F76005"/>
    <w:rsid w:val="00F76168"/>
    <w:rsid w:val="00F763AE"/>
    <w:rsid w:val="00F76989"/>
    <w:rsid w:val="00F76A2D"/>
    <w:rsid w:val="00F773F9"/>
    <w:rsid w:val="00F77824"/>
    <w:rsid w:val="00F77DD5"/>
    <w:rsid w:val="00F82138"/>
    <w:rsid w:val="00F82F08"/>
    <w:rsid w:val="00F8305A"/>
    <w:rsid w:val="00F830E9"/>
    <w:rsid w:val="00F8376A"/>
    <w:rsid w:val="00F83979"/>
    <w:rsid w:val="00F8425B"/>
    <w:rsid w:val="00F84672"/>
    <w:rsid w:val="00F86BEA"/>
    <w:rsid w:val="00F86DDF"/>
    <w:rsid w:val="00F8783E"/>
    <w:rsid w:val="00F879B1"/>
    <w:rsid w:val="00F90489"/>
    <w:rsid w:val="00F91D68"/>
    <w:rsid w:val="00F92625"/>
    <w:rsid w:val="00F945B4"/>
    <w:rsid w:val="00F94C97"/>
    <w:rsid w:val="00F94DF0"/>
    <w:rsid w:val="00F94EDC"/>
    <w:rsid w:val="00F951E9"/>
    <w:rsid w:val="00F95894"/>
    <w:rsid w:val="00F95E32"/>
    <w:rsid w:val="00F96F3F"/>
    <w:rsid w:val="00F97C61"/>
    <w:rsid w:val="00FA0920"/>
    <w:rsid w:val="00FA11CD"/>
    <w:rsid w:val="00FA16C2"/>
    <w:rsid w:val="00FA232B"/>
    <w:rsid w:val="00FA3013"/>
    <w:rsid w:val="00FA31DD"/>
    <w:rsid w:val="00FA418B"/>
    <w:rsid w:val="00FA53F1"/>
    <w:rsid w:val="00FA5D24"/>
    <w:rsid w:val="00FA5F98"/>
    <w:rsid w:val="00FB091F"/>
    <w:rsid w:val="00FB0BC5"/>
    <w:rsid w:val="00FB1714"/>
    <w:rsid w:val="00FB22C7"/>
    <w:rsid w:val="00FB27A0"/>
    <w:rsid w:val="00FB301B"/>
    <w:rsid w:val="00FB464F"/>
    <w:rsid w:val="00FB4E70"/>
    <w:rsid w:val="00FB4E98"/>
    <w:rsid w:val="00FB4ECC"/>
    <w:rsid w:val="00FB598B"/>
    <w:rsid w:val="00FB6218"/>
    <w:rsid w:val="00FB691E"/>
    <w:rsid w:val="00FB694D"/>
    <w:rsid w:val="00FB6B1F"/>
    <w:rsid w:val="00FB6F82"/>
    <w:rsid w:val="00FC01DD"/>
    <w:rsid w:val="00FC0389"/>
    <w:rsid w:val="00FC09A8"/>
    <w:rsid w:val="00FC2D21"/>
    <w:rsid w:val="00FC327B"/>
    <w:rsid w:val="00FC3918"/>
    <w:rsid w:val="00FC404D"/>
    <w:rsid w:val="00FC4D7A"/>
    <w:rsid w:val="00FC4FE8"/>
    <w:rsid w:val="00FC5084"/>
    <w:rsid w:val="00FC56B2"/>
    <w:rsid w:val="00FC6D96"/>
    <w:rsid w:val="00FC78AF"/>
    <w:rsid w:val="00FC7B97"/>
    <w:rsid w:val="00FD00F9"/>
    <w:rsid w:val="00FD0416"/>
    <w:rsid w:val="00FD0935"/>
    <w:rsid w:val="00FD0E8E"/>
    <w:rsid w:val="00FD1940"/>
    <w:rsid w:val="00FD203D"/>
    <w:rsid w:val="00FD262F"/>
    <w:rsid w:val="00FD2BEF"/>
    <w:rsid w:val="00FD3281"/>
    <w:rsid w:val="00FD345D"/>
    <w:rsid w:val="00FD409C"/>
    <w:rsid w:val="00FD4D5B"/>
    <w:rsid w:val="00FD658A"/>
    <w:rsid w:val="00FD7E2C"/>
    <w:rsid w:val="00FE0180"/>
    <w:rsid w:val="00FE0689"/>
    <w:rsid w:val="00FE09BC"/>
    <w:rsid w:val="00FE13A3"/>
    <w:rsid w:val="00FE3FC6"/>
    <w:rsid w:val="00FE4514"/>
    <w:rsid w:val="00FE54D8"/>
    <w:rsid w:val="00FE5F2E"/>
    <w:rsid w:val="00FE63D3"/>
    <w:rsid w:val="00FE68D2"/>
    <w:rsid w:val="00FE6AC1"/>
    <w:rsid w:val="00FE76BC"/>
    <w:rsid w:val="00FF0038"/>
    <w:rsid w:val="00FF027F"/>
    <w:rsid w:val="00FF05F1"/>
    <w:rsid w:val="00FF189E"/>
    <w:rsid w:val="00FF1AAA"/>
    <w:rsid w:val="00FF50E6"/>
    <w:rsid w:val="00FF5A6D"/>
    <w:rsid w:val="00FF6084"/>
    <w:rsid w:val="00FF6850"/>
    <w:rsid w:val="00FF784F"/>
    <w:rsid w:val="00FF7E2B"/>
    <w:rsid w:val="01082230"/>
    <w:rsid w:val="010B6DFC"/>
    <w:rsid w:val="01162CCF"/>
    <w:rsid w:val="01261DC3"/>
    <w:rsid w:val="01283E92"/>
    <w:rsid w:val="012C0B7E"/>
    <w:rsid w:val="013023B3"/>
    <w:rsid w:val="01316B64"/>
    <w:rsid w:val="014364AA"/>
    <w:rsid w:val="0155626B"/>
    <w:rsid w:val="0156638B"/>
    <w:rsid w:val="015A25CC"/>
    <w:rsid w:val="015E04EC"/>
    <w:rsid w:val="016169E1"/>
    <w:rsid w:val="016230D3"/>
    <w:rsid w:val="0163100D"/>
    <w:rsid w:val="01654F97"/>
    <w:rsid w:val="016A5DE8"/>
    <w:rsid w:val="016C6D71"/>
    <w:rsid w:val="017003B3"/>
    <w:rsid w:val="01832578"/>
    <w:rsid w:val="01870A3C"/>
    <w:rsid w:val="018F1E65"/>
    <w:rsid w:val="018F43CD"/>
    <w:rsid w:val="01987407"/>
    <w:rsid w:val="01A426FE"/>
    <w:rsid w:val="01A80FC1"/>
    <w:rsid w:val="01A83853"/>
    <w:rsid w:val="01A9766A"/>
    <w:rsid w:val="01AA086A"/>
    <w:rsid w:val="01AB3837"/>
    <w:rsid w:val="01B177F9"/>
    <w:rsid w:val="01B41EBF"/>
    <w:rsid w:val="01B80A38"/>
    <w:rsid w:val="01BE74D3"/>
    <w:rsid w:val="01BE7D39"/>
    <w:rsid w:val="01C02502"/>
    <w:rsid w:val="01C3796E"/>
    <w:rsid w:val="01C9525B"/>
    <w:rsid w:val="01CC0E8A"/>
    <w:rsid w:val="01D32A77"/>
    <w:rsid w:val="01D9562E"/>
    <w:rsid w:val="01DE0F64"/>
    <w:rsid w:val="01E760F4"/>
    <w:rsid w:val="01EA38CB"/>
    <w:rsid w:val="01EC3989"/>
    <w:rsid w:val="01F40F61"/>
    <w:rsid w:val="01F817B4"/>
    <w:rsid w:val="01F91F99"/>
    <w:rsid w:val="01FC668C"/>
    <w:rsid w:val="01FD332A"/>
    <w:rsid w:val="0200574F"/>
    <w:rsid w:val="02006A85"/>
    <w:rsid w:val="02041B3B"/>
    <w:rsid w:val="020D3D29"/>
    <w:rsid w:val="02157F0B"/>
    <w:rsid w:val="02186EC7"/>
    <w:rsid w:val="02197E46"/>
    <w:rsid w:val="021C1EC3"/>
    <w:rsid w:val="021D43C0"/>
    <w:rsid w:val="021D4FA2"/>
    <w:rsid w:val="02230B82"/>
    <w:rsid w:val="02276789"/>
    <w:rsid w:val="022A74BF"/>
    <w:rsid w:val="022B0B0F"/>
    <w:rsid w:val="022C7A0E"/>
    <w:rsid w:val="02342C22"/>
    <w:rsid w:val="02351D35"/>
    <w:rsid w:val="023F7FAC"/>
    <w:rsid w:val="024018E3"/>
    <w:rsid w:val="02473FB9"/>
    <w:rsid w:val="024C06A2"/>
    <w:rsid w:val="02500949"/>
    <w:rsid w:val="02501F34"/>
    <w:rsid w:val="02507875"/>
    <w:rsid w:val="0254786C"/>
    <w:rsid w:val="025547A8"/>
    <w:rsid w:val="025B1BDD"/>
    <w:rsid w:val="025B4E93"/>
    <w:rsid w:val="026103D4"/>
    <w:rsid w:val="026779BA"/>
    <w:rsid w:val="026B46B7"/>
    <w:rsid w:val="02745DA7"/>
    <w:rsid w:val="027843C5"/>
    <w:rsid w:val="02790DF9"/>
    <w:rsid w:val="027915DA"/>
    <w:rsid w:val="027F5021"/>
    <w:rsid w:val="02853A0E"/>
    <w:rsid w:val="028A1DD8"/>
    <w:rsid w:val="028A2479"/>
    <w:rsid w:val="028D1368"/>
    <w:rsid w:val="028E0EF9"/>
    <w:rsid w:val="028F32AF"/>
    <w:rsid w:val="029054CE"/>
    <w:rsid w:val="02B47106"/>
    <w:rsid w:val="02B60A01"/>
    <w:rsid w:val="02B914A5"/>
    <w:rsid w:val="02BD4A27"/>
    <w:rsid w:val="02BF3DEB"/>
    <w:rsid w:val="02BF4798"/>
    <w:rsid w:val="02C1047B"/>
    <w:rsid w:val="02C36E83"/>
    <w:rsid w:val="02C55ED9"/>
    <w:rsid w:val="02CB619B"/>
    <w:rsid w:val="02CF72B2"/>
    <w:rsid w:val="02DC4542"/>
    <w:rsid w:val="02E012C6"/>
    <w:rsid w:val="02E4212F"/>
    <w:rsid w:val="02E679C2"/>
    <w:rsid w:val="02EB326B"/>
    <w:rsid w:val="02F33124"/>
    <w:rsid w:val="02F75819"/>
    <w:rsid w:val="02FB606E"/>
    <w:rsid w:val="02FE1BC7"/>
    <w:rsid w:val="03037322"/>
    <w:rsid w:val="03056A3A"/>
    <w:rsid w:val="03110517"/>
    <w:rsid w:val="031121C5"/>
    <w:rsid w:val="031C53FA"/>
    <w:rsid w:val="032357AB"/>
    <w:rsid w:val="03244CFB"/>
    <w:rsid w:val="032B06D7"/>
    <w:rsid w:val="03383B03"/>
    <w:rsid w:val="03384C47"/>
    <w:rsid w:val="033A62A0"/>
    <w:rsid w:val="033B2E47"/>
    <w:rsid w:val="033F1724"/>
    <w:rsid w:val="03401C1E"/>
    <w:rsid w:val="03474188"/>
    <w:rsid w:val="03485718"/>
    <w:rsid w:val="035C07AD"/>
    <w:rsid w:val="0362221E"/>
    <w:rsid w:val="03651583"/>
    <w:rsid w:val="036B4A6A"/>
    <w:rsid w:val="036B6DA8"/>
    <w:rsid w:val="037108D8"/>
    <w:rsid w:val="03774FC0"/>
    <w:rsid w:val="0379374B"/>
    <w:rsid w:val="037D717A"/>
    <w:rsid w:val="037E604D"/>
    <w:rsid w:val="038769F1"/>
    <w:rsid w:val="03880A16"/>
    <w:rsid w:val="03972EA3"/>
    <w:rsid w:val="039B5BF3"/>
    <w:rsid w:val="03A54BFC"/>
    <w:rsid w:val="03A8496C"/>
    <w:rsid w:val="03AE1DB8"/>
    <w:rsid w:val="03B05E6F"/>
    <w:rsid w:val="03B236D1"/>
    <w:rsid w:val="03B408EA"/>
    <w:rsid w:val="03B74D07"/>
    <w:rsid w:val="03B963D2"/>
    <w:rsid w:val="03CC2C11"/>
    <w:rsid w:val="03CD1218"/>
    <w:rsid w:val="03CE2639"/>
    <w:rsid w:val="03D44A1B"/>
    <w:rsid w:val="03D539B1"/>
    <w:rsid w:val="03DA7E46"/>
    <w:rsid w:val="03DF7C27"/>
    <w:rsid w:val="03E16A28"/>
    <w:rsid w:val="03E4550E"/>
    <w:rsid w:val="03E7310A"/>
    <w:rsid w:val="03EC15A4"/>
    <w:rsid w:val="03EF0DAB"/>
    <w:rsid w:val="03FF6E75"/>
    <w:rsid w:val="04011E7A"/>
    <w:rsid w:val="040447CB"/>
    <w:rsid w:val="040571AB"/>
    <w:rsid w:val="04080A1D"/>
    <w:rsid w:val="040A62D6"/>
    <w:rsid w:val="04103102"/>
    <w:rsid w:val="041878DD"/>
    <w:rsid w:val="042B53BB"/>
    <w:rsid w:val="042E22BF"/>
    <w:rsid w:val="042F5E5C"/>
    <w:rsid w:val="043064A0"/>
    <w:rsid w:val="043107B6"/>
    <w:rsid w:val="043A640E"/>
    <w:rsid w:val="043E4EAF"/>
    <w:rsid w:val="043E7B61"/>
    <w:rsid w:val="043F6C54"/>
    <w:rsid w:val="04402959"/>
    <w:rsid w:val="044621DF"/>
    <w:rsid w:val="04462425"/>
    <w:rsid w:val="044F167E"/>
    <w:rsid w:val="04501444"/>
    <w:rsid w:val="045104E2"/>
    <w:rsid w:val="04557FAB"/>
    <w:rsid w:val="045C0BB9"/>
    <w:rsid w:val="045E340B"/>
    <w:rsid w:val="046B1AC3"/>
    <w:rsid w:val="046B24D0"/>
    <w:rsid w:val="04712237"/>
    <w:rsid w:val="04774C9E"/>
    <w:rsid w:val="04791C75"/>
    <w:rsid w:val="04795A47"/>
    <w:rsid w:val="04796DEE"/>
    <w:rsid w:val="04882CFE"/>
    <w:rsid w:val="04887307"/>
    <w:rsid w:val="048B06C6"/>
    <w:rsid w:val="048E3BD3"/>
    <w:rsid w:val="04965A48"/>
    <w:rsid w:val="049968A5"/>
    <w:rsid w:val="049A5BF3"/>
    <w:rsid w:val="049C73C1"/>
    <w:rsid w:val="049D4993"/>
    <w:rsid w:val="049E2B17"/>
    <w:rsid w:val="04A25316"/>
    <w:rsid w:val="04A25834"/>
    <w:rsid w:val="04A41591"/>
    <w:rsid w:val="04A63C43"/>
    <w:rsid w:val="04B30CF6"/>
    <w:rsid w:val="04B93CE6"/>
    <w:rsid w:val="04BA52FF"/>
    <w:rsid w:val="04CB7257"/>
    <w:rsid w:val="04CE1C3F"/>
    <w:rsid w:val="04E15345"/>
    <w:rsid w:val="04E94050"/>
    <w:rsid w:val="04EA7A50"/>
    <w:rsid w:val="04EB095A"/>
    <w:rsid w:val="04EF5887"/>
    <w:rsid w:val="05042571"/>
    <w:rsid w:val="050D5123"/>
    <w:rsid w:val="051C2AE0"/>
    <w:rsid w:val="05252539"/>
    <w:rsid w:val="052E7F59"/>
    <w:rsid w:val="05370A2E"/>
    <w:rsid w:val="05382E1B"/>
    <w:rsid w:val="05383F4E"/>
    <w:rsid w:val="053916D9"/>
    <w:rsid w:val="05417E8F"/>
    <w:rsid w:val="054366FC"/>
    <w:rsid w:val="054C7D73"/>
    <w:rsid w:val="054D4CB2"/>
    <w:rsid w:val="0557129C"/>
    <w:rsid w:val="055E540F"/>
    <w:rsid w:val="055F29F6"/>
    <w:rsid w:val="05674A23"/>
    <w:rsid w:val="056A689D"/>
    <w:rsid w:val="056D4F23"/>
    <w:rsid w:val="05837D3E"/>
    <w:rsid w:val="05881A37"/>
    <w:rsid w:val="0596150D"/>
    <w:rsid w:val="059E2A62"/>
    <w:rsid w:val="05A377A4"/>
    <w:rsid w:val="05A9572A"/>
    <w:rsid w:val="05A97BA7"/>
    <w:rsid w:val="05AD01F5"/>
    <w:rsid w:val="05AF5E0B"/>
    <w:rsid w:val="05B0219D"/>
    <w:rsid w:val="05B2319C"/>
    <w:rsid w:val="05B94CEC"/>
    <w:rsid w:val="05BF62FE"/>
    <w:rsid w:val="05C07DA1"/>
    <w:rsid w:val="05C30AAE"/>
    <w:rsid w:val="05C84161"/>
    <w:rsid w:val="05CB7CFC"/>
    <w:rsid w:val="05DC1219"/>
    <w:rsid w:val="05E94E49"/>
    <w:rsid w:val="05ED452F"/>
    <w:rsid w:val="05EE610F"/>
    <w:rsid w:val="05EF19EF"/>
    <w:rsid w:val="05F3111C"/>
    <w:rsid w:val="05F564F3"/>
    <w:rsid w:val="060276BF"/>
    <w:rsid w:val="060D602F"/>
    <w:rsid w:val="060E337B"/>
    <w:rsid w:val="060E7D4D"/>
    <w:rsid w:val="06181D28"/>
    <w:rsid w:val="061C5F79"/>
    <w:rsid w:val="061D3C49"/>
    <w:rsid w:val="06243A65"/>
    <w:rsid w:val="062A2816"/>
    <w:rsid w:val="062B6A5F"/>
    <w:rsid w:val="06353382"/>
    <w:rsid w:val="06394369"/>
    <w:rsid w:val="063C78BD"/>
    <w:rsid w:val="064B3475"/>
    <w:rsid w:val="064F2E58"/>
    <w:rsid w:val="065415E2"/>
    <w:rsid w:val="06545DF5"/>
    <w:rsid w:val="066A19DF"/>
    <w:rsid w:val="066E15F9"/>
    <w:rsid w:val="066F03F2"/>
    <w:rsid w:val="066F23FD"/>
    <w:rsid w:val="066F754C"/>
    <w:rsid w:val="06740B85"/>
    <w:rsid w:val="06744752"/>
    <w:rsid w:val="0674693A"/>
    <w:rsid w:val="067C749A"/>
    <w:rsid w:val="06830ED9"/>
    <w:rsid w:val="068475B6"/>
    <w:rsid w:val="068905BA"/>
    <w:rsid w:val="068A6954"/>
    <w:rsid w:val="068D7F36"/>
    <w:rsid w:val="068E3768"/>
    <w:rsid w:val="06966995"/>
    <w:rsid w:val="06975DA1"/>
    <w:rsid w:val="06981019"/>
    <w:rsid w:val="06A1490A"/>
    <w:rsid w:val="06A26A1C"/>
    <w:rsid w:val="06AE1823"/>
    <w:rsid w:val="06B064F8"/>
    <w:rsid w:val="06B56752"/>
    <w:rsid w:val="06BC4ED4"/>
    <w:rsid w:val="06C07552"/>
    <w:rsid w:val="06C27460"/>
    <w:rsid w:val="06C8559E"/>
    <w:rsid w:val="06CF6003"/>
    <w:rsid w:val="06D328CF"/>
    <w:rsid w:val="06E74AFB"/>
    <w:rsid w:val="06EE31FF"/>
    <w:rsid w:val="06F016C4"/>
    <w:rsid w:val="07002718"/>
    <w:rsid w:val="0704261C"/>
    <w:rsid w:val="070448A4"/>
    <w:rsid w:val="070800E0"/>
    <w:rsid w:val="070C15EA"/>
    <w:rsid w:val="070F5D77"/>
    <w:rsid w:val="07103A03"/>
    <w:rsid w:val="071648F1"/>
    <w:rsid w:val="07195C80"/>
    <w:rsid w:val="071A1C4B"/>
    <w:rsid w:val="071D3890"/>
    <w:rsid w:val="071E5947"/>
    <w:rsid w:val="07202A96"/>
    <w:rsid w:val="07223F15"/>
    <w:rsid w:val="07254017"/>
    <w:rsid w:val="072C3FE7"/>
    <w:rsid w:val="072D6B61"/>
    <w:rsid w:val="0733142E"/>
    <w:rsid w:val="07414F14"/>
    <w:rsid w:val="074B2751"/>
    <w:rsid w:val="07520DAD"/>
    <w:rsid w:val="0752109F"/>
    <w:rsid w:val="07554AC1"/>
    <w:rsid w:val="075A028C"/>
    <w:rsid w:val="075A79D5"/>
    <w:rsid w:val="07607704"/>
    <w:rsid w:val="07615D36"/>
    <w:rsid w:val="07636691"/>
    <w:rsid w:val="07664AD2"/>
    <w:rsid w:val="07670C3F"/>
    <w:rsid w:val="076D593A"/>
    <w:rsid w:val="076F4472"/>
    <w:rsid w:val="077073C7"/>
    <w:rsid w:val="07860322"/>
    <w:rsid w:val="07946748"/>
    <w:rsid w:val="07951D34"/>
    <w:rsid w:val="07987E10"/>
    <w:rsid w:val="079B210D"/>
    <w:rsid w:val="079F68D0"/>
    <w:rsid w:val="07A67C68"/>
    <w:rsid w:val="07B005CD"/>
    <w:rsid w:val="07B121D1"/>
    <w:rsid w:val="07B80EE8"/>
    <w:rsid w:val="07CD4AD3"/>
    <w:rsid w:val="07CF06F8"/>
    <w:rsid w:val="07D0418F"/>
    <w:rsid w:val="07D23995"/>
    <w:rsid w:val="07D93842"/>
    <w:rsid w:val="07D95CFE"/>
    <w:rsid w:val="07DC1A6F"/>
    <w:rsid w:val="07DD6CF3"/>
    <w:rsid w:val="07E13DDB"/>
    <w:rsid w:val="07EA5B66"/>
    <w:rsid w:val="07ED25D5"/>
    <w:rsid w:val="07F57448"/>
    <w:rsid w:val="07F7788B"/>
    <w:rsid w:val="0800064B"/>
    <w:rsid w:val="0813440C"/>
    <w:rsid w:val="081432B9"/>
    <w:rsid w:val="08173EDD"/>
    <w:rsid w:val="0818114E"/>
    <w:rsid w:val="081942CF"/>
    <w:rsid w:val="081B5B19"/>
    <w:rsid w:val="081D6ED3"/>
    <w:rsid w:val="082D27CD"/>
    <w:rsid w:val="082E348F"/>
    <w:rsid w:val="0831020B"/>
    <w:rsid w:val="083318BB"/>
    <w:rsid w:val="08382001"/>
    <w:rsid w:val="083A5507"/>
    <w:rsid w:val="083B3EF2"/>
    <w:rsid w:val="084325F4"/>
    <w:rsid w:val="08465E68"/>
    <w:rsid w:val="08477280"/>
    <w:rsid w:val="084F5CF7"/>
    <w:rsid w:val="0851710F"/>
    <w:rsid w:val="08535495"/>
    <w:rsid w:val="0855464D"/>
    <w:rsid w:val="085978DF"/>
    <w:rsid w:val="085C7CC0"/>
    <w:rsid w:val="086F6E46"/>
    <w:rsid w:val="08741C7E"/>
    <w:rsid w:val="08746CF9"/>
    <w:rsid w:val="087F08A9"/>
    <w:rsid w:val="088F4021"/>
    <w:rsid w:val="08962EB3"/>
    <w:rsid w:val="08996929"/>
    <w:rsid w:val="08A315D5"/>
    <w:rsid w:val="08A76971"/>
    <w:rsid w:val="08A80E7D"/>
    <w:rsid w:val="08AF5159"/>
    <w:rsid w:val="08BB5F22"/>
    <w:rsid w:val="08BC67BA"/>
    <w:rsid w:val="08CD06FC"/>
    <w:rsid w:val="08D1385F"/>
    <w:rsid w:val="08DA6770"/>
    <w:rsid w:val="08EC4124"/>
    <w:rsid w:val="08F148D3"/>
    <w:rsid w:val="08F420BD"/>
    <w:rsid w:val="08F44834"/>
    <w:rsid w:val="08F521B6"/>
    <w:rsid w:val="08F6051D"/>
    <w:rsid w:val="08F93230"/>
    <w:rsid w:val="090013B6"/>
    <w:rsid w:val="09002111"/>
    <w:rsid w:val="090600AE"/>
    <w:rsid w:val="090B5E13"/>
    <w:rsid w:val="09107A27"/>
    <w:rsid w:val="09187585"/>
    <w:rsid w:val="091A47B6"/>
    <w:rsid w:val="0920434D"/>
    <w:rsid w:val="0925363C"/>
    <w:rsid w:val="09253FCF"/>
    <w:rsid w:val="092654AB"/>
    <w:rsid w:val="09290639"/>
    <w:rsid w:val="092C5A71"/>
    <w:rsid w:val="09351F34"/>
    <w:rsid w:val="09450C63"/>
    <w:rsid w:val="09451B3C"/>
    <w:rsid w:val="09555E67"/>
    <w:rsid w:val="09572A75"/>
    <w:rsid w:val="095C7220"/>
    <w:rsid w:val="095C7989"/>
    <w:rsid w:val="09694396"/>
    <w:rsid w:val="09710F9B"/>
    <w:rsid w:val="097713E4"/>
    <w:rsid w:val="09836E08"/>
    <w:rsid w:val="0986792D"/>
    <w:rsid w:val="098A0149"/>
    <w:rsid w:val="09932A93"/>
    <w:rsid w:val="09945523"/>
    <w:rsid w:val="099C4ECA"/>
    <w:rsid w:val="099D28DF"/>
    <w:rsid w:val="09AA6B0E"/>
    <w:rsid w:val="09AF2131"/>
    <w:rsid w:val="09B55CD7"/>
    <w:rsid w:val="09B91C58"/>
    <w:rsid w:val="09BB79B0"/>
    <w:rsid w:val="09BD02D0"/>
    <w:rsid w:val="09C55753"/>
    <w:rsid w:val="09D06726"/>
    <w:rsid w:val="09D81C51"/>
    <w:rsid w:val="09D82B22"/>
    <w:rsid w:val="09E27400"/>
    <w:rsid w:val="09E47235"/>
    <w:rsid w:val="09E70D23"/>
    <w:rsid w:val="09EB3AEB"/>
    <w:rsid w:val="09EE373D"/>
    <w:rsid w:val="09F13F95"/>
    <w:rsid w:val="09F227CD"/>
    <w:rsid w:val="09F42651"/>
    <w:rsid w:val="09F8676F"/>
    <w:rsid w:val="0A04546B"/>
    <w:rsid w:val="0A083970"/>
    <w:rsid w:val="0A093712"/>
    <w:rsid w:val="0A0A28CB"/>
    <w:rsid w:val="0A100C3D"/>
    <w:rsid w:val="0A1766A9"/>
    <w:rsid w:val="0A273DFB"/>
    <w:rsid w:val="0A283C57"/>
    <w:rsid w:val="0A336B04"/>
    <w:rsid w:val="0A34511E"/>
    <w:rsid w:val="0A393AC8"/>
    <w:rsid w:val="0A4647C8"/>
    <w:rsid w:val="0A4B1D87"/>
    <w:rsid w:val="0A4C0D22"/>
    <w:rsid w:val="0A585225"/>
    <w:rsid w:val="0A5C5B09"/>
    <w:rsid w:val="0A613017"/>
    <w:rsid w:val="0A66246A"/>
    <w:rsid w:val="0A7521BC"/>
    <w:rsid w:val="0A807B22"/>
    <w:rsid w:val="0A85363A"/>
    <w:rsid w:val="0A884B40"/>
    <w:rsid w:val="0A903100"/>
    <w:rsid w:val="0A98184D"/>
    <w:rsid w:val="0A98344C"/>
    <w:rsid w:val="0A9B0CE8"/>
    <w:rsid w:val="0A9D1E24"/>
    <w:rsid w:val="0A9E52F1"/>
    <w:rsid w:val="0AA04BFE"/>
    <w:rsid w:val="0AA45FE7"/>
    <w:rsid w:val="0AB038A5"/>
    <w:rsid w:val="0AB36F45"/>
    <w:rsid w:val="0AB74CD6"/>
    <w:rsid w:val="0ABC34A8"/>
    <w:rsid w:val="0ABC4B37"/>
    <w:rsid w:val="0ABF0C7D"/>
    <w:rsid w:val="0AC62733"/>
    <w:rsid w:val="0ACD67AE"/>
    <w:rsid w:val="0ACE4C76"/>
    <w:rsid w:val="0AD8355C"/>
    <w:rsid w:val="0ADB5BE9"/>
    <w:rsid w:val="0ADE6382"/>
    <w:rsid w:val="0ADF30BA"/>
    <w:rsid w:val="0AE475E1"/>
    <w:rsid w:val="0AEE7A2E"/>
    <w:rsid w:val="0AF83A78"/>
    <w:rsid w:val="0B06677A"/>
    <w:rsid w:val="0B0D2BA5"/>
    <w:rsid w:val="0B1331A6"/>
    <w:rsid w:val="0B1C155A"/>
    <w:rsid w:val="0B237175"/>
    <w:rsid w:val="0B261BDC"/>
    <w:rsid w:val="0B3809D3"/>
    <w:rsid w:val="0B3A1134"/>
    <w:rsid w:val="0B457BA8"/>
    <w:rsid w:val="0B46701D"/>
    <w:rsid w:val="0B52750B"/>
    <w:rsid w:val="0B6A122C"/>
    <w:rsid w:val="0B725287"/>
    <w:rsid w:val="0B76155E"/>
    <w:rsid w:val="0B7834CB"/>
    <w:rsid w:val="0B78552E"/>
    <w:rsid w:val="0B7D6B8B"/>
    <w:rsid w:val="0B815AF6"/>
    <w:rsid w:val="0B826B5B"/>
    <w:rsid w:val="0B871ADB"/>
    <w:rsid w:val="0B8B7FD5"/>
    <w:rsid w:val="0B8F5F17"/>
    <w:rsid w:val="0B9332C6"/>
    <w:rsid w:val="0B9C04AB"/>
    <w:rsid w:val="0BB101E6"/>
    <w:rsid w:val="0BB229F2"/>
    <w:rsid w:val="0BB9372F"/>
    <w:rsid w:val="0BBF09DD"/>
    <w:rsid w:val="0BC060AD"/>
    <w:rsid w:val="0BC51040"/>
    <w:rsid w:val="0BCB447E"/>
    <w:rsid w:val="0BCD3C22"/>
    <w:rsid w:val="0BD1111A"/>
    <w:rsid w:val="0BD8785E"/>
    <w:rsid w:val="0BD923DA"/>
    <w:rsid w:val="0BE1427A"/>
    <w:rsid w:val="0BE40BD1"/>
    <w:rsid w:val="0BE46635"/>
    <w:rsid w:val="0BE86874"/>
    <w:rsid w:val="0BF34598"/>
    <w:rsid w:val="0BF836DC"/>
    <w:rsid w:val="0BFA12B9"/>
    <w:rsid w:val="0BFC6356"/>
    <w:rsid w:val="0BFF056F"/>
    <w:rsid w:val="0C110F34"/>
    <w:rsid w:val="0C1457E3"/>
    <w:rsid w:val="0C146F32"/>
    <w:rsid w:val="0C15219C"/>
    <w:rsid w:val="0C164EF6"/>
    <w:rsid w:val="0C1712C1"/>
    <w:rsid w:val="0C185CF2"/>
    <w:rsid w:val="0C1E28B5"/>
    <w:rsid w:val="0C2A338E"/>
    <w:rsid w:val="0C2A7DDE"/>
    <w:rsid w:val="0C3A0066"/>
    <w:rsid w:val="0C410FE0"/>
    <w:rsid w:val="0C424AF2"/>
    <w:rsid w:val="0C4371FF"/>
    <w:rsid w:val="0C46319E"/>
    <w:rsid w:val="0C4F654F"/>
    <w:rsid w:val="0C574A26"/>
    <w:rsid w:val="0C5D1224"/>
    <w:rsid w:val="0C6E4D98"/>
    <w:rsid w:val="0C7172F1"/>
    <w:rsid w:val="0C7C16BA"/>
    <w:rsid w:val="0C7D05E4"/>
    <w:rsid w:val="0C817C2B"/>
    <w:rsid w:val="0C821F05"/>
    <w:rsid w:val="0C85336B"/>
    <w:rsid w:val="0C8A6724"/>
    <w:rsid w:val="0C92229E"/>
    <w:rsid w:val="0C93300A"/>
    <w:rsid w:val="0C962DDB"/>
    <w:rsid w:val="0C981926"/>
    <w:rsid w:val="0C9A4B51"/>
    <w:rsid w:val="0CA320E1"/>
    <w:rsid w:val="0CA83628"/>
    <w:rsid w:val="0CBB57D0"/>
    <w:rsid w:val="0CBF34AF"/>
    <w:rsid w:val="0CC60FE4"/>
    <w:rsid w:val="0CC7189C"/>
    <w:rsid w:val="0CD41889"/>
    <w:rsid w:val="0CD85864"/>
    <w:rsid w:val="0CE0188C"/>
    <w:rsid w:val="0CE34030"/>
    <w:rsid w:val="0CE5314D"/>
    <w:rsid w:val="0CE72EFE"/>
    <w:rsid w:val="0D115EF0"/>
    <w:rsid w:val="0D141D6F"/>
    <w:rsid w:val="0D152F34"/>
    <w:rsid w:val="0D222878"/>
    <w:rsid w:val="0D222F05"/>
    <w:rsid w:val="0D2328B8"/>
    <w:rsid w:val="0D232F0E"/>
    <w:rsid w:val="0D25664B"/>
    <w:rsid w:val="0D27000A"/>
    <w:rsid w:val="0D31179F"/>
    <w:rsid w:val="0D361917"/>
    <w:rsid w:val="0D4231A8"/>
    <w:rsid w:val="0D4A2CA4"/>
    <w:rsid w:val="0D4D6207"/>
    <w:rsid w:val="0D526302"/>
    <w:rsid w:val="0D6D5EC1"/>
    <w:rsid w:val="0D6F5B55"/>
    <w:rsid w:val="0D70035D"/>
    <w:rsid w:val="0D7042A7"/>
    <w:rsid w:val="0D8B0CC4"/>
    <w:rsid w:val="0D930495"/>
    <w:rsid w:val="0D966F8F"/>
    <w:rsid w:val="0DB500C0"/>
    <w:rsid w:val="0DB74C6C"/>
    <w:rsid w:val="0DC05764"/>
    <w:rsid w:val="0DC135B2"/>
    <w:rsid w:val="0DC5645F"/>
    <w:rsid w:val="0DCA353D"/>
    <w:rsid w:val="0DD1023F"/>
    <w:rsid w:val="0DD248C2"/>
    <w:rsid w:val="0DD63200"/>
    <w:rsid w:val="0DE322ED"/>
    <w:rsid w:val="0DE549AB"/>
    <w:rsid w:val="0DE94CEC"/>
    <w:rsid w:val="0DEA2D74"/>
    <w:rsid w:val="0DED247A"/>
    <w:rsid w:val="0DEF6B1B"/>
    <w:rsid w:val="0DF206A4"/>
    <w:rsid w:val="0DF4787F"/>
    <w:rsid w:val="0DF919C5"/>
    <w:rsid w:val="0DFB30DC"/>
    <w:rsid w:val="0E042277"/>
    <w:rsid w:val="0E051F6E"/>
    <w:rsid w:val="0E1A342F"/>
    <w:rsid w:val="0E1C0732"/>
    <w:rsid w:val="0E277AD9"/>
    <w:rsid w:val="0E2F46D8"/>
    <w:rsid w:val="0E4770FB"/>
    <w:rsid w:val="0E4D4863"/>
    <w:rsid w:val="0E530A40"/>
    <w:rsid w:val="0E54008A"/>
    <w:rsid w:val="0E574DCF"/>
    <w:rsid w:val="0E5C10A2"/>
    <w:rsid w:val="0E6056BF"/>
    <w:rsid w:val="0E623326"/>
    <w:rsid w:val="0E6A0F8F"/>
    <w:rsid w:val="0E733E4B"/>
    <w:rsid w:val="0E73428C"/>
    <w:rsid w:val="0E7C3963"/>
    <w:rsid w:val="0E7C4CAB"/>
    <w:rsid w:val="0E8051B5"/>
    <w:rsid w:val="0E83699A"/>
    <w:rsid w:val="0E924E4F"/>
    <w:rsid w:val="0E92544D"/>
    <w:rsid w:val="0E9932AA"/>
    <w:rsid w:val="0E9935CA"/>
    <w:rsid w:val="0EA9278C"/>
    <w:rsid w:val="0EB003AA"/>
    <w:rsid w:val="0EB73535"/>
    <w:rsid w:val="0EBE7545"/>
    <w:rsid w:val="0EC00524"/>
    <w:rsid w:val="0ECC4050"/>
    <w:rsid w:val="0ED37C48"/>
    <w:rsid w:val="0ED82F22"/>
    <w:rsid w:val="0EDB3364"/>
    <w:rsid w:val="0EE55F92"/>
    <w:rsid w:val="0EFB3A04"/>
    <w:rsid w:val="0F001D23"/>
    <w:rsid w:val="0F08676E"/>
    <w:rsid w:val="0F132BEB"/>
    <w:rsid w:val="0F147FD6"/>
    <w:rsid w:val="0F154A07"/>
    <w:rsid w:val="0F171858"/>
    <w:rsid w:val="0F186DDD"/>
    <w:rsid w:val="0F1D2F86"/>
    <w:rsid w:val="0F1F1A9D"/>
    <w:rsid w:val="0F2819B0"/>
    <w:rsid w:val="0F4347D8"/>
    <w:rsid w:val="0F462328"/>
    <w:rsid w:val="0F495E75"/>
    <w:rsid w:val="0F5221BA"/>
    <w:rsid w:val="0F5D6867"/>
    <w:rsid w:val="0F5F6B41"/>
    <w:rsid w:val="0F653BC3"/>
    <w:rsid w:val="0F6B183D"/>
    <w:rsid w:val="0F6C4A13"/>
    <w:rsid w:val="0F72681C"/>
    <w:rsid w:val="0F7E38B1"/>
    <w:rsid w:val="0F845B0A"/>
    <w:rsid w:val="0F8627A3"/>
    <w:rsid w:val="0F8679D7"/>
    <w:rsid w:val="0F870141"/>
    <w:rsid w:val="0F870917"/>
    <w:rsid w:val="0F9128AD"/>
    <w:rsid w:val="0F9441F5"/>
    <w:rsid w:val="0F9D4423"/>
    <w:rsid w:val="0FA34235"/>
    <w:rsid w:val="0FAC29E8"/>
    <w:rsid w:val="0FB11A42"/>
    <w:rsid w:val="0FB16BC8"/>
    <w:rsid w:val="0FCA11DE"/>
    <w:rsid w:val="0FCE72A6"/>
    <w:rsid w:val="0FD11BDF"/>
    <w:rsid w:val="0FD46404"/>
    <w:rsid w:val="0FD6467E"/>
    <w:rsid w:val="0FF7686E"/>
    <w:rsid w:val="0FF876FB"/>
    <w:rsid w:val="10016489"/>
    <w:rsid w:val="100B712E"/>
    <w:rsid w:val="10153867"/>
    <w:rsid w:val="10157554"/>
    <w:rsid w:val="101D1071"/>
    <w:rsid w:val="10231388"/>
    <w:rsid w:val="102C0838"/>
    <w:rsid w:val="10364434"/>
    <w:rsid w:val="103F3E75"/>
    <w:rsid w:val="10465350"/>
    <w:rsid w:val="10524DBE"/>
    <w:rsid w:val="10533EEB"/>
    <w:rsid w:val="1057795F"/>
    <w:rsid w:val="1072123C"/>
    <w:rsid w:val="107A1BC6"/>
    <w:rsid w:val="108047FF"/>
    <w:rsid w:val="10835245"/>
    <w:rsid w:val="108D1581"/>
    <w:rsid w:val="10983454"/>
    <w:rsid w:val="109C0D57"/>
    <w:rsid w:val="109C4861"/>
    <w:rsid w:val="10A350F9"/>
    <w:rsid w:val="10A7393E"/>
    <w:rsid w:val="10AA4057"/>
    <w:rsid w:val="10AD79CC"/>
    <w:rsid w:val="10B50721"/>
    <w:rsid w:val="10B567FE"/>
    <w:rsid w:val="10BB0CA1"/>
    <w:rsid w:val="10BB66C8"/>
    <w:rsid w:val="10BC1051"/>
    <w:rsid w:val="10C44197"/>
    <w:rsid w:val="10C517AF"/>
    <w:rsid w:val="10C97322"/>
    <w:rsid w:val="10CE4BB8"/>
    <w:rsid w:val="10D551F9"/>
    <w:rsid w:val="10D61CFC"/>
    <w:rsid w:val="10E461C3"/>
    <w:rsid w:val="10F63D23"/>
    <w:rsid w:val="10FF6F7C"/>
    <w:rsid w:val="11026CC1"/>
    <w:rsid w:val="11035664"/>
    <w:rsid w:val="11042F7F"/>
    <w:rsid w:val="1108227E"/>
    <w:rsid w:val="11083C8C"/>
    <w:rsid w:val="11096BAE"/>
    <w:rsid w:val="110C48BC"/>
    <w:rsid w:val="1112653B"/>
    <w:rsid w:val="11157802"/>
    <w:rsid w:val="111A3847"/>
    <w:rsid w:val="111F1096"/>
    <w:rsid w:val="112A3BB7"/>
    <w:rsid w:val="112B252D"/>
    <w:rsid w:val="112C40DA"/>
    <w:rsid w:val="113300D8"/>
    <w:rsid w:val="11353246"/>
    <w:rsid w:val="114225DD"/>
    <w:rsid w:val="11461F55"/>
    <w:rsid w:val="114876A2"/>
    <w:rsid w:val="114B4B83"/>
    <w:rsid w:val="114F5C3D"/>
    <w:rsid w:val="114F6F8C"/>
    <w:rsid w:val="11503589"/>
    <w:rsid w:val="1150764D"/>
    <w:rsid w:val="11540A77"/>
    <w:rsid w:val="115B07DD"/>
    <w:rsid w:val="115B7B63"/>
    <w:rsid w:val="115C5621"/>
    <w:rsid w:val="11697AA1"/>
    <w:rsid w:val="116B0A54"/>
    <w:rsid w:val="1170208A"/>
    <w:rsid w:val="1170773C"/>
    <w:rsid w:val="117400AF"/>
    <w:rsid w:val="11760BAE"/>
    <w:rsid w:val="11786C9D"/>
    <w:rsid w:val="117C5190"/>
    <w:rsid w:val="118427F3"/>
    <w:rsid w:val="1197109D"/>
    <w:rsid w:val="11A17C4E"/>
    <w:rsid w:val="11A22E90"/>
    <w:rsid w:val="11A55844"/>
    <w:rsid w:val="11A77E85"/>
    <w:rsid w:val="11AC7831"/>
    <w:rsid w:val="11AD7AC1"/>
    <w:rsid w:val="11B003E2"/>
    <w:rsid w:val="11B0419F"/>
    <w:rsid w:val="11B66B36"/>
    <w:rsid w:val="11B96767"/>
    <w:rsid w:val="11BD5840"/>
    <w:rsid w:val="11C42715"/>
    <w:rsid w:val="11C9295E"/>
    <w:rsid w:val="11CA4963"/>
    <w:rsid w:val="11CC18C1"/>
    <w:rsid w:val="11D54F39"/>
    <w:rsid w:val="11DE6D63"/>
    <w:rsid w:val="11E02484"/>
    <w:rsid w:val="11E26CBD"/>
    <w:rsid w:val="11E41782"/>
    <w:rsid w:val="11E80FB5"/>
    <w:rsid w:val="11EC4388"/>
    <w:rsid w:val="11ED6D43"/>
    <w:rsid w:val="11EE001A"/>
    <w:rsid w:val="11F1662D"/>
    <w:rsid w:val="11F55185"/>
    <w:rsid w:val="11F67FFC"/>
    <w:rsid w:val="11FD2E07"/>
    <w:rsid w:val="11FD76D8"/>
    <w:rsid w:val="12090EDC"/>
    <w:rsid w:val="120B5CE9"/>
    <w:rsid w:val="12116FE7"/>
    <w:rsid w:val="12124FBB"/>
    <w:rsid w:val="12135A02"/>
    <w:rsid w:val="12184C43"/>
    <w:rsid w:val="12187E25"/>
    <w:rsid w:val="121A325B"/>
    <w:rsid w:val="121B5CCE"/>
    <w:rsid w:val="1224152A"/>
    <w:rsid w:val="12285445"/>
    <w:rsid w:val="122937B4"/>
    <w:rsid w:val="122A17C4"/>
    <w:rsid w:val="122D2E3A"/>
    <w:rsid w:val="122D4246"/>
    <w:rsid w:val="1230346E"/>
    <w:rsid w:val="12317030"/>
    <w:rsid w:val="12352753"/>
    <w:rsid w:val="1239210D"/>
    <w:rsid w:val="12396892"/>
    <w:rsid w:val="12412F34"/>
    <w:rsid w:val="12422043"/>
    <w:rsid w:val="124262C7"/>
    <w:rsid w:val="1243252F"/>
    <w:rsid w:val="124E1A70"/>
    <w:rsid w:val="124E4811"/>
    <w:rsid w:val="125658A0"/>
    <w:rsid w:val="126219E1"/>
    <w:rsid w:val="126559D2"/>
    <w:rsid w:val="127F438D"/>
    <w:rsid w:val="12932F01"/>
    <w:rsid w:val="12942F31"/>
    <w:rsid w:val="129A362E"/>
    <w:rsid w:val="12A118A6"/>
    <w:rsid w:val="12A60752"/>
    <w:rsid w:val="12AF5FAC"/>
    <w:rsid w:val="12B0025F"/>
    <w:rsid w:val="12B04EB4"/>
    <w:rsid w:val="12BB0AC6"/>
    <w:rsid w:val="12BD5A38"/>
    <w:rsid w:val="12C20263"/>
    <w:rsid w:val="12CA38DF"/>
    <w:rsid w:val="12D01375"/>
    <w:rsid w:val="12D036C3"/>
    <w:rsid w:val="12D207E9"/>
    <w:rsid w:val="12D93F9E"/>
    <w:rsid w:val="12DA36B7"/>
    <w:rsid w:val="12DB38A0"/>
    <w:rsid w:val="12E13BF6"/>
    <w:rsid w:val="12E64418"/>
    <w:rsid w:val="12EB38AB"/>
    <w:rsid w:val="12F61E9B"/>
    <w:rsid w:val="12FB286B"/>
    <w:rsid w:val="13080080"/>
    <w:rsid w:val="130845B2"/>
    <w:rsid w:val="130A1A1C"/>
    <w:rsid w:val="130B4EB9"/>
    <w:rsid w:val="1318527E"/>
    <w:rsid w:val="131E5305"/>
    <w:rsid w:val="132131B5"/>
    <w:rsid w:val="133666EC"/>
    <w:rsid w:val="13386428"/>
    <w:rsid w:val="13440800"/>
    <w:rsid w:val="13454705"/>
    <w:rsid w:val="13476C34"/>
    <w:rsid w:val="13481533"/>
    <w:rsid w:val="1349697B"/>
    <w:rsid w:val="13541921"/>
    <w:rsid w:val="13561E45"/>
    <w:rsid w:val="135767BA"/>
    <w:rsid w:val="135D009D"/>
    <w:rsid w:val="13620516"/>
    <w:rsid w:val="13621635"/>
    <w:rsid w:val="13667375"/>
    <w:rsid w:val="1367715F"/>
    <w:rsid w:val="13693D8E"/>
    <w:rsid w:val="136B23C3"/>
    <w:rsid w:val="1376147D"/>
    <w:rsid w:val="13774E1C"/>
    <w:rsid w:val="139376E6"/>
    <w:rsid w:val="13A00C07"/>
    <w:rsid w:val="13A54F5E"/>
    <w:rsid w:val="13AD1CD4"/>
    <w:rsid w:val="13B32AFD"/>
    <w:rsid w:val="13B91E06"/>
    <w:rsid w:val="13BD628C"/>
    <w:rsid w:val="13C00C11"/>
    <w:rsid w:val="13CA6363"/>
    <w:rsid w:val="13E10F19"/>
    <w:rsid w:val="13E46D8E"/>
    <w:rsid w:val="13EF5D85"/>
    <w:rsid w:val="13F33D09"/>
    <w:rsid w:val="13F41550"/>
    <w:rsid w:val="13FD3F2A"/>
    <w:rsid w:val="13FE2563"/>
    <w:rsid w:val="140252A6"/>
    <w:rsid w:val="140725C9"/>
    <w:rsid w:val="14076F6B"/>
    <w:rsid w:val="140B13BA"/>
    <w:rsid w:val="141A2AE8"/>
    <w:rsid w:val="141D21D3"/>
    <w:rsid w:val="1424122F"/>
    <w:rsid w:val="14251780"/>
    <w:rsid w:val="1429496D"/>
    <w:rsid w:val="142B3451"/>
    <w:rsid w:val="142C68C7"/>
    <w:rsid w:val="14313725"/>
    <w:rsid w:val="143477A0"/>
    <w:rsid w:val="143F2C22"/>
    <w:rsid w:val="144E6A96"/>
    <w:rsid w:val="14510CA4"/>
    <w:rsid w:val="14543811"/>
    <w:rsid w:val="14566B12"/>
    <w:rsid w:val="14611979"/>
    <w:rsid w:val="14620910"/>
    <w:rsid w:val="14655866"/>
    <w:rsid w:val="146C44AC"/>
    <w:rsid w:val="146F627A"/>
    <w:rsid w:val="14721F35"/>
    <w:rsid w:val="147423DF"/>
    <w:rsid w:val="14781C67"/>
    <w:rsid w:val="147A4445"/>
    <w:rsid w:val="147E30D6"/>
    <w:rsid w:val="148A1115"/>
    <w:rsid w:val="14AC201B"/>
    <w:rsid w:val="14B4379F"/>
    <w:rsid w:val="14B50D98"/>
    <w:rsid w:val="14B63E9A"/>
    <w:rsid w:val="14C07B02"/>
    <w:rsid w:val="14D2572B"/>
    <w:rsid w:val="14DA4760"/>
    <w:rsid w:val="14DC156D"/>
    <w:rsid w:val="14E02583"/>
    <w:rsid w:val="14E145DA"/>
    <w:rsid w:val="14E84EB2"/>
    <w:rsid w:val="14EF6402"/>
    <w:rsid w:val="14F1123E"/>
    <w:rsid w:val="14F176F0"/>
    <w:rsid w:val="14F50272"/>
    <w:rsid w:val="14F77CEB"/>
    <w:rsid w:val="14FA34CC"/>
    <w:rsid w:val="14FA3707"/>
    <w:rsid w:val="14FF6BC3"/>
    <w:rsid w:val="15005A29"/>
    <w:rsid w:val="15040690"/>
    <w:rsid w:val="15093C24"/>
    <w:rsid w:val="150C07BC"/>
    <w:rsid w:val="150C336F"/>
    <w:rsid w:val="151268EC"/>
    <w:rsid w:val="15132BD5"/>
    <w:rsid w:val="151651F9"/>
    <w:rsid w:val="1517322D"/>
    <w:rsid w:val="151D5271"/>
    <w:rsid w:val="151D54EF"/>
    <w:rsid w:val="151F3EDB"/>
    <w:rsid w:val="152C637B"/>
    <w:rsid w:val="152F1C78"/>
    <w:rsid w:val="15313767"/>
    <w:rsid w:val="15324A66"/>
    <w:rsid w:val="15330955"/>
    <w:rsid w:val="15345F6E"/>
    <w:rsid w:val="1538411C"/>
    <w:rsid w:val="15392064"/>
    <w:rsid w:val="153D481A"/>
    <w:rsid w:val="15417B24"/>
    <w:rsid w:val="15433F77"/>
    <w:rsid w:val="15437491"/>
    <w:rsid w:val="154B72B0"/>
    <w:rsid w:val="15545BC3"/>
    <w:rsid w:val="15635B28"/>
    <w:rsid w:val="156813C0"/>
    <w:rsid w:val="15740DCD"/>
    <w:rsid w:val="157C2149"/>
    <w:rsid w:val="15836D5B"/>
    <w:rsid w:val="15862CBD"/>
    <w:rsid w:val="158E2A4E"/>
    <w:rsid w:val="159021D1"/>
    <w:rsid w:val="159929E5"/>
    <w:rsid w:val="159C71E9"/>
    <w:rsid w:val="159E7BFA"/>
    <w:rsid w:val="15A753CA"/>
    <w:rsid w:val="15AA65F8"/>
    <w:rsid w:val="15BD5285"/>
    <w:rsid w:val="15BD531F"/>
    <w:rsid w:val="15C627D1"/>
    <w:rsid w:val="15D362DC"/>
    <w:rsid w:val="15D41483"/>
    <w:rsid w:val="15D706D0"/>
    <w:rsid w:val="15D72862"/>
    <w:rsid w:val="15DC7F04"/>
    <w:rsid w:val="15DD54C0"/>
    <w:rsid w:val="15E25C37"/>
    <w:rsid w:val="15E522E7"/>
    <w:rsid w:val="15E52F63"/>
    <w:rsid w:val="15E61A09"/>
    <w:rsid w:val="15E712E5"/>
    <w:rsid w:val="15F701D3"/>
    <w:rsid w:val="15F8568F"/>
    <w:rsid w:val="15FB0895"/>
    <w:rsid w:val="16007AB2"/>
    <w:rsid w:val="160218B3"/>
    <w:rsid w:val="16040595"/>
    <w:rsid w:val="16127228"/>
    <w:rsid w:val="1613735A"/>
    <w:rsid w:val="16297A7F"/>
    <w:rsid w:val="162C3BA4"/>
    <w:rsid w:val="163A0354"/>
    <w:rsid w:val="163E7593"/>
    <w:rsid w:val="1640550D"/>
    <w:rsid w:val="16455E7A"/>
    <w:rsid w:val="16491E46"/>
    <w:rsid w:val="16493B16"/>
    <w:rsid w:val="164B44D1"/>
    <w:rsid w:val="164C26AB"/>
    <w:rsid w:val="164F340B"/>
    <w:rsid w:val="16511CD9"/>
    <w:rsid w:val="16543A3B"/>
    <w:rsid w:val="16586E9C"/>
    <w:rsid w:val="16596CDF"/>
    <w:rsid w:val="165D7ABE"/>
    <w:rsid w:val="16601AD4"/>
    <w:rsid w:val="16637D96"/>
    <w:rsid w:val="16641022"/>
    <w:rsid w:val="16654C94"/>
    <w:rsid w:val="166702BF"/>
    <w:rsid w:val="16687B68"/>
    <w:rsid w:val="166F51F8"/>
    <w:rsid w:val="167704C1"/>
    <w:rsid w:val="16787576"/>
    <w:rsid w:val="16796559"/>
    <w:rsid w:val="1684754B"/>
    <w:rsid w:val="16896D2C"/>
    <w:rsid w:val="168A340D"/>
    <w:rsid w:val="168A49EA"/>
    <w:rsid w:val="168C6EB1"/>
    <w:rsid w:val="16957646"/>
    <w:rsid w:val="16965B3F"/>
    <w:rsid w:val="16BC49B3"/>
    <w:rsid w:val="16C066C9"/>
    <w:rsid w:val="16C179AE"/>
    <w:rsid w:val="16CF619E"/>
    <w:rsid w:val="16D059BC"/>
    <w:rsid w:val="16D1364A"/>
    <w:rsid w:val="16D46E93"/>
    <w:rsid w:val="16D5068D"/>
    <w:rsid w:val="16D94DB3"/>
    <w:rsid w:val="16DA18CC"/>
    <w:rsid w:val="16E12C4C"/>
    <w:rsid w:val="16E33501"/>
    <w:rsid w:val="16E47403"/>
    <w:rsid w:val="16E90BFC"/>
    <w:rsid w:val="16ED17D6"/>
    <w:rsid w:val="16F33831"/>
    <w:rsid w:val="170B09E7"/>
    <w:rsid w:val="170D21A8"/>
    <w:rsid w:val="17133D0F"/>
    <w:rsid w:val="1719009F"/>
    <w:rsid w:val="17240306"/>
    <w:rsid w:val="17431E72"/>
    <w:rsid w:val="17451A4E"/>
    <w:rsid w:val="17452122"/>
    <w:rsid w:val="174C0671"/>
    <w:rsid w:val="174F203C"/>
    <w:rsid w:val="175006D4"/>
    <w:rsid w:val="175929AA"/>
    <w:rsid w:val="175A6D31"/>
    <w:rsid w:val="175F45ED"/>
    <w:rsid w:val="17624B84"/>
    <w:rsid w:val="17710CAD"/>
    <w:rsid w:val="177548D2"/>
    <w:rsid w:val="177C6B8F"/>
    <w:rsid w:val="177E3743"/>
    <w:rsid w:val="178231EB"/>
    <w:rsid w:val="178429CD"/>
    <w:rsid w:val="17884D6A"/>
    <w:rsid w:val="17900DBE"/>
    <w:rsid w:val="179105FD"/>
    <w:rsid w:val="179F1479"/>
    <w:rsid w:val="17A35573"/>
    <w:rsid w:val="17A471B5"/>
    <w:rsid w:val="17A90F29"/>
    <w:rsid w:val="17AB37F7"/>
    <w:rsid w:val="17AF3668"/>
    <w:rsid w:val="17B45BC9"/>
    <w:rsid w:val="17B6257E"/>
    <w:rsid w:val="17B847A7"/>
    <w:rsid w:val="17C5797C"/>
    <w:rsid w:val="17C71C97"/>
    <w:rsid w:val="17D44DEE"/>
    <w:rsid w:val="17D707DB"/>
    <w:rsid w:val="17E5637F"/>
    <w:rsid w:val="17EB34EC"/>
    <w:rsid w:val="17EE77C3"/>
    <w:rsid w:val="17EF1254"/>
    <w:rsid w:val="17F04D7B"/>
    <w:rsid w:val="17F7224C"/>
    <w:rsid w:val="17FA5CD9"/>
    <w:rsid w:val="17FE7BED"/>
    <w:rsid w:val="180B78B4"/>
    <w:rsid w:val="180E4B08"/>
    <w:rsid w:val="180E6E9B"/>
    <w:rsid w:val="180F7830"/>
    <w:rsid w:val="18143714"/>
    <w:rsid w:val="181A60A4"/>
    <w:rsid w:val="18210645"/>
    <w:rsid w:val="18233154"/>
    <w:rsid w:val="18251F9F"/>
    <w:rsid w:val="183410D2"/>
    <w:rsid w:val="183C25ED"/>
    <w:rsid w:val="183D19A0"/>
    <w:rsid w:val="183D1DD5"/>
    <w:rsid w:val="184E1F55"/>
    <w:rsid w:val="1854425B"/>
    <w:rsid w:val="1858057B"/>
    <w:rsid w:val="185C71B3"/>
    <w:rsid w:val="186C5CFE"/>
    <w:rsid w:val="186D19D3"/>
    <w:rsid w:val="18783829"/>
    <w:rsid w:val="187B27A6"/>
    <w:rsid w:val="187E7738"/>
    <w:rsid w:val="188661B8"/>
    <w:rsid w:val="18975B86"/>
    <w:rsid w:val="18A35ED0"/>
    <w:rsid w:val="18A97EFD"/>
    <w:rsid w:val="18AB01E7"/>
    <w:rsid w:val="18AB5540"/>
    <w:rsid w:val="18AD4A83"/>
    <w:rsid w:val="18B23E2E"/>
    <w:rsid w:val="18B27EB3"/>
    <w:rsid w:val="18B50C20"/>
    <w:rsid w:val="18C5623A"/>
    <w:rsid w:val="18CC1EF9"/>
    <w:rsid w:val="18D63AE8"/>
    <w:rsid w:val="18D717A8"/>
    <w:rsid w:val="18E0447E"/>
    <w:rsid w:val="18E36F84"/>
    <w:rsid w:val="18E37409"/>
    <w:rsid w:val="18E6048A"/>
    <w:rsid w:val="18EE51E0"/>
    <w:rsid w:val="18F31D0E"/>
    <w:rsid w:val="18F55604"/>
    <w:rsid w:val="18F6475C"/>
    <w:rsid w:val="18FF42B8"/>
    <w:rsid w:val="19017B65"/>
    <w:rsid w:val="19042563"/>
    <w:rsid w:val="19045806"/>
    <w:rsid w:val="19051E8A"/>
    <w:rsid w:val="1909233B"/>
    <w:rsid w:val="190F4611"/>
    <w:rsid w:val="1918589B"/>
    <w:rsid w:val="192206A1"/>
    <w:rsid w:val="192237EC"/>
    <w:rsid w:val="192640A5"/>
    <w:rsid w:val="192937D3"/>
    <w:rsid w:val="192A6367"/>
    <w:rsid w:val="19393B0D"/>
    <w:rsid w:val="193E3711"/>
    <w:rsid w:val="19432EED"/>
    <w:rsid w:val="19436F45"/>
    <w:rsid w:val="1945036B"/>
    <w:rsid w:val="19450FDB"/>
    <w:rsid w:val="19472F02"/>
    <w:rsid w:val="194F3E33"/>
    <w:rsid w:val="19506142"/>
    <w:rsid w:val="19520C76"/>
    <w:rsid w:val="19541B10"/>
    <w:rsid w:val="195A6A5F"/>
    <w:rsid w:val="196C6CA1"/>
    <w:rsid w:val="19776203"/>
    <w:rsid w:val="19800AA5"/>
    <w:rsid w:val="1989771F"/>
    <w:rsid w:val="198F2608"/>
    <w:rsid w:val="1996744D"/>
    <w:rsid w:val="199A60E4"/>
    <w:rsid w:val="199C70C5"/>
    <w:rsid w:val="19A031E6"/>
    <w:rsid w:val="19A34755"/>
    <w:rsid w:val="19A764AD"/>
    <w:rsid w:val="19AC51F4"/>
    <w:rsid w:val="19AE5F5A"/>
    <w:rsid w:val="19B15601"/>
    <w:rsid w:val="19B522C8"/>
    <w:rsid w:val="19B6088C"/>
    <w:rsid w:val="19D41B53"/>
    <w:rsid w:val="19EA44B5"/>
    <w:rsid w:val="19EB6599"/>
    <w:rsid w:val="19EB793E"/>
    <w:rsid w:val="19EF0D36"/>
    <w:rsid w:val="19F60FEC"/>
    <w:rsid w:val="19FA2AD1"/>
    <w:rsid w:val="19FE5325"/>
    <w:rsid w:val="1A074D11"/>
    <w:rsid w:val="1A0E3D72"/>
    <w:rsid w:val="1A0F648C"/>
    <w:rsid w:val="1A121CDE"/>
    <w:rsid w:val="1A145F40"/>
    <w:rsid w:val="1A167E1F"/>
    <w:rsid w:val="1A1E1622"/>
    <w:rsid w:val="1A2B232C"/>
    <w:rsid w:val="1A3914C7"/>
    <w:rsid w:val="1A3C25FD"/>
    <w:rsid w:val="1A42696B"/>
    <w:rsid w:val="1A4B520F"/>
    <w:rsid w:val="1A4F32AA"/>
    <w:rsid w:val="1A506971"/>
    <w:rsid w:val="1A5521EA"/>
    <w:rsid w:val="1A552EEE"/>
    <w:rsid w:val="1A61259C"/>
    <w:rsid w:val="1A613989"/>
    <w:rsid w:val="1A700867"/>
    <w:rsid w:val="1A7C0DCB"/>
    <w:rsid w:val="1A88633C"/>
    <w:rsid w:val="1A8F765A"/>
    <w:rsid w:val="1A912748"/>
    <w:rsid w:val="1A931B62"/>
    <w:rsid w:val="1A934205"/>
    <w:rsid w:val="1A952A4E"/>
    <w:rsid w:val="1A963071"/>
    <w:rsid w:val="1A9A2747"/>
    <w:rsid w:val="1A9A40E3"/>
    <w:rsid w:val="1A9B2C97"/>
    <w:rsid w:val="1A9B4FB8"/>
    <w:rsid w:val="1AA64002"/>
    <w:rsid w:val="1AA808D2"/>
    <w:rsid w:val="1AAF139E"/>
    <w:rsid w:val="1ABB7394"/>
    <w:rsid w:val="1ABC06FD"/>
    <w:rsid w:val="1AC045FB"/>
    <w:rsid w:val="1AC31E0F"/>
    <w:rsid w:val="1AC63078"/>
    <w:rsid w:val="1AC72995"/>
    <w:rsid w:val="1AC960B6"/>
    <w:rsid w:val="1ACB424E"/>
    <w:rsid w:val="1AD27623"/>
    <w:rsid w:val="1AD4681C"/>
    <w:rsid w:val="1ADA5162"/>
    <w:rsid w:val="1ADA7128"/>
    <w:rsid w:val="1ADE1A03"/>
    <w:rsid w:val="1AE615DF"/>
    <w:rsid w:val="1AE64E4B"/>
    <w:rsid w:val="1AE92A77"/>
    <w:rsid w:val="1AED093D"/>
    <w:rsid w:val="1AEE7805"/>
    <w:rsid w:val="1AF04D85"/>
    <w:rsid w:val="1AF15D6A"/>
    <w:rsid w:val="1AF85239"/>
    <w:rsid w:val="1AF97B7F"/>
    <w:rsid w:val="1B0A44C4"/>
    <w:rsid w:val="1B0A7FB7"/>
    <w:rsid w:val="1B1C25A4"/>
    <w:rsid w:val="1B1E53D6"/>
    <w:rsid w:val="1B1F4766"/>
    <w:rsid w:val="1B201DD3"/>
    <w:rsid w:val="1B27268B"/>
    <w:rsid w:val="1B290F8E"/>
    <w:rsid w:val="1B2937BE"/>
    <w:rsid w:val="1B2A6FFC"/>
    <w:rsid w:val="1B2D22CA"/>
    <w:rsid w:val="1B323B14"/>
    <w:rsid w:val="1B333F80"/>
    <w:rsid w:val="1B4A7069"/>
    <w:rsid w:val="1B4B4506"/>
    <w:rsid w:val="1B584B65"/>
    <w:rsid w:val="1B585766"/>
    <w:rsid w:val="1B644160"/>
    <w:rsid w:val="1B6C5188"/>
    <w:rsid w:val="1B6D3A18"/>
    <w:rsid w:val="1B6E0763"/>
    <w:rsid w:val="1B826A32"/>
    <w:rsid w:val="1B874FCD"/>
    <w:rsid w:val="1B920B52"/>
    <w:rsid w:val="1B96287D"/>
    <w:rsid w:val="1B965C07"/>
    <w:rsid w:val="1B9D0C35"/>
    <w:rsid w:val="1BA71D28"/>
    <w:rsid w:val="1BAC3004"/>
    <w:rsid w:val="1BAE452F"/>
    <w:rsid w:val="1BAF1E84"/>
    <w:rsid w:val="1BB50677"/>
    <w:rsid w:val="1BBC4DA0"/>
    <w:rsid w:val="1BBC6AD1"/>
    <w:rsid w:val="1BBF39EE"/>
    <w:rsid w:val="1BCF5F25"/>
    <w:rsid w:val="1BD37C26"/>
    <w:rsid w:val="1BE3571E"/>
    <w:rsid w:val="1BE61F50"/>
    <w:rsid w:val="1BE81594"/>
    <w:rsid w:val="1BF04C16"/>
    <w:rsid w:val="1BF17169"/>
    <w:rsid w:val="1BFF5EBF"/>
    <w:rsid w:val="1C002B12"/>
    <w:rsid w:val="1C114664"/>
    <w:rsid w:val="1C182EED"/>
    <w:rsid w:val="1C1A3E07"/>
    <w:rsid w:val="1C1B343E"/>
    <w:rsid w:val="1C280A38"/>
    <w:rsid w:val="1C2A706D"/>
    <w:rsid w:val="1C3B6197"/>
    <w:rsid w:val="1C480832"/>
    <w:rsid w:val="1C584505"/>
    <w:rsid w:val="1C5E2991"/>
    <w:rsid w:val="1C6A51FF"/>
    <w:rsid w:val="1C7225C2"/>
    <w:rsid w:val="1C7354B1"/>
    <w:rsid w:val="1C7C6510"/>
    <w:rsid w:val="1C7E3453"/>
    <w:rsid w:val="1C8240BF"/>
    <w:rsid w:val="1C8246DF"/>
    <w:rsid w:val="1C847FE6"/>
    <w:rsid w:val="1C86706A"/>
    <w:rsid w:val="1C9212FB"/>
    <w:rsid w:val="1C9C67A0"/>
    <w:rsid w:val="1C9D6765"/>
    <w:rsid w:val="1CA519D7"/>
    <w:rsid w:val="1CA55340"/>
    <w:rsid w:val="1CA6608F"/>
    <w:rsid w:val="1CA871C7"/>
    <w:rsid w:val="1CB24159"/>
    <w:rsid w:val="1CB6713A"/>
    <w:rsid w:val="1CB91545"/>
    <w:rsid w:val="1CB949BF"/>
    <w:rsid w:val="1CBE50A6"/>
    <w:rsid w:val="1CC0355D"/>
    <w:rsid w:val="1CC1257E"/>
    <w:rsid w:val="1CC7577F"/>
    <w:rsid w:val="1CC87B1A"/>
    <w:rsid w:val="1CC9665C"/>
    <w:rsid w:val="1CCF72C2"/>
    <w:rsid w:val="1CD14A31"/>
    <w:rsid w:val="1CD53CE6"/>
    <w:rsid w:val="1CD6646A"/>
    <w:rsid w:val="1CD87610"/>
    <w:rsid w:val="1CDD3C66"/>
    <w:rsid w:val="1CE05F25"/>
    <w:rsid w:val="1CE74161"/>
    <w:rsid w:val="1CE94F00"/>
    <w:rsid w:val="1CEB0193"/>
    <w:rsid w:val="1CEB3C92"/>
    <w:rsid w:val="1CF004F0"/>
    <w:rsid w:val="1CF75445"/>
    <w:rsid w:val="1D026C66"/>
    <w:rsid w:val="1D0757FF"/>
    <w:rsid w:val="1D07777E"/>
    <w:rsid w:val="1D091EEA"/>
    <w:rsid w:val="1D097A95"/>
    <w:rsid w:val="1D0D4B9C"/>
    <w:rsid w:val="1D0F583E"/>
    <w:rsid w:val="1D141B39"/>
    <w:rsid w:val="1D192E51"/>
    <w:rsid w:val="1D1C1120"/>
    <w:rsid w:val="1D216C8C"/>
    <w:rsid w:val="1D2B5233"/>
    <w:rsid w:val="1D3004DC"/>
    <w:rsid w:val="1D3B7CE3"/>
    <w:rsid w:val="1D3B7EDE"/>
    <w:rsid w:val="1D4C1F0A"/>
    <w:rsid w:val="1D4C3D15"/>
    <w:rsid w:val="1D526DFB"/>
    <w:rsid w:val="1D570FAF"/>
    <w:rsid w:val="1D59033A"/>
    <w:rsid w:val="1D605666"/>
    <w:rsid w:val="1D622087"/>
    <w:rsid w:val="1D652305"/>
    <w:rsid w:val="1D654D4C"/>
    <w:rsid w:val="1D682631"/>
    <w:rsid w:val="1D743FAC"/>
    <w:rsid w:val="1D823073"/>
    <w:rsid w:val="1D86013C"/>
    <w:rsid w:val="1D891403"/>
    <w:rsid w:val="1D8C1335"/>
    <w:rsid w:val="1D905CD9"/>
    <w:rsid w:val="1D931D87"/>
    <w:rsid w:val="1D965EEC"/>
    <w:rsid w:val="1D9E3AA4"/>
    <w:rsid w:val="1DA754A3"/>
    <w:rsid w:val="1DAE2350"/>
    <w:rsid w:val="1DB139D7"/>
    <w:rsid w:val="1DB17355"/>
    <w:rsid w:val="1DB46285"/>
    <w:rsid w:val="1DBC77F5"/>
    <w:rsid w:val="1DBE1944"/>
    <w:rsid w:val="1DC549D8"/>
    <w:rsid w:val="1DCD73ED"/>
    <w:rsid w:val="1DD21135"/>
    <w:rsid w:val="1DD8325F"/>
    <w:rsid w:val="1DE25657"/>
    <w:rsid w:val="1DEA520F"/>
    <w:rsid w:val="1DEC5692"/>
    <w:rsid w:val="1DF414C0"/>
    <w:rsid w:val="1DFA68D7"/>
    <w:rsid w:val="1E011C2A"/>
    <w:rsid w:val="1E033B0B"/>
    <w:rsid w:val="1E03731D"/>
    <w:rsid w:val="1E084DEA"/>
    <w:rsid w:val="1E0D3B8A"/>
    <w:rsid w:val="1E1127EC"/>
    <w:rsid w:val="1E1E36AC"/>
    <w:rsid w:val="1E226BD5"/>
    <w:rsid w:val="1E255D02"/>
    <w:rsid w:val="1E2B571A"/>
    <w:rsid w:val="1E331881"/>
    <w:rsid w:val="1E3744BF"/>
    <w:rsid w:val="1E374CA1"/>
    <w:rsid w:val="1E374F75"/>
    <w:rsid w:val="1E397BDE"/>
    <w:rsid w:val="1E3B7886"/>
    <w:rsid w:val="1E3F3E0B"/>
    <w:rsid w:val="1E4D127E"/>
    <w:rsid w:val="1E4E639F"/>
    <w:rsid w:val="1E5124A9"/>
    <w:rsid w:val="1E5200AA"/>
    <w:rsid w:val="1E5339B8"/>
    <w:rsid w:val="1E554764"/>
    <w:rsid w:val="1E58114B"/>
    <w:rsid w:val="1E6C1656"/>
    <w:rsid w:val="1E7059FC"/>
    <w:rsid w:val="1E844012"/>
    <w:rsid w:val="1E8A5D52"/>
    <w:rsid w:val="1E8C22B0"/>
    <w:rsid w:val="1E8E4FC9"/>
    <w:rsid w:val="1E904CE2"/>
    <w:rsid w:val="1E9102AC"/>
    <w:rsid w:val="1E983B60"/>
    <w:rsid w:val="1E991B36"/>
    <w:rsid w:val="1E994514"/>
    <w:rsid w:val="1E9F07AA"/>
    <w:rsid w:val="1EA53A2B"/>
    <w:rsid w:val="1EAB14B4"/>
    <w:rsid w:val="1EB41C24"/>
    <w:rsid w:val="1EBA1D85"/>
    <w:rsid w:val="1EBC67D6"/>
    <w:rsid w:val="1EBF162C"/>
    <w:rsid w:val="1EC43FBB"/>
    <w:rsid w:val="1EC808F8"/>
    <w:rsid w:val="1EC82942"/>
    <w:rsid w:val="1ECA10B4"/>
    <w:rsid w:val="1ECA3754"/>
    <w:rsid w:val="1ECD11E4"/>
    <w:rsid w:val="1EDE386E"/>
    <w:rsid w:val="1EDF140D"/>
    <w:rsid w:val="1EEC4A28"/>
    <w:rsid w:val="1EF40AED"/>
    <w:rsid w:val="1F0C32BB"/>
    <w:rsid w:val="1F0D55E2"/>
    <w:rsid w:val="1F14288B"/>
    <w:rsid w:val="1F161977"/>
    <w:rsid w:val="1F172326"/>
    <w:rsid w:val="1F17374C"/>
    <w:rsid w:val="1F185214"/>
    <w:rsid w:val="1F1C3523"/>
    <w:rsid w:val="1F1D0701"/>
    <w:rsid w:val="1F262FC9"/>
    <w:rsid w:val="1F297F58"/>
    <w:rsid w:val="1F3452C8"/>
    <w:rsid w:val="1F3A0F1A"/>
    <w:rsid w:val="1F402D87"/>
    <w:rsid w:val="1F440817"/>
    <w:rsid w:val="1F4C7047"/>
    <w:rsid w:val="1F4E7409"/>
    <w:rsid w:val="1F505606"/>
    <w:rsid w:val="1F583048"/>
    <w:rsid w:val="1F591D56"/>
    <w:rsid w:val="1F5C1EA4"/>
    <w:rsid w:val="1F5C7DE0"/>
    <w:rsid w:val="1F5F049E"/>
    <w:rsid w:val="1F677802"/>
    <w:rsid w:val="1F6A2D69"/>
    <w:rsid w:val="1F6D6CA3"/>
    <w:rsid w:val="1F6D770D"/>
    <w:rsid w:val="1F701842"/>
    <w:rsid w:val="1F7257DA"/>
    <w:rsid w:val="1F762F25"/>
    <w:rsid w:val="1F78377B"/>
    <w:rsid w:val="1F7853D8"/>
    <w:rsid w:val="1F7A4AC6"/>
    <w:rsid w:val="1F7C454D"/>
    <w:rsid w:val="1F8751E7"/>
    <w:rsid w:val="1F8913FA"/>
    <w:rsid w:val="1F8F103A"/>
    <w:rsid w:val="1F990398"/>
    <w:rsid w:val="1FB14BCF"/>
    <w:rsid w:val="1FB17138"/>
    <w:rsid w:val="1FB23296"/>
    <w:rsid w:val="1FB717D8"/>
    <w:rsid w:val="1FBF2B80"/>
    <w:rsid w:val="1FC349CF"/>
    <w:rsid w:val="1FC4110A"/>
    <w:rsid w:val="1FD359BA"/>
    <w:rsid w:val="1FDC529E"/>
    <w:rsid w:val="1FE0054D"/>
    <w:rsid w:val="1FE057F9"/>
    <w:rsid w:val="1FE22A6C"/>
    <w:rsid w:val="1FED594D"/>
    <w:rsid w:val="20084FAA"/>
    <w:rsid w:val="200A009C"/>
    <w:rsid w:val="200C74BC"/>
    <w:rsid w:val="20102648"/>
    <w:rsid w:val="201E1E88"/>
    <w:rsid w:val="201E4846"/>
    <w:rsid w:val="202170B1"/>
    <w:rsid w:val="20276E22"/>
    <w:rsid w:val="20290D66"/>
    <w:rsid w:val="202B2A83"/>
    <w:rsid w:val="202B5EFE"/>
    <w:rsid w:val="202D09E2"/>
    <w:rsid w:val="20330845"/>
    <w:rsid w:val="203A186B"/>
    <w:rsid w:val="203A201A"/>
    <w:rsid w:val="20492CE8"/>
    <w:rsid w:val="204C5A64"/>
    <w:rsid w:val="204E1EEF"/>
    <w:rsid w:val="204E6BA5"/>
    <w:rsid w:val="205651A8"/>
    <w:rsid w:val="205A7165"/>
    <w:rsid w:val="206C4A1D"/>
    <w:rsid w:val="206D249A"/>
    <w:rsid w:val="207100E9"/>
    <w:rsid w:val="207628EF"/>
    <w:rsid w:val="2079079F"/>
    <w:rsid w:val="2084254D"/>
    <w:rsid w:val="208A6E24"/>
    <w:rsid w:val="208D34FE"/>
    <w:rsid w:val="208E47EF"/>
    <w:rsid w:val="208F2C4B"/>
    <w:rsid w:val="209C2E11"/>
    <w:rsid w:val="20A04E5A"/>
    <w:rsid w:val="20A3014D"/>
    <w:rsid w:val="20AC4D98"/>
    <w:rsid w:val="20AD117C"/>
    <w:rsid w:val="20B42C1A"/>
    <w:rsid w:val="20B92735"/>
    <w:rsid w:val="20BC2212"/>
    <w:rsid w:val="20C57B3A"/>
    <w:rsid w:val="20CA0573"/>
    <w:rsid w:val="20D46DA1"/>
    <w:rsid w:val="20D57DEA"/>
    <w:rsid w:val="20D77B23"/>
    <w:rsid w:val="20DD6E4F"/>
    <w:rsid w:val="20DE7223"/>
    <w:rsid w:val="20E04E4F"/>
    <w:rsid w:val="20E05BEA"/>
    <w:rsid w:val="20E35E7A"/>
    <w:rsid w:val="20E96255"/>
    <w:rsid w:val="20F018D4"/>
    <w:rsid w:val="20F43A50"/>
    <w:rsid w:val="20FB5E6B"/>
    <w:rsid w:val="20FB7C1C"/>
    <w:rsid w:val="210431BA"/>
    <w:rsid w:val="21091F88"/>
    <w:rsid w:val="210966CB"/>
    <w:rsid w:val="210A326B"/>
    <w:rsid w:val="210A3E1F"/>
    <w:rsid w:val="21116A6B"/>
    <w:rsid w:val="21125004"/>
    <w:rsid w:val="211E7F0D"/>
    <w:rsid w:val="212040CD"/>
    <w:rsid w:val="212B67CA"/>
    <w:rsid w:val="213109DD"/>
    <w:rsid w:val="213C6114"/>
    <w:rsid w:val="214468A4"/>
    <w:rsid w:val="21546DBB"/>
    <w:rsid w:val="215757AB"/>
    <w:rsid w:val="215E7AA1"/>
    <w:rsid w:val="21717CD2"/>
    <w:rsid w:val="21876F5D"/>
    <w:rsid w:val="2189742D"/>
    <w:rsid w:val="21907E6C"/>
    <w:rsid w:val="21961926"/>
    <w:rsid w:val="21A03F31"/>
    <w:rsid w:val="21A34AA5"/>
    <w:rsid w:val="21AA2BCE"/>
    <w:rsid w:val="21AF7B36"/>
    <w:rsid w:val="21B328B0"/>
    <w:rsid w:val="21C223E6"/>
    <w:rsid w:val="21C53A12"/>
    <w:rsid w:val="21D17657"/>
    <w:rsid w:val="21E01FC7"/>
    <w:rsid w:val="21E53118"/>
    <w:rsid w:val="21F23BC7"/>
    <w:rsid w:val="21F76249"/>
    <w:rsid w:val="220A05FD"/>
    <w:rsid w:val="220A0FA0"/>
    <w:rsid w:val="220C357F"/>
    <w:rsid w:val="220F714A"/>
    <w:rsid w:val="22112EA6"/>
    <w:rsid w:val="2216059B"/>
    <w:rsid w:val="22191AA6"/>
    <w:rsid w:val="221C40F9"/>
    <w:rsid w:val="222A2C10"/>
    <w:rsid w:val="2235346B"/>
    <w:rsid w:val="22383191"/>
    <w:rsid w:val="223931E0"/>
    <w:rsid w:val="223D0885"/>
    <w:rsid w:val="22462B3E"/>
    <w:rsid w:val="22472229"/>
    <w:rsid w:val="224A590C"/>
    <w:rsid w:val="224F5EF9"/>
    <w:rsid w:val="22520A87"/>
    <w:rsid w:val="22562B3E"/>
    <w:rsid w:val="22586693"/>
    <w:rsid w:val="22596250"/>
    <w:rsid w:val="225E0155"/>
    <w:rsid w:val="22600A18"/>
    <w:rsid w:val="22614045"/>
    <w:rsid w:val="22620BBF"/>
    <w:rsid w:val="22626BA4"/>
    <w:rsid w:val="226423E9"/>
    <w:rsid w:val="226732E0"/>
    <w:rsid w:val="226C56B9"/>
    <w:rsid w:val="226D0470"/>
    <w:rsid w:val="226E1A78"/>
    <w:rsid w:val="22742FDD"/>
    <w:rsid w:val="22773A99"/>
    <w:rsid w:val="227F6A7C"/>
    <w:rsid w:val="228E4F11"/>
    <w:rsid w:val="228E7E14"/>
    <w:rsid w:val="22923DD5"/>
    <w:rsid w:val="22981248"/>
    <w:rsid w:val="229D4752"/>
    <w:rsid w:val="229F72AC"/>
    <w:rsid w:val="22A54B03"/>
    <w:rsid w:val="22A77211"/>
    <w:rsid w:val="22B31F46"/>
    <w:rsid w:val="22B3580B"/>
    <w:rsid w:val="22C15AC4"/>
    <w:rsid w:val="22C23044"/>
    <w:rsid w:val="22C747A3"/>
    <w:rsid w:val="22CB4B90"/>
    <w:rsid w:val="22CC3B3C"/>
    <w:rsid w:val="22D27D50"/>
    <w:rsid w:val="22D61BE6"/>
    <w:rsid w:val="22DC1A0F"/>
    <w:rsid w:val="22EA625F"/>
    <w:rsid w:val="22ED74FB"/>
    <w:rsid w:val="22F05382"/>
    <w:rsid w:val="22F614CD"/>
    <w:rsid w:val="23004E1A"/>
    <w:rsid w:val="230C136F"/>
    <w:rsid w:val="230D4200"/>
    <w:rsid w:val="231240CE"/>
    <w:rsid w:val="2315334C"/>
    <w:rsid w:val="231E7EBA"/>
    <w:rsid w:val="232B08F6"/>
    <w:rsid w:val="23426776"/>
    <w:rsid w:val="23482ACA"/>
    <w:rsid w:val="234D7172"/>
    <w:rsid w:val="23596166"/>
    <w:rsid w:val="235F3AE0"/>
    <w:rsid w:val="236705AA"/>
    <w:rsid w:val="236A5FC3"/>
    <w:rsid w:val="23722583"/>
    <w:rsid w:val="23771427"/>
    <w:rsid w:val="238D7614"/>
    <w:rsid w:val="23912198"/>
    <w:rsid w:val="23AB2E43"/>
    <w:rsid w:val="23AD6F94"/>
    <w:rsid w:val="23B546BD"/>
    <w:rsid w:val="23B653E7"/>
    <w:rsid w:val="23BB7456"/>
    <w:rsid w:val="23BD5601"/>
    <w:rsid w:val="23CA5093"/>
    <w:rsid w:val="23CC1FE8"/>
    <w:rsid w:val="23CF5A91"/>
    <w:rsid w:val="23D4331C"/>
    <w:rsid w:val="23D53FA9"/>
    <w:rsid w:val="23D62E4E"/>
    <w:rsid w:val="23D8000C"/>
    <w:rsid w:val="23DC123C"/>
    <w:rsid w:val="23E04442"/>
    <w:rsid w:val="24065025"/>
    <w:rsid w:val="24066E8D"/>
    <w:rsid w:val="24112F90"/>
    <w:rsid w:val="24141FAC"/>
    <w:rsid w:val="24145210"/>
    <w:rsid w:val="24170137"/>
    <w:rsid w:val="241A75E4"/>
    <w:rsid w:val="241E4609"/>
    <w:rsid w:val="24236284"/>
    <w:rsid w:val="242557CC"/>
    <w:rsid w:val="24255A9A"/>
    <w:rsid w:val="242C039F"/>
    <w:rsid w:val="242F0CCA"/>
    <w:rsid w:val="24340CC5"/>
    <w:rsid w:val="243770B8"/>
    <w:rsid w:val="243A03B7"/>
    <w:rsid w:val="2440105F"/>
    <w:rsid w:val="24401DD8"/>
    <w:rsid w:val="24403FD5"/>
    <w:rsid w:val="24404701"/>
    <w:rsid w:val="24417A53"/>
    <w:rsid w:val="24453EAA"/>
    <w:rsid w:val="244C27CC"/>
    <w:rsid w:val="244D7406"/>
    <w:rsid w:val="24641829"/>
    <w:rsid w:val="24693B7F"/>
    <w:rsid w:val="246A3DFB"/>
    <w:rsid w:val="246D6445"/>
    <w:rsid w:val="247201E7"/>
    <w:rsid w:val="247523E5"/>
    <w:rsid w:val="24765027"/>
    <w:rsid w:val="248142F7"/>
    <w:rsid w:val="248A180A"/>
    <w:rsid w:val="24A0175F"/>
    <w:rsid w:val="24A22E3F"/>
    <w:rsid w:val="24AB3EB2"/>
    <w:rsid w:val="24AB423A"/>
    <w:rsid w:val="24B02AAE"/>
    <w:rsid w:val="24B456AC"/>
    <w:rsid w:val="24B629A2"/>
    <w:rsid w:val="24BB2A05"/>
    <w:rsid w:val="24BE503B"/>
    <w:rsid w:val="24BF50E7"/>
    <w:rsid w:val="24C27582"/>
    <w:rsid w:val="24C5295D"/>
    <w:rsid w:val="24D071EA"/>
    <w:rsid w:val="24E032DA"/>
    <w:rsid w:val="24E216AF"/>
    <w:rsid w:val="24E4662D"/>
    <w:rsid w:val="24E532DB"/>
    <w:rsid w:val="24ED429F"/>
    <w:rsid w:val="24F84118"/>
    <w:rsid w:val="24FE6B2A"/>
    <w:rsid w:val="2508535A"/>
    <w:rsid w:val="250919B3"/>
    <w:rsid w:val="250B495E"/>
    <w:rsid w:val="251360CB"/>
    <w:rsid w:val="25150A56"/>
    <w:rsid w:val="251A16D7"/>
    <w:rsid w:val="25335DE1"/>
    <w:rsid w:val="25353B4E"/>
    <w:rsid w:val="25391AFF"/>
    <w:rsid w:val="253D3D71"/>
    <w:rsid w:val="253F46F4"/>
    <w:rsid w:val="25423802"/>
    <w:rsid w:val="25466545"/>
    <w:rsid w:val="255A1FDA"/>
    <w:rsid w:val="255B0D7E"/>
    <w:rsid w:val="255B38F8"/>
    <w:rsid w:val="255F353F"/>
    <w:rsid w:val="256401FD"/>
    <w:rsid w:val="2565090B"/>
    <w:rsid w:val="256E59C9"/>
    <w:rsid w:val="256F2631"/>
    <w:rsid w:val="257C0C49"/>
    <w:rsid w:val="257C24D2"/>
    <w:rsid w:val="257F4943"/>
    <w:rsid w:val="257F6A14"/>
    <w:rsid w:val="258178B6"/>
    <w:rsid w:val="2583783D"/>
    <w:rsid w:val="258B7CCE"/>
    <w:rsid w:val="25934CEE"/>
    <w:rsid w:val="259B351D"/>
    <w:rsid w:val="259F0033"/>
    <w:rsid w:val="259F389A"/>
    <w:rsid w:val="25A0344F"/>
    <w:rsid w:val="25AB03D9"/>
    <w:rsid w:val="25AD5FF3"/>
    <w:rsid w:val="25AF3176"/>
    <w:rsid w:val="25B66EC8"/>
    <w:rsid w:val="25B82688"/>
    <w:rsid w:val="25B92A5A"/>
    <w:rsid w:val="25BB087F"/>
    <w:rsid w:val="25C55118"/>
    <w:rsid w:val="25C85C53"/>
    <w:rsid w:val="25D00415"/>
    <w:rsid w:val="25D246DA"/>
    <w:rsid w:val="25D83485"/>
    <w:rsid w:val="25D90532"/>
    <w:rsid w:val="25E21E9C"/>
    <w:rsid w:val="25E5114E"/>
    <w:rsid w:val="25E94884"/>
    <w:rsid w:val="25F4750F"/>
    <w:rsid w:val="25F54ECF"/>
    <w:rsid w:val="260815F9"/>
    <w:rsid w:val="260A36B9"/>
    <w:rsid w:val="26160C42"/>
    <w:rsid w:val="26177AF9"/>
    <w:rsid w:val="261D6FC4"/>
    <w:rsid w:val="261E4C75"/>
    <w:rsid w:val="261F6ADB"/>
    <w:rsid w:val="262011B7"/>
    <w:rsid w:val="263460CA"/>
    <w:rsid w:val="263928D8"/>
    <w:rsid w:val="263C7842"/>
    <w:rsid w:val="263F2B65"/>
    <w:rsid w:val="26401595"/>
    <w:rsid w:val="26425AC8"/>
    <w:rsid w:val="264336AD"/>
    <w:rsid w:val="26441961"/>
    <w:rsid w:val="2646072C"/>
    <w:rsid w:val="26485132"/>
    <w:rsid w:val="264C7376"/>
    <w:rsid w:val="2655260C"/>
    <w:rsid w:val="2655591F"/>
    <w:rsid w:val="26636645"/>
    <w:rsid w:val="266B1BCD"/>
    <w:rsid w:val="266D054A"/>
    <w:rsid w:val="266D5954"/>
    <w:rsid w:val="267267AA"/>
    <w:rsid w:val="26730CB0"/>
    <w:rsid w:val="26732F31"/>
    <w:rsid w:val="26745879"/>
    <w:rsid w:val="267A22BC"/>
    <w:rsid w:val="268326F8"/>
    <w:rsid w:val="2687518A"/>
    <w:rsid w:val="268847A6"/>
    <w:rsid w:val="268D0C9A"/>
    <w:rsid w:val="26936BA8"/>
    <w:rsid w:val="26982296"/>
    <w:rsid w:val="26A56052"/>
    <w:rsid w:val="26B3768D"/>
    <w:rsid w:val="26B918D1"/>
    <w:rsid w:val="26BB53EF"/>
    <w:rsid w:val="26C03BA8"/>
    <w:rsid w:val="26C11D98"/>
    <w:rsid w:val="26C12AEE"/>
    <w:rsid w:val="26C34F60"/>
    <w:rsid w:val="26C71877"/>
    <w:rsid w:val="26C83D69"/>
    <w:rsid w:val="26CC6257"/>
    <w:rsid w:val="26CD5B55"/>
    <w:rsid w:val="26D10E85"/>
    <w:rsid w:val="26D913D6"/>
    <w:rsid w:val="26DE2A9D"/>
    <w:rsid w:val="26E0428E"/>
    <w:rsid w:val="26E21605"/>
    <w:rsid w:val="26E36083"/>
    <w:rsid w:val="26E76171"/>
    <w:rsid w:val="26E866EA"/>
    <w:rsid w:val="26EA6677"/>
    <w:rsid w:val="26EC50AA"/>
    <w:rsid w:val="26F32220"/>
    <w:rsid w:val="26FC018D"/>
    <w:rsid w:val="2703581F"/>
    <w:rsid w:val="2708062A"/>
    <w:rsid w:val="27093B6F"/>
    <w:rsid w:val="270C3DB1"/>
    <w:rsid w:val="270F3D4E"/>
    <w:rsid w:val="27157B11"/>
    <w:rsid w:val="27163442"/>
    <w:rsid w:val="27174A67"/>
    <w:rsid w:val="272455C6"/>
    <w:rsid w:val="27246775"/>
    <w:rsid w:val="272A002D"/>
    <w:rsid w:val="272A6466"/>
    <w:rsid w:val="272B7541"/>
    <w:rsid w:val="27352D88"/>
    <w:rsid w:val="27374137"/>
    <w:rsid w:val="273914E2"/>
    <w:rsid w:val="27414857"/>
    <w:rsid w:val="274A0F5B"/>
    <w:rsid w:val="2752452F"/>
    <w:rsid w:val="275727A3"/>
    <w:rsid w:val="27574808"/>
    <w:rsid w:val="27665313"/>
    <w:rsid w:val="27685AB3"/>
    <w:rsid w:val="27725833"/>
    <w:rsid w:val="27726EE2"/>
    <w:rsid w:val="27767B01"/>
    <w:rsid w:val="27776466"/>
    <w:rsid w:val="277A3461"/>
    <w:rsid w:val="2785376A"/>
    <w:rsid w:val="27927E93"/>
    <w:rsid w:val="27957C71"/>
    <w:rsid w:val="279655D1"/>
    <w:rsid w:val="279700EE"/>
    <w:rsid w:val="279D2226"/>
    <w:rsid w:val="27B27857"/>
    <w:rsid w:val="27B309C9"/>
    <w:rsid w:val="27B320A0"/>
    <w:rsid w:val="27BA5182"/>
    <w:rsid w:val="27C23D6E"/>
    <w:rsid w:val="27D447D9"/>
    <w:rsid w:val="27D92DB5"/>
    <w:rsid w:val="27DB5AD8"/>
    <w:rsid w:val="27DF344C"/>
    <w:rsid w:val="27E95DF4"/>
    <w:rsid w:val="27ED3E74"/>
    <w:rsid w:val="27FA5A39"/>
    <w:rsid w:val="27FA6A98"/>
    <w:rsid w:val="28103003"/>
    <w:rsid w:val="2815376F"/>
    <w:rsid w:val="28185241"/>
    <w:rsid w:val="281E0A65"/>
    <w:rsid w:val="282240F5"/>
    <w:rsid w:val="282A3669"/>
    <w:rsid w:val="282C1F47"/>
    <w:rsid w:val="282C52EE"/>
    <w:rsid w:val="283F17E8"/>
    <w:rsid w:val="283F473A"/>
    <w:rsid w:val="28403A6F"/>
    <w:rsid w:val="28455F62"/>
    <w:rsid w:val="2847317D"/>
    <w:rsid w:val="28477F6A"/>
    <w:rsid w:val="2848257F"/>
    <w:rsid w:val="28484268"/>
    <w:rsid w:val="2849443B"/>
    <w:rsid w:val="284E2F94"/>
    <w:rsid w:val="285A0B36"/>
    <w:rsid w:val="2861082D"/>
    <w:rsid w:val="286D2EE6"/>
    <w:rsid w:val="287207CF"/>
    <w:rsid w:val="28815137"/>
    <w:rsid w:val="288704F4"/>
    <w:rsid w:val="28901DC9"/>
    <w:rsid w:val="28927D9B"/>
    <w:rsid w:val="28A16204"/>
    <w:rsid w:val="28A16ED3"/>
    <w:rsid w:val="28A33F03"/>
    <w:rsid w:val="28AB112C"/>
    <w:rsid w:val="28AD4427"/>
    <w:rsid w:val="28B05656"/>
    <w:rsid w:val="28B51941"/>
    <w:rsid w:val="28C05095"/>
    <w:rsid w:val="28C70495"/>
    <w:rsid w:val="28D109B6"/>
    <w:rsid w:val="28D17D7A"/>
    <w:rsid w:val="28D24279"/>
    <w:rsid w:val="28D424A3"/>
    <w:rsid w:val="28D737C6"/>
    <w:rsid w:val="28DA6C62"/>
    <w:rsid w:val="28E10C4F"/>
    <w:rsid w:val="28E94131"/>
    <w:rsid w:val="28EF4C5C"/>
    <w:rsid w:val="28F903BC"/>
    <w:rsid w:val="28F92D62"/>
    <w:rsid w:val="28F9432C"/>
    <w:rsid w:val="28F95E27"/>
    <w:rsid w:val="28FD09FE"/>
    <w:rsid w:val="29091FC4"/>
    <w:rsid w:val="290E2751"/>
    <w:rsid w:val="290F2281"/>
    <w:rsid w:val="29212667"/>
    <w:rsid w:val="292279DD"/>
    <w:rsid w:val="292474D6"/>
    <w:rsid w:val="292D361F"/>
    <w:rsid w:val="292D5EA7"/>
    <w:rsid w:val="292F72BD"/>
    <w:rsid w:val="29304C30"/>
    <w:rsid w:val="293F2889"/>
    <w:rsid w:val="2941439C"/>
    <w:rsid w:val="29417282"/>
    <w:rsid w:val="29465388"/>
    <w:rsid w:val="294876BC"/>
    <w:rsid w:val="294B1FF8"/>
    <w:rsid w:val="29584FA5"/>
    <w:rsid w:val="295F6FD6"/>
    <w:rsid w:val="29610A2A"/>
    <w:rsid w:val="296348FD"/>
    <w:rsid w:val="29690E8C"/>
    <w:rsid w:val="29781711"/>
    <w:rsid w:val="297821DF"/>
    <w:rsid w:val="2979014C"/>
    <w:rsid w:val="29840A53"/>
    <w:rsid w:val="298811E2"/>
    <w:rsid w:val="29883BEF"/>
    <w:rsid w:val="298976E3"/>
    <w:rsid w:val="298C7907"/>
    <w:rsid w:val="298F7929"/>
    <w:rsid w:val="299460AE"/>
    <w:rsid w:val="299871C6"/>
    <w:rsid w:val="299B1C4A"/>
    <w:rsid w:val="299D4C58"/>
    <w:rsid w:val="299E02E4"/>
    <w:rsid w:val="299E5F1B"/>
    <w:rsid w:val="299F239F"/>
    <w:rsid w:val="29A450C5"/>
    <w:rsid w:val="29A541D0"/>
    <w:rsid w:val="29AC678D"/>
    <w:rsid w:val="29AE5545"/>
    <w:rsid w:val="29B33184"/>
    <w:rsid w:val="29B43B4C"/>
    <w:rsid w:val="29B755C2"/>
    <w:rsid w:val="29BB7F17"/>
    <w:rsid w:val="29C87B87"/>
    <w:rsid w:val="29CA12B1"/>
    <w:rsid w:val="29CB763B"/>
    <w:rsid w:val="29CD44A1"/>
    <w:rsid w:val="29D24F33"/>
    <w:rsid w:val="29D60F9A"/>
    <w:rsid w:val="29E523AB"/>
    <w:rsid w:val="29FA46F8"/>
    <w:rsid w:val="2A020510"/>
    <w:rsid w:val="2A08752B"/>
    <w:rsid w:val="2A0D7A62"/>
    <w:rsid w:val="2A107F11"/>
    <w:rsid w:val="2A18217B"/>
    <w:rsid w:val="2A2E302C"/>
    <w:rsid w:val="2A2F7D82"/>
    <w:rsid w:val="2A316906"/>
    <w:rsid w:val="2A395C24"/>
    <w:rsid w:val="2A3C3206"/>
    <w:rsid w:val="2A3D5E3D"/>
    <w:rsid w:val="2A432B4B"/>
    <w:rsid w:val="2A52049F"/>
    <w:rsid w:val="2A525D4B"/>
    <w:rsid w:val="2A575B1F"/>
    <w:rsid w:val="2A666866"/>
    <w:rsid w:val="2A733EC8"/>
    <w:rsid w:val="2A7840DD"/>
    <w:rsid w:val="2A786265"/>
    <w:rsid w:val="2A7A6C07"/>
    <w:rsid w:val="2A851E22"/>
    <w:rsid w:val="2A8653BF"/>
    <w:rsid w:val="2A9B66E0"/>
    <w:rsid w:val="2AA01F1E"/>
    <w:rsid w:val="2AA34C1F"/>
    <w:rsid w:val="2AAA20E1"/>
    <w:rsid w:val="2AAA787A"/>
    <w:rsid w:val="2AB97CD4"/>
    <w:rsid w:val="2AC6596C"/>
    <w:rsid w:val="2AC76C6A"/>
    <w:rsid w:val="2ACD31FD"/>
    <w:rsid w:val="2AD129B1"/>
    <w:rsid w:val="2AD4285A"/>
    <w:rsid w:val="2AD43A6A"/>
    <w:rsid w:val="2AD620C5"/>
    <w:rsid w:val="2AD979FF"/>
    <w:rsid w:val="2ADA1298"/>
    <w:rsid w:val="2ADA275C"/>
    <w:rsid w:val="2AE02E3B"/>
    <w:rsid w:val="2AE51DB0"/>
    <w:rsid w:val="2AEE5F19"/>
    <w:rsid w:val="2AEE70F7"/>
    <w:rsid w:val="2AF14815"/>
    <w:rsid w:val="2AFE4B70"/>
    <w:rsid w:val="2AFF362D"/>
    <w:rsid w:val="2B035EF2"/>
    <w:rsid w:val="2B092E11"/>
    <w:rsid w:val="2B0D05F3"/>
    <w:rsid w:val="2B0E75D6"/>
    <w:rsid w:val="2B1C278B"/>
    <w:rsid w:val="2B1D3B9F"/>
    <w:rsid w:val="2B2167F7"/>
    <w:rsid w:val="2B23468A"/>
    <w:rsid w:val="2B284724"/>
    <w:rsid w:val="2B290792"/>
    <w:rsid w:val="2B29585D"/>
    <w:rsid w:val="2B2B7DB9"/>
    <w:rsid w:val="2B3A7031"/>
    <w:rsid w:val="2B4B14F1"/>
    <w:rsid w:val="2B5345D6"/>
    <w:rsid w:val="2B542D16"/>
    <w:rsid w:val="2B601EAF"/>
    <w:rsid w:val="2B665B52"/>
    <w:rsid w:val="2B69154D"/>
    <w:rsid w:val="2B6B4621"/>
    <w:rsid w:val="2B74791E"/>
    <w:rsid w:val="2B7530DB"/>
    <w:rsid w:val="2B7F46B6"/>
    <w:rsid w:val="2B812004"/>
    <w:rsid w:val="2B8977E5"/>
    <w:rsid w:val="2B973D6D"/>
    <w:rsid w:val="2B9847ED"/>
    <w:rsid w:val="2B9911AE"/>
    <w:rsid w:val="2B9D1A0C"/>
    <w:rsid w:val="2BA319BC"/>
    <w:rsid w:val="2BA32279"/>
    <w:rsid w:val="2BA521E7"/>
    <w:rsid w:val="2BB449B5"/>
    <w:rsid w:val="2BB92924"/>
    <w:rsid w:val="2BB92A93"/>
    <w:rsid w:val="2BC403A9"/>
    <w:rsid w:val="2BC9222C"/>
    <w:rsid w:val="2BCC14F0"/>
    <w:rsid w:val="2BD25618"/>
    <w:rsid w:val="2BD37254"/>
    <w:rsid w:val="2BD44A6E"/>
    <w:rsid w:val="2BD66575"/>
    <w:rsid w:val="2BDC6745"/>
    <w:rsid w:val="2BE16AF3"/>
    <w:rsid w:val="2BF35A42"/>
    <w:rsid w:val="2BF64201"/>
    <w:rsid w:val="2BFD2A02"/>
    <w:rsid w:val="2C041163"/>
    <w:rsid w:val="2C0606C6"/>
    <w:rsid w:val="2C07680B"/>
    <w:rsid w:val="2C116CF8"/>
    <w:rsid w:val="2C143E21"/>
    <w:rsid w:val="2C1A577A"/>
    <w:rsid w:val="2C1F4F10"/>
    <w:rsid w:val="2C25237F"/>
    <w:rsid w:val="2C2D5B35"/>
    <w:rsid w:val="2C2E7D68"/>
    <w:rsid w:val="2C2F340C"/>
    <w:rsid w:val="2C353ED1"/>
    <w:rsid w:val="2C4135A3"/>
    <w:rsid w:val="2C420B38"/>
    <w:rsid w:val="2C42448D"/>
    <w:rsid w:val="2C462E16"/>
    <w:rsid w:val="2C470F75"/>
    <w:rsid w:val="2C486F4A"/>
    <w:rsid w:val="2C4B11FF"/>
    <w:rsid w:val="2C574563"/>
    <w:rsid w:val="2C59459B"/>
    <w:rsid w:val="2C5E2D8A"/>
    <w:rsid w:val="2C622F2A"/>
    <w:rsid w:val="2C654520"/>
    <w:rsid w:val="2C6A53E4"/>
    <w:rsid w:val="2C6C4C57"/>
    <w:rsid w:val="2C70685F"/>
    <w:rsid w:val="2C7438D6"/>
    <w:rsid w:val="2C7B177C"/>
    <w:rsid w:val="2C822C3D"/>
    <w:rsid w:val="2C8274FA"/>
    <w:rsid w:val="2C836680"/>
    <w:rsid w:val="2C885414"/>
    <w:rsid w:val="2C8F5FE1"/>
    <w:rsid w:val="2C96029F"/>
    <w:rsid w:val="2CA25745"/>
    <w:rsid w:val="2CA31A8D"/>
    <w:rsid w:val="2CAE4367"/>
    <w:rsid w:val="2CAE6E00"/>
    <w:rsid w:val="2CB12779"/>
    <w:rsid w:val="2CB96B61"/>
    <w:rsid w:val="2CC36535"/>
    <w:rsid w:val="2CD42D76"/>
    <w:rsid w:val="2CE25243"/>
    <w:rsid w:val="2CE5181F"/>
    <w:rsid w:val="2CE5413D"/>
    <w:rsid w:val="2CEE2BF7"/>
    <w:rsid w:val="2CF30BFE"/>
    <w:rsid w:val="2CF32386"/>
    <w:rsid w:val="2CFA289E"/>
    <w:rsid w:val="2CFE7071"/>
    <w:rsid w:val="2CFF04A2"/>
    <w:rsid w:val="2CFF1EE1"/>
    <w:rsid w:val="2D037583"/>
    <w:rsid w:val="2D0471CB"/>
    <w:rsid w:val="2D0905A6"/>
    <w:rsid w:val="2D0A2A69"/>
    <w:rsid w:val="2D0C626E"/>
    <w:rsid w:val="2D144FDE"/>
    <w:rsid w:val="2D1C56B2"/>
    <w:rsid w:val="2D1E6D1B"/>
    <w:rsid w:val="2D230250"/>
    <w:rsid w:val="2D2460F6"/>
    <w:rsid w:val="2D2579B3"/>
    <w:rsid w:val="2D2E62AB"/>
    <w:rsid w:val="2D362B92"/>
    <w:rsid w:val="2D3918E0"/>
    <w:rsid w:val="2D3A7747"/>
    <w:rsid w:val="2D3E76D1"/>
    <w:rsid w:val="2D3F36CB"/>
    <w:rsid w:val="2D416A83"/>
    <w:rsid w:val="2D426C25"/>
    <w:rsid w:val="2D4D2210"/>
    <w:rsid w:val="2D5579E1"/>
    <w:rsid w:val="2D62677F"/>
    <w:rsid w:val="2D740784"/>
    <w:rsid w:val="2D7B3A50"/>
    <w:rsid w:val="2D7E3C87"/>
    <w:rsid w:val="2D7F5DB2"/>
    <w:rsid w:val="2D8240E6"/>
    <w:rsid w:val="2D8D43C0"/>
    <w:rsid w:val="2D8E34A6"/>
    <w:rsid w:val="2DA42DA4"/>
    <w:rsid w:val="2DAF0EFD"/>
    <w:rsid w:val="2DC919F1"/>
    <w:rsid w:val="2DD22A97"/>
    <w:rsid w:val="2DD25506"/>
    <w:rsid w:val="2DDF0C8C"/>
    <w:rsid w:val="2DDF13E4"/>
    <w:rsid w:val="2DEE0F26"/>
    <w:rsid w:val="2DEF78E3"/>
    <w:rsid w:val="2DF20B5F"/>
    <w:rsid w:val="2DF30D2A"/>
    <w:rsid w:val="2DF36F4B"/>
    <w:rsid w:val="2DFC1FF5"/>
    <w:rsid w:val="2E0D3B74"/>
    <w:rsid w:val="2E0D5317"/>
    <w:rsid w:val="2E0F14CB"/>
    <w:rsid w:val="2E132FE4"/>
    <w:rsid w:val="2E185835"/>
    <w:rsid w:val="2E1B4DF4"/>
    <w:rsid w:val="2E1C7A84"/>
    <w:rsid w:val="2E224D1B"/>
    <w:rsid w:val="2E226AF0"/>
    <w:rsid w:val="2E273B1F"/>
    <w:rsid w:val="2E337CE3"/>
    <w:rsid w:val="2E370BCD"/>
    <w:rsid w:val="2E3D4A3F"/>
    <w:rsid w:val="2E3D6063"/>
    <w:rsid w:val="2E430E7B"/>
    <w:rsid w:val="2E465901"/>
    <w:rsid w:val="2E476B81"/>
    <w:rsid w:val="2E4B2C55"/>
    <w:rsid w:val="2E4D1F9E"/>
    <w:rsid w:val="2E552A16"/>
    <w:rsid w:val="2E554E22"/>
    <w:rsid w:val="2E5669E1"/>
    <w:rsid w:val="2E5A3D78"/>
    <w:rsid w:val="2E5C1B0B"/>
    <w:rsid w:val="2E5C2CFB"/>
    <w:rsid w:val="2E5F0BF9"/>
    <w:rsid w:val="2E646260"/>
    <w:rsid w:val="2E6A02DA"/>
    <w:rsid w:val="2E6D3219"/>
    <w:rsid w:val="2E787E09"/>
    <w:rsid w:val="2E793E9D"/>
    <w:rsid w:val="2E7B019C"/>
    <w:rsid w:val="2E7E4118"/>
    <w:rsid w:val="2E8E5FBF"/>
    <w:rsid w:val="2E9E4525"/>
    <w:rsid w:val="2EA87BA7"/>
    <w:rsid w:val="2EB53F19"/>
    <w:rsid w:val="2EB9702B"/>
    <w:rsid w:val="2ECD7731"/>
    <w:rsid w:val="2ED15C94"/>
    <w:rsid w:val="2EE338FA"/>
    <w:rsid w:val="2EE71DF8"/>
    <w:rsid w:val="2EED15DF"/>
    <w:rsid w:val="2EEF0779"/>
    <w:rsid w:val="2EF47225"/>
    <w:rsid w:val="2EF93B9C"/>
    <w:rsid w:val="2F022434"/>
    <w:rsid w:val="2F033E34"/>
    <w:rsid w:val="2F094EC8"/>
    <w:rsid w:val="2F1362AD"/>
    <w:rsid w:val="2F1857C9"/>
    <w:rsid w:val="2F1B01D2"/>
    <w:rsid w:val="2F1D5D03"/>
    <w:rsid w:val="2F1F4FED"/>
    <w:rsid w:val="2F217494"/>
    <w:rsid w:val="2F311E3F"/>
    <w:rsid w:val="2F3720C1"/>
    <w:rsid w:val="2F39588D"/>
    <w:rsid w:val="2F3C1898"/>
    <w:rsid w:val="2F463F93"/>
    <w:rsid w:val="2F520BFC"/>
    <w:rsid w:val="2F580683"/>
    <w:rsid w:val="2F5C3677"/>
    <w:rsid w:val="2F5F02C4"/>
    <w:rsid w:val="2F5F6DBA"/>
    <w:rsid w:val="2F6E0192"/>
    <w:rsid w:val="2F720338"/>
    <w:rsid w:val="2F76125B"/>
    <w:rsid w:val="2F7D3268"/>
    <w:rsid w:val="2F8256C1"/>
    <w:rsid w:val="2F8858AC"/>
    <w:rsid w:val="2F894B79"/>
    <w:rsid w:val="2F8B7691"/>
    <w:rsid w:val="2F8E3089"/>
    <w:rsid w:val="2F901DF2"/>
    <w:rsid w:val="2F99497C"/>
    <w:rsid w:val="2FB31E25"/>
    <w:rsid w:val="2FB83B54"/>
    <w:rsid w:val="2FB8701F"/>
    <w:rsid w:val="2FBA1BD2"/>
    <w:rsid w:val="2FBD05F0"/>
    <w:rsid w:val="2FC32261"/>
    <w:rsid w:val="2FCD7786"/>
    <w:rsid w:val="2FCE774B"/>
    <w:rsid w:val="2FD22C41"/>
    <w:rsid w:val="2FD37C14"/>
    <w:rsid w:val="2FDB09A7"/>
    <w:rsid w:val="2FDD1C2C"/>
    <w:rsid w:val="2FE13966"/>
    <w:rsid w:val="2FE15344"/>
    <w:rsid w:val="2FE4240F"/>
    <w:rsid w:val="2FE42DD1"/>
    <w:rsid w:val="2FF00635"/>
    <w:rsid w:val="2FFA196F"/>
    <w:rsid w:val="2FFD3722"/>
    <w:rsid w:val="30012DA1"/>
    <w:rsid w:val="300622D3"/>
    <w:rsid w:val="300A2B98"/>
    <w:rsid w:val="300E2763"/>
    <w:rsid w:val="30115400"/>
    <w:rsid w:val="301751C8"/>
    <w:rsid w:val="301C4E6A"/>
    <w:rsid w:val="301C53D9"/>
    <w:rsid w:val="302D38A3"/>
    <w:rsid w:val="30324ED1"/>
    <w:rsid w:val="303321DC"/>
    <w:rsid w:val="30365907"/>
    <w:rsid w:val="3043585C"/>
    <w:rsid w:val="30457A8D"/>
    <w:rsid w:val="30496A4A"/>
    <w:rsid w:val="304A7D01"/>
    <w:rsid w:val="30516CBC"/>
    <w:rsid w:val="30531B61"/>
    <w:rsid w:val="306C74E5"/>
    <w:rsid w:val="306D4F0C"/>
    <w:rsid w:val="30711AEB"/>
    <w:rsid w:val="307A29B5"/>
    <w:rsid w:val="308459FD"/>
    <w:rsid w:val="3087553F"/>
    <w:rsid w:val="30911E10"/>
    <w:rsid w:val="30A12A25"/>
    <w:rsid w:val="30A80F6C"/>
    <w:rsid w:val="30AB608E"/>
    <w:rsid w:val="30AE48B6"/>
    <w:rsid w:val="30B85ABC"/>
    <w:rsid w:val="30C648E8"/>
    <w:rsid w:val="30CE149C"/>
    <w:rsid w:val="30DB6721"/>
    <w:rsid w:val="30DD62E6"/>
    <w:rsid w:val="30EE411E"/>
    <w:rsid w:val="30F82F5C"/>
    <w:rsid w:val="31037C9F"/>
    <w:rsid w:val="310814DA"/>
    <w:rsid w:val="31141545"/>
    <w:rsid w:val="311E149F"/>
    <w:rsid w:val="3130330B"/>
    <w:rsid w:val="31333429"/>
    <w:rsid w:val="31392B58"/>
    <w:rsid w:val="313D247D"/>
    <w:rsid w:val="314379B1"/>
    <w:rsid w:val="314D5A03"/>
    <w:rsid w:val="314F1E3A"/>
    <w:rsid w:val="314F6F4C"/>
    <w:rsid w:val="315255F8"/>
    <w:rsid w:val="31591A98"/>
    <w:rsid w:val="315C0F01"/>
    <w:rsid w:val="315F792B"/>
    <w:rsid w:val="31645F8E"/>
    <w:rsid w:val="316A6E6C"/>
    <w:rsid w:val="317066F7"/>
    <w:rsid w:val="317A07E5"/>
    <w:rsid w:val="317C11C9"/>
    <w:rsid w:val="3190696A"/>
    <w:rsid w:val="3191115E"/>
    <w:rsid w:val="31916795"/>
    <w:rsid w:val="31A25719"/>
    <w:rsid w:val="31A51692"/>
    <w:rsid w:val="31A74D8F"/>
    <w:rsid w:val="31A80114"/>
    <w:rsid w:val="31AD2CD9"/>
    <w:rsid w:val="31BC0BB5"/>
    <w:rsid w:val="31C00BBF"/>
    <w:rsid w:val="31C56C72"/>
    <w:rsid w:val="31C66FC8"/>
    <w:rsid w:val="31CA2EC4"/>
    <w:rsid w:val="31D03994"/>
    <w:rsid w:val="31D11443"/>
    <w:rsid w:val="31D22FD9"/>
    <w:rsid w:val="31D623EF"/>
    <w:rsid w:val="31D77298"/>
    <w:rsid w:val="31DA1E19"/>
    <w:rsid w:val="31DB014B"/>
    <w:rsid w:val="31DB21E5"/>
    <w:rsid w:val="31E577F4"/>
    <w:rsid w:val="31E94726"/>
    <w:rsid w:val="31FA67A3"/>
    <w:rsid w:val="32051CBE"/>
    <w:rsid w:val="32084680"/>
    <w:rsid w:val="320E6549"/>
    <w:rsid w:val="3211129F"/>
    <w:rsid w:val="32195AD0"/>
    <w:rsid w:val="322265F1"/>
    <w:rsid w:val="32253660"/>
    <w:rsid w:val="322F7D49"/>
    <w:rsid w:val="32322030"/>
    <w:rsid w:val="32355B84"/>
    <w:rsid w:val="323B13B9"/>
    <w:rsid w:val="32430CFC"/>
    <w:rsid w:val="32441F90"/>
    <w:rsid w:val="32475293"/>
    <w:rsid w:val="324D1179"/>
    <w:rsid w:val="32512694"/>
    <w:rsid w:val="32525DB7"/>
    <w:rsid w:val="325509E4"/>
    <w:rsid w:val="32595713"/>
    <w:rsid w:val="325C6F33"/>
    <w:rsid w:val="326051FD"/>
    <w:rsid w:val="327057BE"/>
    <w:rsid w:val="32773B05"/>
    <w:rsid w:val="327C29CD"/>
    <w:rsid w:val="327D4344"/>
    <w:rsid w:val="328104B5"/>
    <w:rsid w:val="32855408"/>
    <w:rsid w:val="328671DD"/>
    <w:rsid w:val="32881F07"/>
    <w:rsid w:val="32996203"/>
    <w:rsid w:val="329C1B73"/>
    <w:rsid w:val="32A65FF3"/>
    <w:rsid w:val="32A761B5"/>
    <w:rsid w:val="32AB5AC7"/>
    <w:rsid w:val="32B704CD"/>
    <w:rsid w:val="32BA5E1B"/>
    <w:rsid w:val="32BC21F4"/>
    <w:rsid w:val="32BF58E1"/>
    <w:rsid w:val="32C52522"/>
    <w:rsid w:val="32D02187"/>
    <w:rsid w:val="32D11CF9"/>
    <w:rsid w:val="32DA7BC8"/>
    <w:rsid w:val="32E206DF"/>
    <w:rsid w:val="32EB391D"/>
    <w:rsid w:val="32F16930"/>
    <w:rsid w:val="32FB20A7"/>
    <w:rsid w:val="33004A4F"/>
    <w:rsid w:val="33055257"/>
    <w:rsid w:val="330C098A"/>
    <w:rsid w:val="331007B0"/>
    <w:rsid w:val="33100D58"/>
    <w:rsid w:val="3311699D"/>
    <w:rsid w:val="33146277"/>
    <w:rsid w:val="33155AB4"/>
    <w:rsid w:val="33162443"/>
    <w:rsid w:val="331A2CBC"/>
    <w:rsid w:val="331F147C"/>
    <w:rsid w:val="332522CF"/>
    <w:rsid w:val="332C1435"/>
    <w:rsid w:val="33312264"/>
    <w:rsid w:val="3335092A"/>
    <w:rsid w:val="33356F80"/>
    <w:rsid w:val="33365EBC"/>
    <w:rsid w:val="333A3262"/>
    <w:rsid w:val="333D5105"/>
    <w:rsid w:val="333E21FC"/>
    <w:rsid w:val="334304C6"/>
    <w:rsid w:val="334560CB"/>
    <w:rsid w:val="334C3C5D"/>
    <w:rsid w:val="334E4817"/>
    <w:rsid w:val="335306D5"/>
    <w:rsid w:val="33563CC6"/>
    <w:rsid w:val="335E1897"/>
    <w:rsid w:val="336019FD"/>
    <w:rsid w:val="336458B3"/>
    <w:rsid w:val="33653EDD"/>
    <w:rsid w:val="336B09E9"/>
    <w:rsid w:val="33744CDA"/>
    <w:rsid w:val="337B649C"/>
    <w:rsid w:val="337D1F7D"/>
    <w:rsid w:val="33802972"/>
    <w:rsid w:val="338160D2"/>
    <w:rsid w:val="33821DA2"/>
    <w:rsid w:val="338241BC"/>
    <w:rsid w:val="339019A0"/>
    <w:rsid w:val="33923697"/>
    <w:rsid w:val="33940FF2"/>
    <w:rsid w:val="33A0261A"/>
    <w:rsid w:val="33A33745"/>
    <w:rsid w:val="33A87A5E"/>
    <w:rsid w:val="33BA733B"/>
    <w:rsid w:val="33BD7A3C"/>
    <w:rsid w:val="33C167E1"/>
    <w:rsid w:val="33CA7E16"/>
    <w:rsid w:val="33CD5D52"/>
    <w:rsid w:val="33D34AB7"/>
    <w:rsid w:val="33D428AB"/>
    <w:rsid w:val="33D60775"/>
    <w:rsid w:val="33D63DDC"/>
    <w:rsid w:val="33DE669C"/>
    <w:rsid w:val="33F418D3"/>
    <w:rsid w:val="34005AB9"/>
    <w:rsid w:val="34053E9E"/>
    <w:rsid w:val="34062E37"/>
    <w:rsid w:val="3407440E"/>
    <w:rsid w:val="340B0EF9"/>
    <w:rsid w:val="34111CD0"/>
    <w:rsid w:val="341D2CAB"/>
    <w:rsid w:val="34261570"/>
    <w:rsid w:val="34361643"/>
    <w:rsid w:val="3437684D"/>
    <w:rsid w:val="3447660E"/>
    <w:rsid w:val="3448423D"/>
    <w:rsid w:val="344A3874"/>
    <w:rsid w:val="34524DE4"/>
    <w:rsid w:val="34531D7F"/>
    <w:rsid w:val="3462681F"/>
    <w:rsid w:val="346C312B"/>
    <w:rsid w:val="347112DA"/>
    <w:rsid w:val="34747BD9"/>
    <w:rsid w:val="347B574B"/>
    <w:rsid w:val="347C213A"/>
    <w:rsid w:val="348161C2"/>
    <w:rsid w:val="348740AD"/>
    <w:rsid w:val="34960362"/>
    <w:rsid w:val="349878F2"/>
    <w:rsid w:val="34A26D1F"/>
    <w:rsid w:val="34A608B0"/>
    <w:rsid w:val="34A60A0D"/>
    <w:rsid w:val="34AB3A74"/>
    <w:rsid w:val="34AF24F9"/>
    <w:rsid w:val="34B63074"/>
    <w:rsid w:val="34C05C17"/>
    <w:rsid w:val="34C42B98"/>
    <w:rsid w:val="34C5447C"/>
    <w:rsid w:val="34C80A14"/>
    <w:rsid w:val="34CD35BD"/>
    <w:rsid w:val="34CF1A50"/>
    <w:rsid w:val="34D36B28"/>
    <w:rsid w:val="34DC3BBD"/>
    <w:rsid w:val="34E056B3"/>
    <w:rsid w:val="34E05D45"/>
    <w:rsid w:val="34E168D4"/>
    <w:rsid w:val="34E27654"/>
    <w:rsid w:val="34E758F0"/>
    <w:rsid w:val="34ED3E66"/>
    <w:rsid w:val="34F6313F"/>
    <w:rsid w:val="34FF42A9"/>
    <w:rsid w:val="35042F76"/>
    <w:rsid w:val="350B3286"/>
    <w:rsid w:val="350E233F"/>
    <w:rsid w:val="351611BA"/>
    <w:rsid w:val="351A0537"/>
    <w:rsid w:val="35220F70"/>
    <w:rsid w:val="352215A2"/>
    <w:rsid w:val="352627D7"/>
    <w:rsid w:val="352D58E3"/>
    <w:rsid w:val="35317165"/>
    <w:rsid w:val="3533422A"/>
    <w:rsid w:val="353E6D46"/>
    <w:rsid w:val="35444B87"/>
    <w:rsid w:val="354648EE"/>
    <w:rsid w:val="35557DC1"/>
    <w:rsid w:val="355877A1"/>
    <w:rsid w:val="355F3754"/>
    <w:rsid w:val="355F5990"/>
    <w:rsid w:val="356062D7"/>
    <w:rsid w:val="35672485"/>
    <w:rsid w:val="35684E2E"/>
    <w:rsid w:val="35717A5A"/>
    <w:rsid w:val="357357C5"/>
    <w:rsid w:val="357960FC"/>
    <w:rsid w:val="358466B0"/>
    <w:rsid w:val="358700D1"/>
    <w:rsid w:val="35887912"/>
    <w:rsid w:val="358B3CFC"/>
    <w:rsid w:val="35920BAA"/>
    <w:rsid w:val="35924743"/>
    <w:rsid w:val="3594745B"/>
    <w:rsid w:val="35A30279"/>
    <w:rsid w:val="35B2247C"/>
    <w:rsid w:val="35B263D4"/>
    <w:rsid w:val="35B51F9A"/>
    <w:rsid w:val="35B77086"/>
    <w:rsid w:val="35B808CD"/>
    <w:rsid w:val="35BC12F9"/>
    <w:rsid w:val="35BF4BE7"/>
    <w:rsid w:val="35DC6A6A"/>
    <w:rsid w:val="35E77A40"/>
    <w:rsid w:val="35EB20A0"/>
    <w:rsid w:val="35F00E76"/>
    <w:rsid w:val="35F15A81"/>
    <w:rsid w:val="35F8781E"/>
    <w:rsid w:val="35FE1875"/>
    <w:rsid w:val="35FE579D"/>
    <w:rsid w:val="35FF3264"/>
    <w:rsid w:val="3603342E"/>
    <w:rsid w:val="36064A2F"/>
    <w:rsid w:val="36083FBB"/>
    <w:rsid w:val="360F43A7"/>
    <w:rsid w:val="36156550"/>
    <w:rsid w:val="362133D5"/>
    <w:rsid w:val="36227096"/>
    <w:rsid w:val="362840FA"/>
    <w:rsid w:val="362F2908"/>
    <w:rsid w:val="36313EA4"/>
    <w:rsid w:val="363B292A"/>
    <w:rsid w:val="3640688A"/>
    <w:rsid w:val="36412AAF"/>
    <w:rsid w:val="36427F14"/>
    <w:rsid w:val="36435118"/>
    <w:rsid w:val="364A0735"/>
    <w:rsid w:val="364E4103"/>
    <w:rsid w:val="3653216E"/>
    <w:rsid w:val="36563C51"/>
    <w:rsid w:val="3656718C"/>
    <w:rsid w:val="36594044"/>
    <w:rsid w:val="365B295C"/>
    <w:rsid w:val="366268F9"/>
    <w:rsid w:val="36665D8F"/>
    <w:rsid w:val="366764CE"/>
    <w:rsid w:val="36691DC1"/>
    <w:rsid w:val="366A27A6"/>
    <w:rsid w:val="366D1A91"/>
    <w:rsid w:val="367240C0"/>
    <w:rsid w:val="36747B65"/>
    <w:rsid w:val="36755610"/>
    <w:rsid w:val="3675714C"/>
    <w:rsid w:val="36765BE5"/>
    <w:rsid w:val="36770B0B"/>
    <w:rsid w:val="36777B77"/>
    <w:rsid w:val="367A1BE2"/>
    <w:rsid w:val="367C3DEB"/>
    <w:rsid w:val="368A5F04"/>
    <w:rsid w:val="368C666D"/>
    <w:rsid w:val="368F04A5"/>
    <w:rsid w:val="36947847"/>
    <w:rsid w:val="369D0963"/>
    <w:rsid w:val="36A20F3C"/>
    <w:rsid w:val="36A611D8"/>
    <w:rsid w:val="36AB5330"/>
    <w:rsid w:val="36AE7909"/>
    <w:rsid w:val="36B83C78"/>
    <w:rsid w:val="36BF2959"/>
    <w:rsid w:val="36D32168"/>
    <w:rsid w:val="36D6130F"/>
    <w:rsid w:val="36D64C7A"/>
    <w:rsid w:val="36D71CC3"/>
    <w:rsid w:val="36DC65E2"/>
    <w:rsid w:val="36DE0F01"/>
    <w:rsid w:val="36E04245"/>
    <w:rsid w:val="36E0549E"/>
    <w:rsid w:val="36E776BC"/>
    <w:rsid w:val="36E930CD"/>
    <w:rsid w:val="36EC409C"/>
    <w:rsid w:val="36ED0A5B"/>
    <w:rsid w:val="36ED4151"/>
    <w:rsid w:val="36F83124"/>
    <w:rsid w:val="37134346"/>
    <w:rsid w:val="371E7E9C"/>
    <w:rsid w:val="372141D3"/>
    <w:rsid w:val="372B45E0"/>
    <w:rsid w:val="37393905"/>
    <w:rsid w:val="373F0DFE"/>
    <w:rsid w:val="37475BAD"/>
    <w:rsid w:val="374962D0"/>
    <w:rsid w:val="37532B44"/>
    <w:rsid w:val="37544EE7"/>
    <w:rsid w:val="375A7A3C"/>
    <w:rsid w:val="375E47D8"/>
    <w:rsid w:val="375F374E"/>
    <w:rsid w:val="37604559"/>
    <w:rsid w:val="376136A4"/>
    <w:rsid w:val="3763342A"/>
    <w:rsid w:val="376A6FB7"/>
    <w:rsid w:val="37720E4F"/>
    <w:rsid w:val="37757EA8"/>
    <w:rsid w:val="377C6503"/>
    <w:rsid w:val="378D2258"/>
    <w:rsid w:val="378D7543"/>
    <w:rsid w:val="37934337"/>
    <w:rsid w:val="3795604E"/>
    <w:rsid w:val="379B4CE7"/>
    <w:rsid w:val="37A13A5C"/>
    <w:rsid w:val="37B177CE"/>
    <w:rsid w:val="37C705A5"/>
    <w:rsid w:val="37D14E1C"/>
    <w:rsid w:val="37D31EF6"/>
    <w:rsid w:val="37D90437"/>
    <w:rsid w:val="37E508D9"/>
    <w:rsid w:val="37F67420"/>
    <w:rsid w:val="37FA0260"/>
    <w:rsid w:val="37FC3135"/>
    <w:rsid w:val="3801376D"/>
    <w:rsid w:val="380268CD"/>
    <w:rsid w:val="3807155F"/>
    <w:rsid w:val="380B446E"/>
    <w:rsid w:val="380C151D"/>
    <w:rsid w:val="380D1783"/>
    <w:rsid w:val="38126DAD"/>
    <w:rsid w:val="38135B79"/>
    <w:rsid w:val="38155305"/>
    <w:rsid w:val="38235E59"/>
    <w:rsid w:val="382D0040"/>
    <w:rsid w:val="3834662C"/>
    <w:rsid w:val="38346FB3"/>
    <w:rsid w:val="383C6226"/>
    <w:rsid w:val="383F167D"/>
    <w:rsid w:val="383F4E4E"/>
    <w:rsid w:val="3845659D"/>
    <w:rsid w:val="38552873"/>
    <w:rsid w:val="38577F6D"/>
    <w:rsid w:val="385F1031"/>
    <w:rsid w:val="385F1CD1"/>
    <w:rsid w:val="385F5CA7"/>
    <w:rsid w:val="386E6B6E"/>
    <w:rsid w:val="38766410"/>
    <w:rsid w:val="387D493E"/>
    <w:rsid w:val="387F384A"/>
    <w:rsid w:val="388122E0"/>
    <w:rsid w:val="388641F0"/>
    <w:rsid w:val="388B119F"/>
    <w:rsid w:val="388B3A93"/>
    <w:rsid w:val="38974E3F"/>
    <w:rsid w:val="389B5840"/>
    <w:rsid w:val="389C6675"/>
    <w:rsid w:val="38B74204"/>
    <w:rsid w:val="38BB3CFF"/>
    <w:rsid w:val="38C07DDE"/>
    <w:rsid w:val="38D81705"/>
    <w:rsid w:val="38DC69D6"/>
    <w:rsid w:val="38DF4E30"/>
    <w:rsid w:val="38E149E1"/>
    <w:rsid w:val="38E27953"/>
    <w:rsid w:val="38E4170E"/>
    <w:rsid w:val="38E57E2A"/>
    <w:rsid w:val="38EC122E"/>
    <w:rsid w:val="38EE4FBF"/>
    <w:rsid w:val="38EF5780"/>
    <w:rsid w:val="38F0420E"/>
    <w:rsid w:val="38F2798B"/>
    <w:rsid w:val="38F358AC"/>
    <w:rsid w:val="38F43DB8"/>
    <w:rsid w:val="38F67EDE"/>
    <w:rsid w:val="38F767E7"/>
    <w:rsid w:val="3900219F"/>
    <w:rsid w:val="39062EF0"/>
    <w:rsid w:val="390668DB"/>
    <w:rsid w:val="39070BC8"/>
    <w:rsid w:val="390970F8"/>
    <w:rsid w:val="390A1C7B"/>
    <w:rsid w:val="391D1085"/>
    <w:rsid w:val="3921085D"/>
    <w:rsid w:val="39297839"/>
    <w:rsid w:val="39353029"/>
    <w:rsid w:val="393A4EA3"/>
    <w:rsid w:val="394239AE"/>
    <w:rsid w:val="394C5111"/>
    <w:rsid w:val="394F01A3"/>
    <w:rsid w:val="395F0CC5"/>
    <w:rsid w:val="3965442A"/>
    <w:rsid w:val="39692262"/>
    <w:rsid w:val="39693A65"/>
    <w:rsid w:val="396C4202"/>
    <w:rsid w:val="396F650F"/>
    <w:rsid w:val="397065F2"/>
    <w:rsid w:val="3973523E"/>
    <w:rsid w:val="39743A67"/>
    <w:rsid w:val="3975788C"/>
    <w:rsid w:val="397B566F"/>
    <w:rsid w:val="397F1115"/>
    <w:rsid w:val="39896FA1"/>
    <w:rsid w:val="399956E9"/>
    <w:rsid w:val="399B45D8"/>
    <w:rsid w:val="399D14C9"/>
    <w:rsid w:val="399F6A7B"/>
    <w:rsid w:val="39A42F1C"/>
    <w:rsid w:val="39A72FB7"/>
    <w:rsid w:val="39AA0AF6"/>
    <w:rsid w:val="39AA55C8"/>
    <w:rsid w:val="39B85EB4"/>
    <w:rsid w:val="39BD0253"/>
    <w:rsid w:val="39C60FBF"/>
    <w:rsid w:val="39D43D27"/>
    <w:rsid w:val="39DA6117"/>
    <w:rsid w:val="39DD2149"/>
    <w:rsid w:val="39E373FC"/>
    <w:rsid w:val="39EB47A4"/>
    <w:rsid w:val="39F113FA"/>
    <w:rsid w:val="39F116C0"/>
    <w:rsid w:val="39F43690"/>
    <w:rsid w:val="39F62311"/>
    <w:rsid w:val="39F747F2"/>
    <w:rsid w:val="3A0030F5"/>
    <w:rsid w:val="3A010D78"/>
    <w:rsid w:val="3A066866"/>
    <w:rsid w:val="3A0848DF"/>
    <w:rsid w:val="3A0A3B59"/>
    <w:rsid w:val="3A1225C6"/>
    <w:rsid w:val="3A131FC7"/>
    <w:rsid w:val="3A1B31A6"/>
    <w:rsid w:val="3A290C5F"/>
    <w:rsid w:val="3A2F5852"/>
    <w:rsid w:val="3A36207C"/>
    <w:rsid w:val="3A3902C4"/>
    <w:rsid w:val="3A3E3956"/>
    <w:rsid w:val="3A4911F3"/>
    <w:rsid w:val="3A4C3156"/>
    <w:rsid w:val="3A4C4327"/>
    <w:rsid w:val="3A505C7A"/>
    <w:rsid w:val="3A59294B"/>
    <w:rsid w:val="3A616C87"/>
    <w:rsid w:val="3A62530A"/>
    <w:rsid w:val="3A633C46"/>
    <w:rsid w:val="3A6F798A"/>
    <w:rsid w:val="3A702DFE"/>
    <w:rsid w:val="3A740F95"/>
    <w:rsid w:val="3A742775"/>
    <w:rsid w:val="3A7A0ED6"/>
    <w:rsid w:val="3A7F0168"/>
    <w:rsid w:val="3A7F3A8B"/>
    <w:rsid w:val="3A901522"/>
    <w:rsid w:val="3A9107DD"/>
    <w:rsid w:val="3AA14AFF"/>
    <w:rsid w:val="3AAA46C9"/>
    <w:rsid w:val="3AAE1144"/>
    <w:rsid w:val="3AAF7EBE"/>
    <w:rsid w:val="3AB76742"/>
    <w:rsid w:val="3AB94A5B"/>
    <w:rsid w:val="3ABB7710"/>
    <w:rsid w:val="3ABD0A0A"/>
    <w:rsid w:val="3AC32578"/>
    <w:rsid w:val="3AC55707"/>
    <w:rsid w:val="3AC573FF"/>
    <w:rsid w:val="3AC92EDE"/>
    <w:rsid w:val="3ACA562F"/>
    <w:rsid w:val="3ADF3940"/>
    <w:rsid w:val="3AE33A8F"/>
    <w:rsid w:val="3AE43606"/>
    <w:rsid w:val="3AE96DBE"/>
    <w:rsid w:val="3AEA1FB6"/>
    <w:rsid w:val="3AF34E91"/>
    <w:rsid w:val="3AFD2619"/>
    <w:rsid w:val="3AFF2FD1"/>
    <w:rsid w:val="3B197219"/>
    <w:rsid w:val="3B1B1629"/>
    <w:rsid w:val="3B1B3337"/>
    <w:rsid w:val="3B1B4A71"/>
    <w:rsid w:val="3B210B64"/>
    <w:rsid w:val="3B2119D1"/>
    <w:rsid w:val="3B214496"/>
    <w:rsid w:val="3B397386"/>
    <w:rsid w:val="3B3C1888"/>
    <w:rsid w:val="3B3E3F5A"/>
    <w:rsid w:val="3B442544"/>
    <w:rsid w:val="3B463FC4"/>
    <w:rsid w:val="3B484AE2"/>
    <w:rsid w:val="3B4B1DF6"/>
    <w:rsid w:val="3B5221FF"/>
    <w:rsid w:val="3B59404A"/>
    <w:rsid w:val="3B5B0028"/>
    <w:rsid w:val="3B5E29DB"/>
    <w:rsid w:val="3B621D35"/>
    <w:rsid w:val="3B6304F6"/>
    <w:rsid w:val="3B6522C6"/>
    <w:rsid w:val="3B6D33F1"/>
    <w:rsid w:val="3B7043E8"/>
    <w:rsid w:val="3B7C02C5"/>
    <w:rsid w:val="3B935FB0"/>
    <w:rsid w:val="3B9457AE"/>
    <w:rsid w:val="3B96218B"/>
    <w:rsid w:val="3B973780"/>
    <w:rsid w:val="3BA75CC3"/>
    <w:rsid w:val="3BAF12B2"/>
    <w:rsid w:val="3BB33941"/>
    <w:rsid w:val="3BBC2622"/>
    <w:rsid w:val="3BBF6E5F"/>
    <w:rsid w:val="3BC213FD"/>
    <w:rsid w:val="3BC21BCC"/>
    <w:rsid w:val="3BC2766D"/>
    <w:rsid w:val="3BC9693B"/>
    <w:rsid w:val="3BCB6400"/>
    <w:rsid w:val="3BCF0489"/>
    <w:rsid w:val="3BD45635"/>
    <w:rsid w:val="3BDE5B4C"/>
    <w:rsid w:val="3BDE7A86"/>
    <w:rsid w:val="3BE57CF0"/>
    <w:rsid w:val="3BEB7326"/>
    <w:rsid w:val="3BF21972"/>
    <w:rsid w:val="3BF73420"/>
    <w:rsid w:val="3BFE6768"/>
    <w:rsid w:val="3BFF1089"/>
    <w:rsid w:val="3C0037BA"/>
    <w:rsid w:val="3C0362DF"/>
    <w:rsid w:val="3C06193E"/>
    <w:rsid w:val="3C106DCE"/>
    <w:rsid w:val="3C107EE8"/>
    <w:rsid w:val="3C141F29"/>
    <w:rsid w:val="3C1462F9"/>
    <w:rsid w:val="3C177A69"/>
    <w:rsid w:val="3C186EE1"/>
    <w:rsid w:val="3C29194D"/>
    <w:rsid w:val="3C314CD5"/>
    <w:rsid w:val="3C316F0F"/>
    <w:rsid w:val="3C355161"/>
    <w:rsid w:val="3C361FFE"/>
    <w:rsid w:val="3C392E46"/>
    <w:rsid w:val="3C39724F"/>
    <w:rsid w:val="3C3E0885"/>
    <w:rsid w:val="3C456052"/>
    <w:rsid w:val="3C52003F"/>
    <w:rsid w:val="3C5B56A4"/>
    <w:rsid w:val="3C621088"/>
    <w:rsid w:val="3C73182F"/>
    <w:rsid w:val="3C797173"/>
    <w:rsid w:val="3C83192B"/>
    <w:rsid w:val="3C887D64"/>
    <w:rsid w:val="3C913D3E"/>
    <w:rsid w:val="3C91612A"/>
    <w:rsid w:val="3C932987"/>
    <w:rsid w:val="3C97310D"/>
    <w:rsid w:val="3C973B2B"/>
    <w:rsid w:val="3C9A6B9C"/>
    <w:rsid w:val="3C9B04A5"/>
    <w:rsid w:val="3C9D6FEC"/>
    <w:rsid w:val="3CA86D6E"/>
    <w:rsid w:val="3CAA147B"/>
    <w:rsid w:val="3CAB75A6"/>
    <w:rsid w:val="3CB52F7B"/>
    <w:rsid w:val="3CBD14F9"/>
    <w:rsid w:val="3CC20F20"/>
    <w:rsid w:val="3CD93C90"/>
    <w:rsid w:val="3CDA4AFC"/>
    <w:rsid w:val="3CEA1093"/>
    <w:rsid w:val="3CEC1F36"/>
    <w:rsid w:val="3CEE449E"/>
    <w:rsid w:val="3CEE71AB"/>
    <w:rsid w:val="3CFB5999"/>
    <w:rsid w:val="3D001FBA"/>
    <w:rsid w:val="3D004FB1"/>
    <w:rsid w:val="3D01680B"/>
    <w:rsid w:val="3D0744F6"/>
    <w:rsid w:val="3D0A6357"/>
    <w:rsid w:val="3D10435D"/>
    <w:rsid w:val="3D127087"/>
    <w:rsid w:val="3D166BF8"/>
    <w:rsid w:val="3D1F14A4"/>
    <w:rsid w:val="3D2308E2"/>
    <w:rsid w:val="3D254FAB"/>
    <w:rsid w:val="3D284BCC"/>
    <w:rsid w:val="3D2B5568"/>
    <w:rsid w:val="3D3047CC"/>
    <w:rsid w:val="3D315B48"/>
    <w:rsid w:val="3D3F5F64"/>
    <w:rsid w:val="3D415906"/>
    <w:rsid w:val="3D486234"/>
    <w:rsid w:val="3D4D6F36"/>
    <w:rsid w:val="3D541DC2"/>
    <w:rsid w:val="3D5562A7"/>
    <w:rsid w:val="3D575663"/>
    <w:rsid w:val="3D5807B5"/>
    <w:rsid w:val="3D6053AD"/>
    <w:rsid w:val="3D662A23"/>
    <w:rsid w:val="3D670751"/>
    <w:rsid w:val="3D7338E7"/>
    <w:rsid w:val="3D742CFB"/>
    <w:rsid w:val="3D7763ED"/>
    <w:rsid w:val="3D791DB8"/>
    <w:rsid w:val="3D7C075A"/>
    <w:rsid w:val="3D7D7D47"/>
    <w:rsid w:val="3D832580"/>
    <w:rsid w:val="3D835CE2"/>
    <w:rsid w:val="3D8F22E7"/>
    <w:rsid w:val="3D902CD5"/>
    <w:rsid w:val="3D925CC8"/>
    <w:rsid w:val="3D9C31AD"/>
    <w:rsid w:val="3D9F5CBC"/>
    <w:rsid w:val="3DAB2269"/>
    <w:rsid w:val="3DAC333C"/>
    <w:rsid w:val="3DB249C8"/>
    <w:rsid w:val="3DB26BBC"/>
    <w:rsid w:val="3DBC2AE5"/>
    <w:rsid w:val="3DBE4FC7"/>
    <w:rsid w:val="3DBF19C5"/>
    <w:rsid w:val="3DC61C48"/>
    <w:rsid w:val="3DC61CE8"/>
    <w:rsid w:val="3DCA7C1F"/>
    <w:rsid w:val="3DCB2E46"/>
    <w:rsid w:val="3DDA69B0"/>
    <w:rsid w:val="3DDC2553"/>
    <w:rsid w:val="3DE15842"/>
    <w:rsid w:val="3DE50642"/>
    <w:rsid w:val="3DE60EA8"/>
    <w:rsid w:val="3DF235A2"/>
    <w:rsid w:val="3DF44C11"/>
    <w:rsid w:val="3E204023"/>
    <w:rsid w:val="3E243BD8"/>
    <w:rsid w:val="3E2456C6"/>
    <w:rsid w:val="3E273830"/>
    <w:rsid w:val="3E301C8F"/>
    <w:rsid w:val="3E424B77"/>
    <w:rsid w:val="3E4B1BF2"/>
    <w:rsid w:val="3E570EDC"/>
    <w:rsid w:val="3E5853F7"/>
    <w:rsid w:val="3E650F65"/>
    <w:rsid w:val="3E687587"/>
    <w:rsid w:val="3E6A6742"/>
    <w:rsid w:val="3E6D0EFB"/>
    <w:rsid w:val="3E6F37B6"/>
    <w:rsid w:val="3E7078FF"/>
    <w:rsid w:val="3E7777B3"/>
    <w:rsid w:val="3E8154F3"/>
    <w:rsid w:val="3E835D0C"/>
    <w:rsid w:val="3E861B32"/>
    <w:rsid w:val="3E87597F"/>
    <w:rsid w:val="3E8C5015"/>
    <w:rsid w:val="3E8F327D"/>
    <w:rsid w:val="3E9855E9"/>
    <w:rsid w:val="3E9C5233"/>
    <w:rsid w:val="3E9D16F3"/>
    <w:rsid w:val="3EA85341"/>
    <w:rsid w:val="3EAE47E4"/>
    <w:rsid w:val="3ED2701E"/>
    <w:rsid w:val="3ED37C31"/>
    <w:rsid w:val="3EDB48DF"/>
    <w:rsid w:val="3EDF2612"/>
    <w:rsid w:val="3EE21D15"/>
    <w:rsid w:val="3EE9027E"/>
    <w:rsid w:val="3EED4D2E"/>
    <w:rsid w:val="3EF153B1"/>
    <w:rsid w:val="3EF15428"/>
    <w:rsid w:val="3EF536D9"/>
    <w:rsid w:val="3EF65508"/>
    <w:rsid w:val="3F0156CC"/>
    <w:rsid w:val="3F0321B4"/>
    <w:rsid w:val="3F06724C"/>
    <w:rsid w:val="3F110941"/>
    <w:rsid w:val="3F172C08"/>
    <w:rsid w:val="3F1B2D47"/>
    <w:rsid w:val="3F222947"/>
    <w:rsid w:val="3F22482A"/>
    <w:rsid w:val="3F2A3F58"/>
    <w:rsid w:val="3F2B75EB"/>
    <w:rsid w:val="3F2E7CED"/>
    <w:rsid w:val="3F3408B6"/>
    <w:rsid w:val="3F3B50E6"/>
    <w:rsid w:val="3F3F27D3"/>
    <w:rsid w:val="3F4C2329"/>
    <w:rsid w:val="3F4E2752"/>
    <w:rsid w:val="3F5264C6"/>
    <w:rsid w:val="3F593D3C"/>
    <w:rsid w:val="3F6F04BD"/>
    <w:rsid w:val="3F7038FB"/>
    <w:rsid w:val="3F7207FF"/>
    <w:rsid w:val="3F7304F0"/>
    <w:rsid w:val="3F7718EF"/>
    <w:rsid w:val="3F8437FB"/>
    <w:rsid w:val="3F9425EF"/>
    <w:rsid w:val="3F9A6E4A"/>
    <w:rsid w:val="3F9B50B4"/>
    <w:rsid w:val="3FA7730C"/>
    <w:rsid w:val="3FAD72E1"/>
    <w:rsid w:val="3FB47070"/>
    <w:rsid w:val="3FB52E16"/>
    <w:rsid w:val="3FBA4503"/>
    <w:rsid w:val="3FC06AE0"/>
    <w:rsid w:val="3FC81394"/>
    <w:rsid w:val="3FCA5119"/>
    <w:rsid w:val="3FCD25AD"/>
    <w:rsid w:val="3FD10EAA"/>
    <w:rsid w:val="3FD312FC"/>
    <w:rsid w:val="3FD61537"/>
    <w:rsid w:val="3FD738DE"/>
    <w:rsid w:val="3FDD1C29"/>
    <w:rsid w:val="3FE1072A"/>
    <w:rsid w:val="3FEB304C"/>
    <w:rsid w:val="3FF13CC1"/>
    <w:rsid w:val="3FF66B89"/>
    <w:rsid w:val="40115499"/>
    <w:rsid w:val="401373AE"/>
    <w:rsid w:val="4022102C"/>
    <w:rsid w:val="40251087"/>
    <w:rsid w:val="403379B1"/>
    <w:rsid w:val="403B6E44"/>
    <w:rsid w:val="403E5EA6"/>
    <w:rsid w:val="404B2D3D"/>
    <w:rsid w:val="404D6D8B"/>
    <w:rsid w:val="40532219"/>
    <w:rsid w:val="40536DD0"/>
    <w:rsid w:val="40576157"/>
    <w:rsid w:val="405B1672"/>
    <w:rsid w:val="40605B18"/>
    <w:rsid w:val="406B6785"/>
    <w:rsid w:val="40760959"/>
    <w:rsid w:val="4078418F"/>
    <w:rsid w:val="40784EA8"/>
    <w:rsid w:val="407C3E82"/>
    <w:rsid w:val="408704B4"/>
    <w:rsid w:val="40870722"/>
    <w:rsid w:val="408716A5"/>
    <w:rsid w:val="40901C40"/>
    <w:rsid w:val="409C7867"/>
    <w:rsid w:val="40A7368C"/>
    <w:rsid w:val="40B91618"/>
    <w:rsid w:val="40C27B4E"/>
    <w:rsid w:val="40C677CE"/>
    <w:rsid w:val="40C944D1"/>
    <w:rsid w:val="40CA6A51"/>
    <w:rsid w:val="40CC5DAD"/>
    <w:rsid w:val="40CE3EB6"/>
    <w:rsid w:val="40D02209"/>
    <w:rsid w:val="40D638B0"/>
    <w:rsid w:val="40DC5F51"/>
    <w:rsid w:val="40E508F0"/>
    <w:rsid w:val="40E51546"/>
    <w:rsid w:val="40ED7C03"/>
    <w:rsid w:val="40F10331"/>
    <w:rsid w:val="40FA740C"/>
    <w:rsid w:val="4107478E"/>
    <w:rsid w:val="410E6010"/>
    <w:rsid w:val="411E6372"/>
    <w:rsid w:val="41235EDD"/>
    <w:rsid w:val="4125198E"/>
    <w:rsid w:val="41344FC8"/>
    <w:rsid w:val="413D105C"/>
    <w:rsid w:val="41410A3F"/>
    <w:rsid w:val="4141291A"/>
    <w:rsid w:val="41412D72"/>
    <w:rsid w:val="41424F2B"/>
    <w:rsid w:val="41446F52"/>
    <w:rsid w:val="4144724A"/>
    <w:rsid w:val="4153733E"/>
    <w:rsid w:val="41547AC7"/>
    <w:rsid w:val="41550B5D"/>
    <w:rsid w:val="415557C3"/>
    <w:rsid w:val="41575D11"/>
    <w:rsid w:val="415768C0"/>
    <w:rsid w:val="41794A94"/>
    <w:rsid w:val="417C5188"/>
    <w:rsid w:val="417D7088"/>
    <w:rsid w:val="417F2208"/>
    <w:rsid w:val="417F4478"/>
    <w:rsid w:val="418641AB"/>
    <w:rsid w:val="418D4BF3"/>
    <w:rsid w:val="4191712C"/>
    <w:rsid w:val="41925126"/>
    <w:rsid w:val="41A71A00"/>
    <w:rsid w:val="41AF1AEE"/>
    <w:rsid w:val="41B00FAE"/>
    <w:rsid w:val="41B33186"/>
    <w:rsid w:val="41B55171"/>
    <w:rsid w:val="41B95491"/>
    <w:rsid w:val="41BA5D6E"/>
    <w:rsid w:val="41BF5EBB"/>
    <w:rsid w:val="41C06777"/>
    <w:rsid w:val="41C86694"/>
    <w:rsid w:val="41D6179B"/>
    <w:rsid w:val="41D66313"/>
    <w:rsid w:val="41D771A8"/>
    <w:rsid w:val="41D81700"/>
    <w:rsid w:val="41D848DC"/>
    <w:rsid w:val="41E02632"/>
    <w:rsid w:val="41E70281"/>
    <w:rsid w:val="41EA4567"/>
    <w:rsid w:val="41EA7ABA"/>
    <w:rsid w:val="41EB6CEB"/>
    <w:rsid w:val="41EC43C7"/>
    <w:rsid w:val="41F2066A"/>
    <w:rsid w:val="41F24626"/>
    <w:rsid w:val="41F73394"/>
    <w:rsid w:val="41F767B7"/>
    <w:rsid w:val="41FA08FF"/>
    <w:rsid w:val="42027EC3"/>
    <w:rsid w:val="420B01FF"/>
    <w:rsid w:val="420E30A1"/>
    <w:rsid w:val="42103FFA"/>
    <w:rsid w:val="421644CB"/>
    <w:rsid w:val="421C56FA"/>
    <w:rsid w:val="421E4EB1"/>
    <w:rsid w:val="422D2FD4"/>
    <w:rsid w:val="422E0B56"/>
    <w:rsid w:val="42330762"/>
    <w:rsid w:val="4233639C"/>
    <w:rsid w:val="423A2B82"/>
    <w:rsid w:val="423E3993"/>
    <w:rsid w:val="423E6AF1"/>
    <w:rsid w:val="424139CF"/>
    <w:rsid w:val="424322E4"/>
    <w:rsid w:val="42450FF0"/>
    <w:rsid w:val="42475BAE"/>
    <w:rsid w:val="424C5145"/>
    <w:rsid w:val="425117CC"/>
    <w:rsid w:val="42676D5F"/>
    <w:rsid w:val="42787E0A"/>
    <w:rsid w:val="427D1DCD"/>
    <w:rsid w:val="42854F31"/>
    <w:rsid w:val="42870AD3"/>
    <w:rsid w:val="428937EC"/>
    <w:rsid w:val="428A5BD4"/>
    <w:rsid w:val="42914C05"/>
    <w:rsid w:val="42927636"/>
    <w:rsid w:val="4297107D"/>
    <w:rsid w:val="42976F58"/>
    <w:rsid w:val="42A01917"/>
    <w:rsid w:val="42AD7556"/>
    <w:rsid w:val="42C9445B"/>
    <w:rsid w:val="42CF714F"/>
    <w:rsid w:val="42D41525"/>
    <w:rsid w:val="42D728D1"/>
    <w:rsid w:val="42E51282"/>
    <w:rsid w:val="42E640C3"/>
    <w:rsid w:val="42E65A79"/>
    <w:rsid w:val="42E777BA"/>
    <w:rsid w:val="42EB3DE5"/>
    <w:rsid w:val="42ED59DD"/>
    <w:rsid w:val="42EF46CF"/>
    <w:rsid w:val="42FB2454"/>
    <w:rsid w:val="42FD7A20"/>
    <w:rsid w:val="43020B8F"/>
    <w:rsid w:val="43044C8E"/>
    <w:rsid w:val="43061664"/>
    <w:rsid w:val="430B0FFD"/>
    <w:rsid w:val="430B6972"/>
    <w:rsid w:val="430C35E5"/>
    <w:rsid w:val="43117902"/>
    <w:rsid w:val="4312578A"/>
    <w:rsid w:val="43225E90"/>
    <w:rsid w:val="43233AF5"/>
    <w:rsid w:val="432C70A3"/>
    <w:rsid w:val="43307104"/>
    <w:rsid w:val="433A0161"/>
    <w:rsid w:val="434B2466"/>
    <w:rsid w:val="43542AFE"/>
    <w:rsid w:val="43567016"/>
    <w:rsid w:val="43635C26"/>
    <w:rsid w:val="4366474A"/>
    <w:rsid w:val="43684866"/>
    <w:rsid w:val="436A3A53"/>
    <w:rsid w:val="4374084D"/>
    <w:rsid w:val="43745DF9"/>
    <w:rsid w:val="437D364E"/>
    <w:rsid w:val="437D4E11"/>
    <w:rsid w:val="4381264F"/>
    <w:rsid w:val="43857A99"/>
    <w:rsid w:val="439C6AF8"/>
    <w:rsid w:val="439D37AB"/>
    <w:rsid w:val="439F51F9"/>
    <w:rsid w:val="43A2579B"/>
    <w:rsid w:val="43A67415"/>
    <w:rsid w:val="43A76BDF"/>
    <w:rsid w:val="43A83735"/>
    <w:rsid w:val="43A911E9"/>
    <w:rsid w:val="43AE3B73"/>
    <w:rsid w:val="43AE508A"/>
    <w:rsid w:val="43B06793"/>
    <w:rsid w:val="43BA7A74"/>
    <w:rsid w:val="43BB2C00"/>
    <w:rsid w:val="43BC218D"/>
    <w:rsid w:val="43C33CFA"/>
    <w:rsid w:val="43C73737"/>
    <w:rsid w:val="43C934C6"/>
    <w:rsid w:val="43C978EC"/>
    <w:rsid w:val="43CA00A7"/>
    <w:rsid w:val="43D050C7"/>
    <w:rsid w:val="43D40A3F"/>
    <w:rsid w:val="43D56E66"/>
    <w:rsid w:val="43EC2A8E"/>
    <w:rsid w:val="43F17157"/>
    <w:rsid w:val="43FB0CF6"/>
    <w:rsid w:val="43FF3D90"/>
    <w:rsid w:val="44097E5D"/>
    <w:rsid w:val="440E49D7"/>
    <w:rsid w:val="44106039"/>
    <w:rsid w:val="44126669"/>
    <w:rsid w:val="441C38BB"/>
    <w:rsid w:val="441D0ED6"/>
    <w:rsid w:val="441E2FE4"/>
    <w:rsid w:val="44200DF4"/>
    <w:rsid w:val="442B56CA"/>
    <w:rsid w:val="44341553"/>
    <w:rsid w:val="443541F6"/>
    <w:rsid w:val="44367502"/>
    <w:rsid w:val="44394789"/>
    <w:rsid w:val="443A5061"/>
    <w:rsid w:val="443B0359"/>
    <w:rsid w:val="443B232F"/>
    <w:rsid w:val="443E2D7C"/>
    <w:rsid w:val="444C3A13"/>
    <w:rsid w:val="445426CE"/>
    <w:rsid w:val="44546AFF"/>
    <w:rsid w:val="4455754B"/>
    <w:rsid w:val="445A26CE"/>
    <w:rsid w:val="445C6D38"/>
    <w:rsid w:val="445D2DB1"/>
    <w:rsid w:val="44701364"/>
    <w:rsid w:val="447E3F8B"/>
    <w:rsid w:val="448E60E2"/>
    <w:rsid w:val="4492148F"/>
    <w:rsid w:val="44A44B31"/>
    <w:rsid w:val="44B4333D"/>
    <w:rsid w:val="44B51FEE"/>
    <w:rsid w:val="44B67EA5"/>
    <w:rsid w:val="44BC19E8"/>
    <w:rsid w:val="44BC1B01"/>
    <w:rsid w:val="44BC42D3"/>
    <w:rsid w:val="44BD2222"/>
    <w:rsid w:val="44C06C00"/>
    <w:rsid w:val="44CE2A25"/>
    <w:rsid w:val="44D15748"/>
    <w:rsid w:val="44D37777"/>
    <w:rsid w:val="44D62EF9"/>
    <w:rsid w:val="44D96D67"/>
    <w:rsid w:val="44DB04A6"/>
    <w:rsid w:val="44E7097C"/>
    <w:rsid w:val="44EC3F54"/>
    <w:rsid w:val="44EE73E4"/>
    <w:rsid w:val="44F94247"/>
    <w:rsid w:val="44FE2B79"/>
    <w:rsid w:val="450705B5"/>
    <w:rsid w:val="450B0957"/>
    <w:rsid w:val="45164142"/>
    <w:rsid w:val="451F74B9"/>
    <w:rsid w:val="45245C22"/>
    <w:rsid w:val="452B3E0B"/>
    <w:rsid w:val="45375E45"/>
    <w:rsid w:val="45393054"/>
    <w:rsid w:val="453A516A"/>
    <w:rsid w:val="45400859"/>
    <w:rsid w:val="454A5D86"/>
    <w:rsid w:val="454F6440"/>
    <w:rsid w:val="4552346A"/>
    <w:rsid w:val="45527C62"/>
    <w:rsid w:val="45567C00"/>
    <w:rsid w:val="455E53AC"/>
    <w:rsid w:val="455F3D29"/>
    <w:rsid w:val="456248E2"/>
    <w:rsid w:val="45660705"/>
    <w:rsid w:val="456630B4"/>
    <w:rsid w:val="45680376"/>
    <w:rsid w:val="45682FBE"/>
    <w:rsid w:val="45693A1A"/>
    <w:rsid w:val="456C5FC2"/>
    <w:rsid w:val="457946F6"/>
    <w:rsid w:val="457D100B"/>
    <w:rsid w:val="457D64B5"/>
    <w:rsid w:val="457E16A3"/>
    <w:rsid w:val="457E3497"/>
    <w:rsid w:val="45837810"/>
    <w:rsid w:val="458836FB"/>
    <w:rsid w:val="458C6C5F"/>
    <w:rsid w:val="45944F21"/>
    <w:rsid w:val="459E7E37"/>
    <w:rsid w:val="45A76F46"/>
    <w:rsid w:val="45B70EAE"/>
    <w:rsid w:val="45BC6055"/>
    <w:rsid w:val="45BD4295"/>
    <w:rsid w:val="45BF0112"/>
    <w:rsid w:val="45CD54CB"/>
    <w:rsid w:val="45D959DD"/>
    <w:rsid w:val="45E003FF"/>
    <w:rsid w:val="45E13AED"/>
    <w:rsid w:val="45E56561"/>
    <w:rsid w:val="45F20B22"/>
    <w:rsid w:val="45F35A3E"/>
    <w:rsid w:val="45FB1C04"/>
    <w:rsid w:val="45FC3FA1"/>
    <w:rsid w:val="45FF13DC"/>
    <w:rsid w:val="46043D83"/>
    <w:rsid w:val="460D010A"/>
    <w:rsid w:val="461364D7"/>
    <w:rsid w:val="46181912"/>
    <w:rsid w:val="461C5875"/>
    <w:rsid w:val="461E26FA"/>
    <w:rsid w:val="46263052"/>
    <w:rsid w:val="462F619C"/>
    <w:rsid w:val="46330FE5"/>
    <w:rsid w:val="46342D14"/>
    <w:rsid w:val="46423CF5"/>
    <w:rsid w:val="46465D9B"/>
    <w:rsid w:val="464F6DC5"/>
    <w:rsid w:val="46553D3D"/>
    <w:rsid w:val="466B12AE"/>
    <w:rsid w:val="467D1668"/>
    <w:rsid w:val="467F040B"/>
    <w:rsid w:val="467F6216"/>
    <w:rsid w:val="46801F80"/>
    <w:rsid w:val="46867ABE"/>
    <w:rsid w:val="46881729"/>
    <w:rsid w:val="468D1033"/>
    <w:rsid w:val="468E6980"/>
    <w:rsid w:val="46956054"/>
    <w:rsid w:val="469631E3"/>
    <w:rsid w:val="46AB6D9F"/>
    <w:rsid w:val="46B0047B"/>
    <w:rsid w:val="46B61A4C"/>
    <w:rsid w:val="46C416F8"/>
    <w:rsid w:val="46C6074D"/>
    <w:rsid w:val="46C8164C"/>
    <w:rsid w:val="46D36246"/>
    <w:rsid w:val="46D3741B"/>
    <w:rsid w:val="46D56B2E"/>
    <w:rsid w:val="46D909A6"/>
    <w:rsid w:val="46D95665"/>
    <w:rsid w:val="46DD661C"/>
    <w:rsid w:val="46E63708"/>
    <w:rsid w:val="46E834EC"/>
    <w:rsid w:val="46EB72D0"/>
    <w:rsid w:val="46EF78FB"/>
    <w:rsid w:val="46F330B2"/>
    <w:rsid w:val="46FC292D"/>
    <w:rsid w:val="47002F5E"/>
    <w:rsid w:val="470046FC"/>
    <w:rsid w:val="47134CBF"/>
    <w:rsid w:val="471A568A"/>
    <w:rsid w:val="471B4F43"/>
    <w:rsid w:val="471D5493"/>
    <w:rsid w:val="472026F9"/>
    <w:rsid w:val="47267716"/>
    <w:rsid w:val="473E2880"/>
    <w:rsid w:val="473F5A62"/>
    <w:rsid w:val="474807BC"/>
    <w:rsid w:val="474941C6"/>
    <w:rsid w:val="474B035D"/>
    <w:rsid w:val="474B665B"/>
    <w:rsid w:val="474D1284"/>
    <w:rsid w:val="474D1A31"/>
    <w:rsid w:val="475C597E"/>
    <w:rsid w:val="475C77CB"/>
    <w:rsid w:val="475D78F9"/>
    <w:rsid w:val="475F0D74"/>
    <w:rsid w:val="476012CC"/>
    <w:rsid w:val="47640896"/>
    <w:rsid w:val="47641958"/>
    <w:rsid w:val="476E4017"/>
    <w:rsid w:val="47735963"/>
    <w:rsid w:val="477F558F"/>
    <w:rsid w:val="478242DF"/>
    <w:rsid w:val="4783737D"/>
    <w:rsid w:val="478445CA"/>
    <w:rsid w:val="4785041D"/>
    <w:rsid w:val="478B7411"/>
    <w:rsid w:val="478E1120"/>
    <w:rsid w:val="478F3DC7"/>
    <w:rsid w:val="4795145F"/>
    <w:rsid w:val="4797140F"/>
    <w:rsid w:val="479C1368"/>
    <w:rsid w:val="479D3A3F"/>
    <w:rsid w:val="479E25B8"/>
    <w:rsid w:val="47A81ACC"/>
    <w:rsid w:val="47AB6F1D"/>
    <w:rsid w:val="47AF4784"/>
    <w:rsid w:val="47B26EAA"/>
    <w:rsid w:val="47B86C52"/>
    <w:rsid w:val="47B948D2"/>
    <w:rsid w:val="47BB1907"/>
    <w:rsid w:val="47BB411C"/>
    <w:rsid w:val="47C24DBE"/>
    <w:rsid w:val="47C71F86"/>
    <w:rsid w:val="47CB6DE7"/>
    <w:rsid w:val="47CD0E37"/>
    <w:rsid w:val="47CF01A7"/>
    <w:rsid w:val="47D11782"/>
    <w:rsid w:val="47D516BA"/>
    <w:rsid w:val="47D55F6E"/>
    <w:rsid w:val="47D66B94"/>
    <w:rsid w:val="47DD4C95"/>
    <w:rsid w:val="47EC7C97"/>
    <w:rsid w:val="47FB5EFD"/>
    <w:rsid w:val="480270AC"/>
    <w:rsid w:val="4805372B"/>
    <w:rsid w:val="4808456C"/>
    <w:rsid w:val="48111382"/>
    <w:rsid w:val="48151C30"/>
    <w:rsid w:val="481943FC"/>
    <w:rsid w:val="481F76E0"/>
    <w:rsid w:val="482B7BFE"/>
    <w:rsid w:val="482C6875"/>
    <w:rsid w:val="482F2A7F"/>
    <w:rsid w:val="483048AA"/>
    <w:rsid w:val="483A192B"/>
    <w:rsid w:val="483E145B"/>
    <w:rsid w:val="48431620"/>
    <w:rsid w:val="484815E3"/>
    <w:rsid w:val="4848335F"/>
    <w:rsid w:val="485915B0"/>
    <w:rsid w:val="485B0679"/>
    <w:rsid w:val="485C5346"/>
    <w:rsid w:val="485D3F6B"/>
    <w:rsid w:val="486258C3"/>
    <w:rsid w:val="486A50F8"/>
    <w:rsid w:val="486F620A"/>
    <w:rsid w:val="487207E0"/>
    <w:rsid w:val="48783014"/>
    <w:rsid w:val="487B32AB"/>
    <w:rsid w:val="487D5733"/>
    <w:rsid w:val="488600BA"/>
    <w:rsid w:val="488A176A"/>
    <w:rsid w:val="488A4BFB"/>
    <w:rsid w:val="48923047"/>
    <w:rsid w:val="489759C4"/>
    <w:rsid w:val="489B19A6"/>
    <w:rsid w:val="48A072E8"/>
    <w:rsid w:val="48A83036"/>
    <w:rsid w:val="48AC53E6"/>
    <w:rsid w:val="48B62806"/>
    <w:rsid w:val="48C13C82"/>
    <w:rsid w:val="48C276CF"/>
    <w:rsid w:val="48C602C1"/>
    <w:rsid w:val="48C875BE"/>
    <w:rsid w:val="48CA704C"/>
    <w:rsid w:val="48CC7608"/>
    <w:rsid w:val="48D70D61"/>
    <w:rsid w:val="48DE5BEE"/>
    <w:rsid w:val="48E52767"/>
    <w:rsid w:val="48E67E5C"/>
    <w:rsid w:val="48E87DC4"/>
    <w:rsid w:val="48FC49E1"/>
    <w:rsid w:val="4902059E"/>
    <w:rsid w:val="49082794"/>
    <w:rsid w:val="49207D2A"/>
    <w:rsid w:val="4937340B"/>
    <w:rsid w:val="49376F16"/>
    <w:rsid w:val="49382D63"/>
    <w:rsid w:val="493B58A9"/>
    <w:rsid w:val="493B75FE"/>
    <w:rsid w:val="493F7ED3"/>
    <w:rsid w:val="49435822"/>
    <w:rsid w:val="494D03B1"/>
    <w:rsid w:val="49534968"/>
    <w:rsid w:val="49572651"/>
    <w:rsid w:val="49585E32"/>
    <w:rsid w:val="49640892"/>
    <w:rsid w:val="49652592"/>
    <w:rsid w:val="49694733"/>
    <w:rsid w:val="496C3AAD"/>
    <w:rsid w:val="496F3E37"/>
    <w:rsid w:val="4970606E"/>
    <w:rsid w:val="497166EC"/>
    <w:rsid w:val="49720E8B"/>
    <w:rsid w:val="49750B0F"/>
    <w:rsid w:val="499321BE"/>
    <w:rsid w:val="49996DBA"/>
    <w:rsid w:val="49A443A5"/>
    <w:rsid w:val="49A560A2"/>
    <w:rsid w:val="49B9624A"/>
    <w:rsid w:val="49B97C07"/>
    <w:rsid w:val="49BD3C89"/>
    <w:rsid w:val="49BE31EC"/>
    <w:rsid w:val="49BE577B"/>
    <w:rsid w:val="49CA0766"/>
    <w:rsid w:val="49D12CED"/>
    <w:rsid w:val="49D26AC5"/>
    <w:rsid w:val="49F079CA"/>
    <w:rsid w:val="49F82217"/>
    <w:rsid w:val="49FA711F"/>
    <w:rsid w:val="49FC4406"/>
    <w:rsid w:val="49FE2936"/>
    <w:rsid w:val="4A075FAD"/>
    <w:rsid w:val="4A096920"/>
    <w:rsid w:val="4A0B15EE"/>
    <w:rsid w:val="4A0C1326"/>
    <w:rsid w:val="4A1115A3"/>
    <w:rsid w:val="4A145B43"/>
    <w:rsid w:val="4A1736E4"/>
    <w:rsid w:val="4A19047C"/>
    <w:rsid w:val="4A21037E"/>
    <w:rsid w:val="4A221CF6"/>
    <w:rsid w:val="4A264E73"/>
    <w:rsid w:val="4A2C050C"/>
    <w:rsid w:val="4A2F6442"/>
    <w:rsid w:val="4A305F7F"/>
    <w:rsid w:val="4A323327"/>
    <w:rsid w:val="4A3B1E99"/>
    <w:rsid w:val="4A3B3260"/>
    <w:rsid w:val="4A3D4E02"/>
    <w:rsid w:val="4A464AEC"/>
    <w:rsid w:val="4A586E44"/>
    <w:rsid w:val="4A5B691A"/>
    <w:rsid w:val="4A5D3132"/>
    <w:rsid w:val="4A66010C"/>
    <w:rsid w:val="4A671A7A"/>
    <w:rsid w:val="4A75402B"/>
    <w:rsid w:val="4A755A23"/>
    <w:rsid w:val="4A7C7F4E"/>
    <w:rsid w:val="4A814105"/>
    <w:rsid w:val="4A8B31C1"/>
    <w:rsid w:val="4A8D522A"/>
    <w:rsid w:val="4A9A0736"/>
    <w:rsid w:val="4A9C0EA5"/>
    <w:rsid w:val="4A9C6A69"/>
    <w:rsid w:val="4A9D18F9"/>
    <w:rsid w:val="4A9D7745"/>
    <w:rsid w:val="4A9E5455"/>
    <w:rsid w:val="4AA55923"/>
    <w:rsid w:val="4AA75DB0"/>
    <w:rsid w:val="4AA87F52"/>
    <w:rsid w:val="4AB06A96"/>
    <w:rsid w:val="4AB15139"/>
    <w:rsid w:val="4AB932AE"/>
    <w:rsid w:val="4AB96A81"/>
    <w:rsid w:val="4ACE0D5D"/>
    <w:rsid w:val="4AD34E21"/>
    <w:rsid w:val="4AD416DE"/>
    <w:rsid w:val="4AD511E4"/>
    <w:rsid w:val="4AE31531"/>
    <w:rsid w:val="4AE54F11"/>
    <w:rsid w:val="4AE761D2"/>
    <w:rsid w:val="4AE95DA2"/>
    <w:rsid w:val="4AF13333"/>
    <w:rsid w:val="4AFC5ABF"/>
    <w:rsid w:val="4B00470D"/>
    <w:rsid w:val="4B047423"/>
    <w:rsid w:val="4B086859"/>
    <w:rsid w:val="4B1904A2"/>
    <w:rsid w:val="4B1A0091"/>
    <w:rsid w:val="4B1E66C3"/>
    <w:rsid w:val="4B2608B2"/>
    <w:rsid w:val="4B2B2807"/>
    <w:rsid w:val="4B2C68A5"/>
    <w:rsid w:val="4B3D6C38"/>
    <w:rsid w:val="4B40669F"/>
    <w:rsid w:val="4B442707"/>
    <w:rsid w:val="4B4D152D"/>
    <w:rsid w:val="4B4F193D"/>
    <w:rsid w:val="4B524D38"/>
    <w:rsid w:val="4B5C66AF"/>
    <w:rsid w:val="4B625376"/>
    <w:rsid w:val="4B6563FC"/>
    <w:rsid w:val="4B716941"/>
    <w:rsid w:val="4B807D35"/>
    <w:rsid w:val="4B830BDC"/>
    <w:rsid w:val="4B8374E1"/>
    <w:rsid w:val="4B87062B"/>
    <w:rsid w:val="4B8773F9"/>
    <w:rsid w:val="4B921B5E"/>
    <w:rsid w:val="4B922281"/>
    <w:rsid w:val="4BA93685"/>
    <w:rsid w:val="4BC23BD5"/>
    <w:rsid w:val="4BC325C9"/>
    <w:rsid w:val="4BC40D98"/>
    <w:rsid w:val="4BC94AFB"/>
    <w:rsid w:val="4BC9732E"/>
    <w:rsid w:val="4BCA2759"/>
    <w:rsid w:val="4BCA2F10"/>
    <w:rsid w:val="4BCF5A2D"/>
    <w:rsid w:val="4BD158C1"/>
    <w:rsid w:val="4BD73383"/>
    <w:rsid w:val="4BD81249"/>
    <w:rsid w:val="4BE0268A"/>
    <w:rsid w:val="4BE13FBA"/>
    <w:rsid w:val="4BE563DB"/>
    <w:rsid w:val="4BE6216C"/>
    <w:rsid w:val="4BE76938"/>
    <w:rsid w:val="4BF7051D"/>
    <w:rsid w:val="4BF92A04"/>
    <w:rsid w:val="4BFD35DC"/>
    <w:rsid w:val="4C0E7E1A"/>
    <w:rsid w:val="4C1217F0"/>
    <w:rsid w:val="4C131D0A"/>
    <w:rsid w:val="4C145A19"/>
    <w:rsid w:val="4C1E1C6F"/>
    <w:rsid w:val="4C203354"/>
    <w:rsid w:val="4C2837E8"/>
    <w:rsid w:val="4C296BD7"/>
    <w:rsid w:val="4C2D0BE5"/>
    <w:rsid w:val="4C350490"/>
    <w:rsid w:val="4C3820A1"/>
    <w:rsid w:val="4C3D0F82"/>
    <w:rsid w:val="4C421079"/>
    <w:rsid w:val="4C4D73F5"/>
    <w:rsid w:val="4C526E7C"/>
    <w:rsid w:val="4C555823"/>
    <w:rsid w:val="4C58264F"/>
    <w:rsid w:val="4C5D7DB2"/>
    <w:rsid w:val="4C6365BF"/>
    <w:rsid w:val="4C654A6D"/>
    <w:rsid w:val="4C8321C3"/>
    <w:rsid w:val="4C867824"/>
    <w:rsid w:val="4C8A0FB0"/>
    <w:rsid w:val="4C9B3E62"/>
    <w:rsid w:val="4CA915C5"/>
    <w:rsid w:val="4CBD00BB"/>
    <w:rsid w:val="4CBE6DE4"/>
    <w:rsid w:val="4CBF0341"/>
    <w:rsid w:val="4CCB6326"/>
    <w:rsid w:val="4CCC678F"/>
    <w:rsid w:val="4CCD5A94"/>
    <w:rsid w:val="4CCE3B46"/>
    <w:rsid w:val="4CD4160A"/>
    <w:rsid w:val="4CD57384"/>
    <w:rsid w:val="4CDE0688"/>
    <w:rsid w:val="4CDE1BE1"/>
    <w:rsid w:val="4CDF09CD"/>
    <w:rsid w:val="4CE52DA9"/>
    <w:rsid w:val="4CE90EF3"/>
    <w:rsid w:val="4CE93F80"/>
    <w:rsid w:val="4CF52FCA"/>
    <w:rsid w:val="4CF6484B"/>
    <w:rsid w:val="4CFC172B"/>
    <w:rsid w:val="4CFE1BAC"/>
    <w:rsid w:val="4D003315"/>
    <w:rsid w:val="4D057DBE"/>
    <w:rsid w:val="4D0B4F19"/>
    <w:rsid w:val="4D0D4CA2"/>
    <w:rsid w:val="4D0F5578"/>
    <w:rsid w:val="4D177186"/>
    <w:rsid w:val="4D355633"/>
    <w:rsid w:val="4D3A1234"/>
    <w:rsid w:val="4D471F1B"/>
    <w:rsid w:val="4D475B9C"/>
    <w:rsid w:val="4D486C87"/>
    <w:rsid w:val="4D4A5DC9"/>
    <w:rsid w:val="4D5C6609"/>
    <w:rsid w:val="4D720B94"/>
    <w:rsid w:val="4D7971BD"/>
    <w:rsid w:val="4D8B3542"/>
    <w:rsid w:val="4D915FEB"/>
    <w:rsid w:val="4D9D1AEE"/>
    <w:rsid w:val="4DA674D8"/>
    <w:rsid w:val="4DB57890"/>
    <w:rsid w:val="4DB83A7C"/>
    <w:rsid w:val="4DBC308E"/>
    <w:rsid w:val="4DC43201"/>
    <w:rsid w:val="4DCB336B"/>
    <w:rsid w:val="4DDC131A"/>
    <w:rsid w:val="4DE26BF8"/>
    <w:rsid w:val="4DE33BA4"/>
    <w:rsid w:val="4DE91A47"/>
    <w:rsid w:val="4DF8120E"/>
    <w:rsid w:val="4DFA2DDE"/>
    <w:rsid w:val="4DFC137C"/>
    <w:rsid w:val="4DFC3C3F"/>
    <w:rsid w:val="4DFF2135"/>
    <w:rsid w:val="4E006352"/>
    <w:rsid w:val="4E0668E3"/>
    <w:rsid w:val="4E0E7452"/>
    <w:rsid w:val="4E1110E3"/>
    <w:rsid w:val="4E1F5BDB"/>
    <w:rsid w:val="4E20328B"/>
    <w:rsid w:val="4E22500A"/>
    <w:rsid w:val="4E2B2960"/>
    <w:rsid w:val="4E2D092F"/>
    <w:rsid w:val="4E2D44AD"/>
    <w:rsid w:val="4E352491"/>
    <w:rsid w:val="4E366E29"/>
    <w:rsid w:val="4E3846CB"/>
    <w:rsid w:val="4E386644"/>
    <w:rsid w:val="4E3F0F6C"/>
    <w:rsid w:val="4E597510"/>
    <w:rsid w:val="4E5E5A27"/>
    <w:rsid w:val="4E5F428F"/>
    <w:rsid w:val="4E663598"/>
    <w:rsid w:val="4E6E44FC"/>
    <w:rsid w:val="4E7178B9"/>
    <w:rsid w:val="4E811388"/>
    <w:rsid w:val="4E845126"/>
    <w:rsid w:val="4E87470A"/>
    <w:rsid w:val="4E8855CF"/>
    <w:rsid w:val="4E8A6B5B"/>
    <w:rsid w:val="4E967E4E"/>
    <w:rsid w:val="4E9A54C9"/>
    <w:rsid w:val="4EB346B5"/>
    <w:rsid w:val="4EB369E0"/>
    <w:rsid w:val="4EB64A3C"/>
    <w:rsid w:val="4EC65A27"/>
    <w:rsid w:val="4EC9140E"/>
    <w:rsid w:val="4ED16D2B"/>
    <w:rsid w:val="4ED310BF"/>
    <w:rsid w:val="4EDF00BE"/>
    <w:rsid w:val="4EE06057"/>
    <w:rsid w:val="4EE2573C"/>
    <w:rsid w:val="4EE363F9"/>
    <w:rsid w:val="4EE702D1"/>
    <w:rsid w:val="4EE71AC2"/>
    <w:rsid w:val="4EEB1A14"/>
    <w:rsid w:val="4EEC54E7"/>
    <w:rsid w:val="4EF057BB"/>
    <w:rsid w:val="4EF21946"/>
    <w:rsid w:val="4EFE67CF"/>
    <w:rsid w:val="4EFF5982"/>
    <w:rsid w:val="4F056AE4"/>
    <w:rsid w:val="4F0F46EB"/>
    <w:rsid w:val="4F2D226D"/>
    <w:rsid w:val="4F2E42EF"/>
    <w:rsid w:val="4F3028E7"/>
    <w:rsid w:val="4F302F2A"/>
    <w:rsid w:val="4F310E48"/>
    <w:rsid w:val="4F3429EA"/>
    <w:rsid w:val="4F3607E1"/>
    <w:rsid w:val="4F4B63F4"/>
    <w:rsid w:val="4F54508F"/>
    <w:rsid w:val="4F580FBA"/>
    <w:rsid w:val="4F581B8E"/>
    <w:rsid w:val="4F6C63CC"/>
    <w:rsid w:val="4F6C6BA5"/>
    <w:rsid w:val="4F6D5291"/>
    <w:rsid w:val="4F6D7E0A"/>
    <w:rsid w:val="4F7222CA"/>
    <w:rsid w:val="4F76650E"/>
    <w:rsid w:val="4F782D35"/>
    <w:rsid w:val="4F82491D"/>
    <w:rsid w:val="4F8315BA"/>
    <w:rsid w:val="4F89380C"/>
    <w:rsid w:val="4F895E36"/>
    <w:rsid w:val="4F8E48B6"/>
    <w:rsid w:val="4F9024FE"/>
    <w:rsid w:val="4F992043"/>
    <w:rsid w:val="4F9967A7"/>
    <w:rsid w:val="4FA13BF6"/>
    <w:rsid w:val="4FA2350F"/>
    <w:rsid w:val="4FA4767D"/>
    <w:rsid w:val="4FAC2C79"/>
    <w:rsid w:val="4FAD0551"/>
    <w:rsid w:val="4FB05EF2"/>
    <w:rsid w:val="4FB33B53"/>
    <w:rsid w:val="4FBD7517"/>
    <w:rsid w:val="4FC000E6"/>
    <w:rsid w:val="4FD25B30"/>
    <w:rsid w:val="4FD8253E"/>
    <w:rsid w:val="4FD844C4"/>
    <w:rsid w:val="4FDC3E12"/>
    <w:rsid w:val="4FDD3CA7"/>
    <w:rsid w:val="4FE24DE1"/>
    <w:rsid w:val="4FE32A5F"/>
    <w:rsid w:val="4FF241DC"/>
    <w:rsid w:val="4FFB0D95"/>
    <w:rsid w:val="50002D0D"/>
    <w:rsid w:val="50006C94"/>
    <w:rsid w:val="500A3D6F"/>
    <w:rsid w:val="5015313C"/>
    <w:rsid w:val="501B1BEF"/>
    <w:rsid w:val="50210400"/>
    <w:rsid w:val="502B7317"/>
    <w:rsid w:val="50326961"/>
    <w:rsid w:val="5037355F"/>
    <w:rsid w:val="50373E58"/>
    <w:rsid w:val="503902D0"/>
    <w:rsid w:val="5039669F"/>
    <w:rsid w:val="5040627A"/>
    <w:rsid w:val="50443238"/>
    <w:rsid w:val="50453743"/>
    <w:rsid w:val="50480362"/>
    <w:rsid w:val="50483E12"/>
    <w:rsid w:val="50535F34"/>
    <w:rsid w:val="505A01CA"/>
    <w:rsid w:val="505E021D"/>
    <w:rsid w:val="506C39AE"/>
    <w:rsid w:val="506F224B"/>
    <w:rsid w:val="50705F8B"/>
    <w:rsid w:val="507E220B"/>
    <w:rsid w:val="508310DB"/>
    <w:rsid w:val="50857FD0"/>
    <w:rsid w:val="508D3DDD"/>
    <w:rsid w:val="50955C30"/>
    <w:rsid w:val="509C191A"/>
    <w:rsid w:val="50AB4955"/>
    <w:rsid w:val="50B0692D"/>
    <w:rsid w:val="50B92BAC"/>
    <w:rsid w:val="50C82238"/>
    <w:rsid w:val="50D545E7"/>
    <w:rsid w:val="50D97698"/>
    <w:rsid w:val="50DB14E9"/>
    <w:rsid w:val="50E73ED0"/>
    <w:rsid w:val="50E9641B"/>
    <w:rsid w:val="50F813F3"/>
    <w:rsid w:val="50FB391F"/>
    <w:rsid w:val="51024942"/>
    <w:rsid w:val="510421C4"/>
    <w:rsid w:val="510658A9"/>
    <w:rsid w:val="5112442D"/>
    <w:rsid w:val="511273B7"/>
    <w:rsid w:val="511369B3"/>
    <w:rsid w:val="51171F82"/>
    <w:rsid w:val="51177E0A"/>
    <w:rsid w:val="511F7B08"/>
    <w:rsid w:val="5127080B"/>
    <w:rsid w:val="5133006B"/>
    <w:rsid w:val="5134182F"/>
    <w:rsid w:val="5135258B"/>
    <w:rsid w:val="51405A05"/>
    <w:rsid w:val="514112EB"/>
    <w:rsid w:val="51424612"/>
    <w:rsid w:val="51456C94"/>
    <w:rsid w:val="514B660F"/>
    <w:rsid w:val="514E5B55"/>
    <w:rsid w:val="5152494C"/>
    <w:rsid w:val="515543D9"/>
    <w:rsid w:val="515C5C04"/>
    <w:rsid w:val="515E176A"/>
    <w:rsid w:val="515E5987"/>
    <w:rsid w:val="51623118"/>
    <w:rsid w:val="51662DBE"/>
    <w:rsid w:val="51670B1F"/>
    <w:rsid w:val="516E0F34"/>
    <w:rsid w:val="516F1ABD"/>
    <w:rsid w:val="517029AE"/>
    <w:rsid w:val="51712A54"/>
    <w:rsid w:val="517C215D"/>
    <w:rsid w:val="517C2EDF"/>
    <w:rsid w:val="517F1F99"/>
    <w:rsid w:val="5183340B"/>
    <w:rsid w:val="518A6F58"/>
    <w:rsid w:val="51A120A3"/>
    <w:rsid w:val="51A5185D"/>
    <w:rsid w:val="51A94481"/>
    <w:rsid w:val="51AF1C55"/>
    <w:rsid w:val="51AF2FB9"/>
    <w:rsid w:val="51B46741"/>
    <w:rsid w:val="51B62144"/>
    <w:rsid w:val="51BF760C"/>
    <w:rsid w:val="51C242B3"/>
    <w:rsid w:val="51C31E73"/>
    <w:rsid w:val="51D431B2"/>
    <w:rsid w:val="51D61D47"/>
    <w:rsid w:val="51DE6241"/>
    <w:rsid w:val="51DE726E"/>
    <w:rsid w:val="51E01830"/>
    <w:rsid w:val="51E82037"/>
    <w:rsid w:val="51EA5B31"/>
    <w:rsid w:val="51F3336D"/>
    <w:rsid w:val="51FA5C43"/>
    <w:rsid w:val="51FC5E38"/>
    <w:rsid w:val="52071CA7"/>
    <w:rsid w:val="52117992"/>
    <w:rsid w:val="52140DBF"/>
    <w:rsid w:val="521C185E"/>
    <w:rsid w:val="522017CC"/>
    <w:rsid w:val="522235EF"/>
    <w:rsid w:val="52332EAB"/>
    <w:rsid w:val="52344B6D"/>
    <w:rsid w:val="52367053"/>
    <w:rsid w:val="523B7B6E"/>
    <w:rsid w:val="524248F6"/>
    <w:rsid w:val="524533D7"/>
    <w:rsid w:val="52514FC4"/>
    <w:rsid w:val="52543775"/>
    <w:rsid w:val="52646424"/>
    <w:rsid w:val="52652BF4"/>
    <w:rsid w:val="526E1C0A"/>
    <w:rsid w:val="52707BA8"/>
    <w:rsid w:val="527126E9"/>
    <w:rsid w:val="52800BB4"/>
    <w:rsid w:val="5280540F"/>
    <w:rsid w:val="52815DAB"/>
    <w:rsid w:val="52835827"/>
    <w:rsid w:val="52882250"/>
    <w:rsid w:val="52885A66"/>
    <w:rsid w:val="52885F15"/>
    <w:rsid w:val="528B3C2B"/>
    <w:rsid w:val="528E5EFF"/>
    <w:rsid w:val="52950DFF"/>
    <w:rsid w:val="529533B0"/>
    <w:rsid w:val="52963239"/>
    <w:rsid w:val="52A0293C"/>
    <w:rsid w:val="52A529F9"/>
    <w:rsid w:val="52A55427"/>
    <w:rsid w:val="52AD45F4"/>
    <w:rsid w:val="52B14E19"/>
    <w:rsid w:val="52B21835"/>
    <w:rsid w:val="52B75B9F"/>
    <w:rsid w:val="52BB4A89"/>
    <w:rsid w:val="52BC6959"/>
    <w:rsid w:val="52C62D39"/>
    <w:rsid w:val="52D01683"/>
    <w:rsid w:val="52D22EEF"/>
    <w:rsid w:val="52D36E82"/>
    <w:rsid w:val="52D54C10"/>
    <w:rsid w:val="52D704E4"/>
    <w:rsid w:val="52D70B6D"/>
    <w:rsid w:val="52DA2A4B"/>
    <w:rsid w:val="52DE0759"/>
    <w:rsid w:val="52E6203B"/>
    <w:rsid w:val="52EE0AC4"/>
    <w:rsid w:val="52F6455E"/>
    <w:rsid w:val="52F65C4F"/>
    <w:rsid w:val="530A2100"/>
    <w:rsid w:val="530F3E25"/>
    <w:rsid w:val="531127EB"/>
    <w:rsid w:val="53113978"/>
    <w:rsid w:val="53161F0E"/>
    <w:rsid w:val="53220201"/>
    <w:rsid w:val="532233E1"/>
    <w:rsid w:val="532373DD"/>
    <w:rsid w:val="5325453D"/>
    <w:rsid w:val="532C61DE"/>
    <w:rsid w:val="532E3FCF"/>
    <w:rsid w:val="533005D8"/>
    <w:rsid w:val="533171B0"/>
    <w:rsid w:val="53467190"/>
    <w:rsid w:val="534820EA"/>
    <w:rsid w:val="534B1A9A"/>
    <w:rsid w:val="53595CD5"/>
    <w:rsid w:val="53604481"/>
    <w:rsid w:val="53635186"/>
    <w:rsid w:val="536457C1"/>
    <w:rsid w:val="536E745B"/>
    <w:rsid w:val="536F69A0"/>
    <w:rsid w:val="53720B90"/>
    <w:rsid w:val="53894DE6"/>
    <w:rsid w:val="539E4E00"/>
    <w:rsid w:val="53A57ED9"/>
    <w:rsid w:val="53AC26B2"/>
    <w:rsid w:val="53AD0EC9"/>
    <w:rsid w:val="53AE33E4"/>
    <w:rsid w:val="53AE5DB4"/>
    <w:rsid w:val="53B66EAA"/>
    <w:rsid w:val="53C3735D"/>
    <w:rsid w:val="53CB3B26"/>
    <w:rsid w:val="53D24F7B"/>
    <w:rsid w:val="53D338A9"/>
    <w:rsid w:val="53DE6F95"/>
    <w:rsid w:val="53DE724F"/>
    <w:rsid w:val="53E3170C"/>
    <w:rsid w:val="53E33045"/>
    <w:rsid w:val="53E82C8B"/>
    <w:rsid w:val="53E9378A"/>
    <w:rsid w:val="53F1156F"/>
    <w:rsid w:val="53F75DA3"/>
    <w:rsid w:val="53F96EA1"/>
    <w:rsid w:val="53FF0A0C"/>
    <w:rsid w:val="540330F0"/>
    <w:rsid w:val="541869FD"/>
    <w:rsid w:val="541E6824"/>
    <w:rsid w:val="541E7E43"/>
    <w:rsid w:val="5420319F"/>
    <w:rsid w:val="54245EA1"/>
    <w:rsid w:val="542A1E1E"/>
    <w:rsid w:val="542B0F2D"/>
    <w:rsid w:val="543073C7"/>
    <w:rsid w:val="54350860"/>
    <w:rsid w:val="54372291"/>
    <w:rsid w:val="543A259A"/>
    <w:rsid w:val="543C2EEA"/>
    <w:rsid w:val="543C7EBC"/>
    <w:rsid w:val="543F2D4A"/>
    <w:rsid w:val="543F4728"/>
    <w:rsid w:val="5442509E"/>
    <w:rsid w:val="54426E97"/>
    <w:rsid w:val="544302C4"/>
    <w:rsid w:val="544713CF"/>
    <w:rsid w:val="544D13BD"/>
    <w:rsid w:val="54510985"/>
    <w:rsid w:val="54582EBB"/>
    <w:rsid w:val="545D6310"/>
    <w:rsid w:val="545E38BC"/>
    <w:rsid w:val="545F3E0B"/>
    <w:rsid w:val="546351FF"/>
    <w:rsid w:val="546576CB"/>
    <w:rsid w:val="54663CCC"/>
    <w:rsid w:val="546E069B"/>
    <w:rsid w:val="546E44B6"/>
    <w:rsid w:val="546F22BC"/>
    <w:rsid w:val="54742371"/>
    <w:rsid w:val="5476170D"/>
    <w:rsid w:val="547717EC"/>
    <w:rsid w:val="547C6480"/>
    <w:rsid w:val="547C6DB0"/>
    <w:rsid w:val="547F73DB"/>
    <w:rsid w:val="548330AC"/>
    <w:rsid w:val="54842F72"/>
    <w:rsid w:val="54877702"/>
    <w:rsid w:val="548A5454"/>
    <w:rsid w:val="548E6A8C"/>
    <w:rsid w:val="549373B6"/>
    <w:rsid w:val="54953630"/>
    <w:rsid w:val="549F0289"/>
    <w:rsid w:val="54A3301D"/>
    <w:rsid w:val="54A618ED"/>
    <w:rsid w:val="54B95C76"/>
    <w:rsid w:val="54C41254"/>
    <w:rsid w:val="54C719D3"/>
    <w:rsid w:val="54C97382"/>
    <w:rsid w:val="54D20BB2"/>
    <w:rsid w:val="54D33C0E"/>
    <w:rsid w:val="54DB67C4"/>
    <w:rsid w:val="54E13E43"/>
    <w:rsid w:val="54E272DD"/>
    <w:rsid w:val="54F0006C"/>
    <w:rsid w:val="54FA4BAF"/>
    <w:rsid w:val="550C67A7"/>
    <w:rsid w:val="5510623A"/>
    <w:rsid w:val="5514532D"/>
    <w:rsid w:val="55183A1E"/>
    <w:rsid w:val="55215212"/>
    <w:rsid w:val="5528764B"/>
    <w:rsid w:val="552A561B"/>
    <w:rsid w:val="55315EA0"/>
    <w:rsid w:val="5534067C"/>
    <w:rsid w:val="55377BCA"/>
    <w:rsid w:val="5544634B"/>
    <w:rsid w:val="555916BF"/>
    <w:rsid w:val="555B1874"/>
    <w:rsid w:val="556B53CA"/>
    <w:rsid w:val="556D09AB"/>
    <w:rsid w:val="55737316"/>
    <w:rsid w:val="5578760A"/>
    <w:rsid w:val="557877C3"/>
    <w:rsid w:val="557A2A28"/>
    <w:rsid w:val="557D3334"/>
    <w:rsid w:val="557F526E"/>
    <w:rsid w:val="5580305D"/>
    <w:rsid w:val="55811AE5"/>
    <w:rsid w:val="55825B8D"/>
    <w:rsid w:val="55852911"/>
    <w:rsid w:val="558830B8"/>
    <w:rsid w:val="558A24B3"/>
    <w:rsid w:val="559A32D4"/>
    <w:rsid w:val="559B7B5A"/>
    <w:rsid w:val="559E093D"/>
    <w:rsid w:val="559E5480"/>
    <w:rsid w:val="55A63350"/>
    <w:rsid w:val="55AC1C5B"/>
    <w:rsid w:val="55AF4712"/>
    <w:rsid w:val="55B95880"/>
    <w:rsid w:val="55B97182"/>
    <w:rsid w:val="55BF0A5B"/>
    <w:rsid w:val="55C57BD8"/>
    <w:rsid w:val="55C66987"/>
    <w:rsid w:val="55C90452"/>
    <w:rsid w:val="55DD3CAA"/>
    <w:rsid w:val="55DE6AC2"/>
    <w:rsid w:val="55E317F7"/>
    <w:rsid w:val="55E9426F"/>
    <w:rsid w:val="55EB7A9B"/>
    <w:rsid w:val="55F029C5"/>
    <w:rsid w:val="55F220AC"/>
    <w:rsid w:val="55F3655D"/>
    <w:rsid w:val="55FC3B14"/>
    <w:rsid w:val="56093DDD"/>
    <w:rsid w:val="560B4478"/>
    <w:rsid w:val="560D4038"/>
    <w:rsid w:val="5610774A"/>
    <w:rsid w:val="56142E25"/>
    <w:rsid w:val="56196C7F"/>
    <w:rsid w:val="561A125B"/>
    <w:rsid w:val="561E1571"/>
    <w:rsid w:val="56247AA0"/>
    <w:rsid w:val="562B0D31"/>
    <w:rsid w:val="5631235B"/>
    <w:rsid w:val="56327FE6"/>
    <w:rsid w:val="563B0826"/>
    <w:rsid w:val="563C6E72"/>
    <w:rsid w:val="563F408B"/>
    <w:rsid w:val="56453BEA"/>
    <w:rsid w:val="5649103A"/>
    <w:rsid w:val="56645F11"/>
    <w:rsid w:val="566D44FF"/>
    <w:rsid w:val="566E5870"/>
    <w:rsid w:val="56785234"/>
    <w:rsid w:val="56786356"/>
    <w:rsid w:val="567A6579"/>
    <w:rsid w:val="567C5B60"/>
    <w:rsid w:val="567F5FDA"/>
    <w:rsid w:val="56850891"/>
    <w:rsid w:val="56933B40"/>
    <w:rsid w:val="56934F3C"/>
    <w:rsid w:val="5699729D"/>
    <w:rsid w:val="569E61CF"/>
    <w:rsid w:val="56A56F8B"/>
    <w:rsid w:val="56B535B3"/>
    <w:rsid w:val="56B6114E"/>
    <w:rsid w:val="56B84113"/>
    <w:rsid w:val="56B95E76"/>
    <w:rsid w:val="56BA17B5"/>
    <w:rsid w:val="56CA2BAA"/>
    <w:rsid w:val="56CB0BBA"/>
    <w:rsid w:val="56CC288B"/>
    <w:rsid w:val="56D709AE"/>
    <w:rsid w:val="56DC44E4"/>
    <w:rsid w:val="56E34828"/>
    <w:rsid w:val="56E71D97"/>
    <w:rsid w:val="56EC74C2"/>
    <w:rsid w:val="56EE2819"/>
    <w:rsid w:val="56F075A8"/>
    <w:rsid w:val="56F22EDB"/>
    <w:rsid w:val="56F243CE"/>
    <w:rsid w:val="56FD6EEF"/>
    <w:rsid w:val="56FF0081"/>
    <w:rsid w:val="5700669E"/>
    <w:rsid w:val="57037101"/>
    <w:rsid w:val="57051C6B"/>
    <w:rsid w:val="570C6889"/>
    <w:rsid w:val="570D5283"/>
    <w:rsid w:val="57112988"/>
    <w:rsid w:val="5715307D"/>
    <w:rsid w:val="571600F3"/>
    <w:rsid w:val="571D69F5"/>
    <w:rsid w:val="57204A64"/>
    <w:rsid w:val="572C2521"/>
    <w:rsid w:val="5733677B"/>
    <w:rsid w:val="573632EE"/>
    <w:rsid w:val="574446E8"/>
    <w:rsid w:val="5749221E"/>
    <w:rsid w:val="574E74F3"/>
    <w:rsid w:val="57502142"/>
    <w:rsid w:val="57626A3C"/>
    <w:rsid w:val="57631433"/>
    <w:rsid w:val="57654BDC"/>
    <w:rsid w:val="57694A91"/>
    <w:rsid w:val="576C597F"/>
    <w:rsid w:val="576D0A8A"/>
    <w:rsid w:val="576D6C4A"/>
    <w:rsid w:val="57893E95"/>
    <w:rsid w:val="578F6066"/>
    <w:rsid w:val="57967C25"/>
    <w:rsid w:val="579C67A4"/>
    <w:rsid w:val="57A52A4A"/>
    <w:rsid w:val="57A6622D"/>
    <w:rsid w:val="57AC6A62"/>
    <w:rsid w:val="57B42610"/>
    <w:rsid w:val="57B71A2E"/>
    <w:rsid w:val="57BE11EF"/>
    <w:rsid w:val="57D76AD8"/>
    <w:rsid w:val="57D7723C"/>
    <w:rsid w:val="57D91B54"/>
    <w:rsid w:val="57DD7D85"/>
    <w:rsid w:val="57DE4468"/>
    <w:rsid w:val="57E37F89"/>
    <w:rsid w:val="57E81769"/>
    <w:rsid w:val="57E854AB"/>
    <w:rsid w:val="57F8309B"/>
    <w:rsid w:val="57F87D61"/>
    <w:rsid w:val="57FA501A"/>
    <w:rsid w:val="57FA5D49"/>
    <w:rsid w:val="580517DF"/>
    <w:rsid w:val="580F1CBB"/>
    <w:rsid w:val="58102FF7"/>
    <w:rsid w:val="58116095"/>
    <w:rsid w:val="5815620F"/>
    <w:rsid w:val="581A30E9"/>
    <w:rsid w:val="58235328"/>
    <w:rsid w:val="58270669"/>
    <w:rsid w:val="582E6A64"/>
    <w:rsid w:val="58317F88"/>
    <w:rsid w:val="583464F8"/>
    <w:rsid w:val="583924A9"/>
    <w:rsid w:val="58397F25"/>
    <w:rsid w:val="583C4B19"/>
    <w:rsid w:val="584131AD"/>
    <w:rsid w:val="585264E4"/>
    <w:rsid w:val="58593348"/>
    <w:rsid w:val="58600612"/>
    <w:rsid w:val="58634E16"/>
    <w:rsid w:val="58644FDB"/>
    <w:rsid w:val="586C65B6"/>
    <w:rsid w:val="58812BFD"/>
    <w:rsid w:val="58830177"/>
    <w:rsid w:val="58834E5E"/>
    <w:rsid w:val="58866080"/>
    <w:rsid w:val="5888395C"/>
    <w:rsid w:val="588A1C9E"/>
    <w:rsid w:val="588A314D"/>
    <w:rsid w:val="588A7C4C"/>
    <w:rsid w:val="588F5E5C"/>
    <w:rsid w:val="589301FC"/>
    <w:rsid w:val="589657C9"/>
    <w:rsid w:val="5898586A"/>
    <w:rsid w:val="58987B3B"/>
    <w:rsid w:val="58991559"/>
    <w:rsid w:val="589B7C6F"/>
    <w:rsid w:val="58A271C6"/>
    <w:rsid w:val="58A40823"/>
    <w:rsid w:val="58A40ADF"/>
    <w:rsid w:val="58AA5355"/>
    <w:rsid w:val="58AD6443"/>
    <w:rsid w:val="58B47807"/>
    <w:rsid w:val="58B92EDA"/>
    <w:rsid w:val="58BA7671"/>
    <w:rsid w:val="58C7273D"/>
    <w:rsid w:val="58CA68D6"/>
    <w:rsid w:val="58D5311B"/>
    <w:rsid w:val="58D8770E"/>
    <w:rsid w:val="58E87638"/>
    <w:rsid w:val="58EE6EAB"/>
    <w:rsid w:val="58F0275E"/>
    <w:rsid w:val="58FC1456"/>
    <w:rsid w:val="58FD4000"/>
    <w:rsid w:val="590526E6"/>
    <w:rsid w:val="59061206"/>
    <w:rsid w:val="590C33F0"/>
    <w:rsid w:val="591543E4"/>
    <w:rsid w:val="5915619F"/>
    <w:rsid w:val="59215F3C"/>
    <w:rsid w:val="59283B17"/>
    <w:rsid w:val="592E4F95"/>
    <w:rsid w:val="59347BFB"/>
    <w:rsid w:val="593730C7"/>
    <w:rsid w:val="594275A4"/>
    <w:rsid w:val="59495919"/>
    <w:rsid w:val="594B59E4"/>
    <w:rsid w:val="594E6891"/>
    <w:rsid w:val="59501917"/>
    <w:rsid w:val="59517237"/>
    <w:rsid w:val="59620C0C"/>
    <w:rsid w:val="596233CA"/>
    <w:rsid w:val="5962534F"/>
    <w:rsid w:val="596A0D82"/>
    <w:rsid w:val="59711142"/>
    <w:rsid w:val="597142CA"/>
    <w:rsid w:val="59730147"/>
    <w:rsid w:val="59757D59"/>
    <w:rsid w:val="597B1549"/>
    <w:rsid w:val="597B5178"/>
    <w:rsid w:val="5988320D"/>
    <w:rsid w:val="598B6C60"/>
    <w:rsid w:val="598D23C6"/>
    <w:rsid w:val="5993335D"/>
    <w:rsid w:val="59960B94"/>
    <w:rsid w:val="59961057"/>
    <w:rsid w:val="599D5A19"/>
    <w:rsid w:val="59A72C5D"/>
    <w:rsid w:val="59A83CA5"/>
    <w:rsid w:val="59BE5AAF"/>
    <w:rsid w:val="59C06284"/>
    <w:rsid w:val="59C2651F"/>
    <w:rsid w:val="59C647AF"/>
    <w:rsid w:val="59CD1026"/>
    <w:rsid w:val="59CE30E5"/>
    <w:rsid w:val="59D1645B"/>
    <w:rsid w:val="59D8471B"/>
    <w:rsid w:val="59DA4C1C"/>
    <w:rsid w:val="59E36E7B"/>
    <w:rsid w:val="59EB67F2"/>
    <w:rsid w:val="59EF2540"/>
    <w:rsid w:val="59EF3E9F"/>
    <w:rsid w:val="59F15B04"/>
    <w:rsid w:val="59F80025"/>
    <w:rsid w:val="59FB2BED"/>
    <w:rsid w:val="5A046AC5"/>
    <w:rsid w:val="5A05674B"/>
    <w:rsid w:val="5A075C60"/>
    <w:rsid w:val="5A0A7770"/>
    <w:rsid w:val="5A0C576A"/>
    <w:rsid w:val="5A130B83"/>
    <w:rsid w:val="5A150B66"/>
    <w:rsid w:val="5A1B65B8"/>
    <w:rsid w:val="5A205454"/>
    <w:rsid w:val="5A2D140F"/>
    <w:rsid w:val="5A33516D"/>
    <w:rsid w:val="5A361BA9"/>
    <w:rsid w:val="5A384738"/>
    <w:rsid w:val="5A3D2D4E"/>
    <w:rsid w:val="5A406E5D"/>
    <w:rsid w:val="5A4278C0"/>
    <w:rsid w:val="5A481009"/>
    <w:rsid w:val="5A484041"/>
    <w:rsid w:val="5A4A064C"/>
    <w:rsid w:val="5A4D19E8"/>
    <w:rsid w:val="5A5433EB"/>
    <w:rsid w:val="5A543583"/>
    <w:rsid w:val="5A570F71"/>
    <w:rsid w:val="5A5B3585"/>
    <w:rsid w:val="5A5E2897"/>
    <w:rsid w:val="5A716400"/>
    <w:rsid w:val="5A7D084B"/>
    <w:rsid w:val="5A80616D"/>
    <w:rsid w:val="5A8D3BD1"/>
    <w:rsid w:val="5A8F4315"/>
    <w:rsid w:val="5A9B464A"/>
    <w:rsid w:val="5AA314DC"/>
    <w:rsid w:val="5AA76015"/>
    <w:rsid w:val="5AAA1C29"/>
    <w:rsid w:val="5AB43B5C"/>
    <w:rsid w:val="5ABD794C"/>
    <w:rsid w:val="5AC236BA"/>
    <w:rsid w:val="5AC743CF"/>
    <w:rsid w:val="5AD06BC5"/>
    <w:rsid w:val="5AD53B7D"/>
    <w:rsid w:val="5AE52F02"/>
    <w:rsid w:val="5AE759FB"/>
    <w:rsid w:val="5AE97A28"/>
    <w:rsid w:val="5AF740C6"/>
    <w:rsid w:val="5B025798"/>
    <w:rsid w:val="5B1F7698"/>
    <w:rsid w:val="5B203A9C"/>
    <w:rsid w:val="5B243C8D"/>
    <w:rsid w:val="5B2653FE"/>
    <w:rsid w:val="5B376F04"/>
    <w:rsid w:val="5B3804D4"/>
    <w:rsid w:val="5B3B5F1D"/>
    <w:rsid w:val="5B4050DF"/>
    <w:rsid w:val="5B493E2C"/>
    <w:rsid w:val="5B4B6B57"/>
    <w:rsid w:val="5B4E6178"/>
    <w:rsid w:val="5B54294C"/>
    <w:rsid w:val="5B546011"/>
    <w:rsid w:val="5B57361E"/>
    <w:rsid w:val="5B5E2854"/>
    <w:rsid w:val="5B6238E8"/>
    <w:rsid w:val="5B6D07FD"/>
    <w:rsid w:val="5B7037E2"/>
    <w:rsid w:val="5B722B1B"/>
    <w:rsid w:val="5B7611A2"/>
    <w:rsid w:val="5B78174C"/>
    <w:rsid w:val="5B7A3FFE"/>
    <w:rsid w:val="5B7D256C"/>
    <w:rsid w:val="5B870BD3"/>
    <w:rsid w:val="5B92107B"/>
    <w:rsid w:val="5B923734"/>
    <w:rsid w:val="5B943677"/>
    <w:rsid w:val="5B9A6B58"/>
    <w:rsid w:val="5B9B030A"/>
    <w:rsid w:val="5B9E709B"/>
    <w:rsid w:val="5BA33368"/>
    <w:rsid w:val="5BA4712D"/>
    <w:rsid w:val="5BA6020E"/>
    <w:rsid w:val="5BA842B1"/>
    <w:rsid w:val="5BAC132A"/>
    <w:rsid w:val="5BB2052D"/>
    <w:rsid w:val="5BBF2AA1"/>
    <w:rsid w:val="5BC65E29"/>
    <w:rsid w:val="5BCB1C4C"/>
    <w:rsid w:val="5BCD6C27"/>
    <w:rsid w:val="5BD57A7D"/>
    <w:rsid w:val="5BD7296E"/>
    <w:rsid w:val="5BE158B6"/>
    <w:rsid w:val="5BEC1850"/>
    <w:rsid w:val="5BF3188B"/>
    <w:rsid w:val="5BF93108"/>
    <w:rsid w:val="5BFE3947"/>
    <w:rsid w:val="5C017B6C"/>
    <w:rsid w:val="5C153754"/>
    <w:rsid w:val="5C216461"/>
    <w:rsid w:val="5C217695"/>
    <w:rsid w:val="5C227056"/>
    <w:rsid w:val="5C3F1882"/>
    <w:rsid w:val="5C407C45"/>
    <w:rsid w:val="5C4168E5"/>
    <w:rsid w:val="5C4464FA"/>
    <w:rsid w:val="5C4C687F"/>
    <w:rsid w:val="5C560F15"/>
    <w:rsid w:val="5C58077A"/>
    <w:rsid w:val="5C581EA8"/>
    <w:rsid w:val="5C5B1E1D"/>
    <w:rsid w:val="5C6050B0"/>
    <w:rsid w:val="5C693978"/>
    <w:rsid w:val="5C7054AB"/>
    <w:rsid w:val="5C723CF3"/>
    <w:rsid w:val="5C7F32C7"/>
    <w:rsid w:val="5C8A3B81"/>
    <w:rsid w:val="5C8E5D84"/>
    <w:rsid w:val="5C9023A1"/>
    <w:rsid w:val="5C9443DE"/>
    <w:rsid w:val="5C9D2710"/>
    <w:rsid w:val="5C9F4678"/>
    <w:rsid w:val="5CA12B9D"/>
    <w:rsid w:val="5CA6050B"/>
    <w:rsid w:val="5CA67FA3"/>
    <w:rsid w:val="5CA96DA8"/>
    <w:rsid w:val="5CAC4DD5"/>
    <w:rsid w:val="5CAC53BD"/>
    <w:rsid w:val="5CB5337C"/>
    <w:rsid w:val="5CBD26C4"/>
    <w:rsid w:val="5CBF11EA"/>
    <w:rsid w:val="5CBF5149"/>
    <w:rsid w:val="5CCF169D"/>
    <w:rsid w:val="5CD153F5"/>
    <w:rsid w:val="5CD37C05"/>
    <w:rsid w:val="5CD740A7"/>
    <w:rsid w:val="5CD836E8"/>
    <w:rsid w:val="5CDE54C9"/>
    <w:rsid w:val="5CDF2C4B"/>
    <w:rsid w:val="5CE037F6"/>
    <w:rsid w:val="5CE306F8"/>
    <w:rsid w:val="5CE833FF"/>
    <w:rsid w:val="5CF471AF"/>
    <w:rsid w:val="5CF513AC"/>
    <w:rsid w:val="5CF87C6D"/>
    <w:rsid w:val="5CFC3C1D"/>
    <w:rsid w:val="5D010AA4"/>
    <w:rsid w:val="5D08502A"/>
    <w:rsid w:val="5D094435"/>
    <w:rsid w:val="5D0E1B3E"/>
    <w:rsid w:val="5D1B361B"/>
    <w:rsid w:val="5D2463BE"/>
    <w:rsid w:val="5D2825DB"/>
    <w:rsid w:val="5D28710D"/>
    <w:rsid w:val="5D2957A2"/>
    <w:rsid w:val="5D3237D1"/>
    <w:rsid w:val="5D3C6493"/>
    <w:rsid w:val="5D3E3727"/>
    <w:rsid w:val="5D45336C"/>
    <w:rsid w:val="5D4E3F04"/>
    <w:rsid w:val="5D566EA5"/>
    <w:rsid w:val="5D5E0F03"/>
    <w:rsid w:val="5D646232"/>
    <w:rsid w:val="5D6D2426"/>
    <w:rsid w:val="5D772399"/>
    <w:rsid w:val="5D79510E"/>
    <w:rsid w:val="5D8035AB"/>
    <w:rsid w:val="5D831826"/>
    <w:rsid w:val="5D9150B4"/>
    <w:rsid w:val="5D934AC2"/>
    <w:rsid w:val="5D976C2B"/>
    <w:rsid w:val="5D9C26CF"/>
    <w:rsid w:val="5DA34224"/>
    <w:rsid w:val="5DA4267E"/>
    <w:rsid w:val="5DA5461B"/>
    <w:rsid w:val="5DAC2EA2"/>
    <w:rsid w:val="5DAC416A"/>
    <w:rsid w:val="5DB0421C"/>
    <w:rsid w:val="5DB11031"/>
    <w:rsid w:val="5DB25F23"/>
    <w:rsid w:val="5DB26C11"/>
    <w:rsid w:val="5DB74A01"/>
    <w:rsid w:val="5DB76F71"/>
    <w:rsid w:val="5DCA502D"/>
    <w:rsid w:val="5DCE057F"/>
    <w:rsid w:val="5DD45D60"/>
    <w:rsid w:val="5DDD434E"/>
    <w:rsid w:val="5DE72EEA"/>
    <w:rsid w:val="5DEC160A"/>
    <w:rsid w:val="5DED0295"/>
    <w:rsid w:val="5DFA75E5"/>
    <w:rsid w:val="5E0E7304"/>
    <w:rsid w:val="5E102902"/>
    <w:rsid w:val="5E195084"/>
    <w:rsid w:val="5E1B3E96"/>
    <w:rsid w:val="5E224486"/>
    <w:rsid w:val="5E25076B"/>
    <w:rsid w:val="5E256043"/>
    <w:rsid w:val="5E3546B3"/>
    <w:rsid w:val="5E3C04E8"/>
    <w:rsid w:val="5E3D5B36"/>
    <w:rsid w:val="5E42424D"/>
    <w:rsid w:val="5E4451A2"/>
    <w:rsid w:val="5E465B15"/>
    <w:rsid w:val="5E4E31BE"/>
    <w:rsid w:val="5E4F1DDB"/>
    <w:rsid w:val="5E5331AE"/>
    <w:rsid w:val="5E545B67"/>
    <w:rsid w:val="5E5C2E9B"/>
    <w:rsid w:val="5E5E12BE"/>
    <w:rsid w:val="5E6164D5"/>
    <w:rsid w:val="5E657B5C"/>
    <w:rsid w:val="5E7349FF"/>
    <w:rsid w:val="5E7D4BF0"/>
    <w:rsid w:val="5E7D5798"/>
    <w:rsid w:val="5E8037B6"/>
    <w:rsid w:val="5E8305C1"/>
    <w:rsid w:val="5E8646B1"/>
    <w:rsid w:val="5E896463"/>
    <w:rsid w:val="5E8B4193"/>
    <w:rsid w:val="5E905777"/>
    <w:rsid w:val="5E916985"/>
    <w:rsid w:val="5E99542D"/>
    <w:rsid w:val="5E9A7ED2"/>
    <w:rsid w:val="5E9B2FEA"/>
    <w:rsid w:val="5EA52DE5"/>
    <w:rsid w:val="5EAF45A5"/>
    <w:rsid w:val="5EAF7CB7"/>
    <w:rsid w:val="5EB21B3A"/>
    <w:rsid w:val="5EB4335F"/>
    <w:rsid w:val="5EBC07EB"/>
    <w:rsid w:val="5EC40A09"/>
    <w:rsid w:val="5ECA442D"/>
    <w:rsid w:val="5ECE35C6"/>
    <w:rsid w:val="5EDB34E7"/>
    <w:rsid w:val="5EE27AD5"/>
    <w:rsid w:val="5EE3248B"/>
    <w:rsid w:val="5EE33542"/>
    <w:rsid w:val="5EE57CEB"/>
    <w:rsid w:val="5EE727CB"/>
    <w:rsid w:val="5EE8265D"/>
    <w:rsid w:val="5EE95E02"/>
    <w:rsid w:val="5EEF2128"/>
    <w:rsid w:val="5EF146B8"/>
    <w:rsid w:val="5EF27F49"/>
    <w:rsid w:val="5EF900FA"/>
    <w:rsid w:val="5EFC35F3"/>
    <w:rsid w:val="5EFF384B"/>
    <w:rsid w:val="5F093917"/>
    <w:rsid w:val="5F0E17A6"/>
    <w:rsid w:val="5F117487"/>
    <w:rsid w:val="5F1902C1"/>
    <w:rsid w:val="5F1D7A13"/>
    <w:rsid w:val="5F1F5AC8"/>
    <w:rsid w:val="5F2C3DC6"/>
    <w:rsid w:val="5F2D572C"/>
    <w:rsid w:val="5F305775"/>
    <w:rsid w:val="5F305827"/>
    <w:rsid w:val="5F337A39"/>
    <w:rsid w:val="5F3568E9"/>
    <w:rsid w:val="5F4602C3"/>
    <w:rsid w:val="5F460BBA"/>
    <w:rsid w:val="5F4800C3"/>
    <w:rsid w:val="5F4D3FC8"/>
    <w:rsid w:val="5F4F03BC"/>
    <w:rsid w:val="5F532DB3"/>
    <w:rsid w:val="5F580AD3"/>
    <w:rsid w:val="5F5940F8"/>
    <w:rsid w:val="5F5C2ED1"/>
    <w:rsid w:val="5F5E7C5B"/>
    <w:rsid w:val="5F635B59"/>
    <w:rsid w:val="5F636B89"/>
    <w:rsid w:val="5F6845D2"/>
    <w:rsid w:val="5F6D0B04"/>
    <w:rsid w:val="5F7B405C"/>
    <w:rsid w:val="5F8D30DE"/>
    <w:rsid w:val="5F9A4836"/>
    <w:rsid w:val="5F9B76B0"/>
    <w:rsid w:val="5FA07840"/>
    <w:rsid w:val="5FA40E46"/>
    <w:rsid w:val="5FA67AEC"/>
    <w:rsid w:val="5FA76582"/>
    <w:rsid w:val="5FA87EC2"/>
    <w:rsid w:val="5FAB79BA"/>
    <w:rsid w:val="5FB100A9"/>
    <w:rsid w:val="5FB31775"/>
    <w:rsid w:val="5FB80311"/>
    <w:rsid w:val="5FBC7DC4"/>
    <w:rsid w:val="5FCA55CE"/>
    <w:rsid w:val="5FCB60B4"/>
    <w:rsid w:val="5FD709E8"/>
    <w:rsid w:val="5FD93F72"/>
    <w:rsid w:val="5FD9795C"/>
    <w:rsid w:val="5FDC3CC6"/>
    <w:rsid w:val="5FDF3A31"/>
    <w:rsid w:val="5FE07F0D"/>
    <w:rsid w:val="5FFA1F07"/>
    <w:rsid w:val="60001029"/>
    <w:rsid w:val="600813C4"/>
    <w:rsid w:val="600F3261"/>
    <w:rsid w:val="6010614A"/>
    <w:rsid w:val="60141DA2"/>
    <w:rsid w:val="60197046"/>
    <w:rsid w:val="60227CBE"/>
    <w:rsid w:val="60233C2F"/>
    <w:rsid w:val="60270765"/>
    <w:rsid w:val="60272E8D"/>
    <w:rsid w:val="602B4FC1"/>
    <w:rsid w:val="602F4281"/>
    <w:rsid w:val="603610AB"/>
    <w:rsid w:val="603D5A20"/>
    <w:rsid w:val="60411635"/>
    <w:rsid w:val="60447830"/>
    <w:rsid w:val="604D717E"/>
    <w:rsid w:val="60500E9B"/>
    <w:rsid w:val="6052755F"/>
    <w:rsid w:val="605662D5"/>
    <w:rsid w:val="605D5101"/>
    <w:rsid w:val="60685A33"/>
    <w:rsid w:val="607A57AB"/>
    <w:rsid w:val="607F04FE"/>
    <w:rsid w:val="608D7C00"/>
    <w:rsid w:val="60947924"/>
    <w:rsid w:val="6096577E"/>
    <w:rsid w:val="609E577E"/>
    <w:rsid w:val="60A26F71"/>
    <w:rsid w:val="60A76C0C"/>
    <w:rsid w:val="60AB5A4D"/>
    <w:rsid w:val="60B125FB"/>
    <w:rsid w:val="60B6115F"/>
    <w:rsid w:val="60B7222A"/>
    <w:rsid w:val="60B73EDC"/>
    <w:rsid w:val="60BC15BC"/>
    <w:rsid w:val="60BF5C83"/>
    <w:rsid w:val="60C867CD"/>
    <w:rsid w:val="60C914FB"/>
    <w:rsid w:val="60D8349C"/>
    <w:rsid w:val="60DF0244"/>
    <w:rsid w:val="60DF4A2E"/>
    <w:rsid w:val="60E703DD"/>
    <w:rsid w:val="60E73495"/>
    <w:rsid w:val="60EE56A9"/>
    <w:rsid w:val="60F06DEF"/>
    <w:rsid w:val="60F91ED4"/>
    <w:rsid w:val="60FD6162"/>
    <w:rsid w:val="6101276C"/>
    <w:rsid w:val="610720CF"/>
    <w:rsid w:val="61146003"/>
    <w:rsid w:val="61231CAA"/>
    <w:rsid w:val="61253837"/>
    <w:rsid w:val="613F1604"/>
    <w:rsid w:val="6142054C"/>
    <w:rsid w:val="61562570"/>
    <w:rsid w:val="615D4201"/>
    <w:rsid w:val="61637086"/>
    <w:rsid w:val="617128F4"/>
    <w:rsid w:val="617148D0"/>
    <w:rsid w:val="6175452A"/>
    <w:rsid w:val="617934B5"/>
    <w:rsid w:val="617E51C5"/>
    <w:rsid w:val="617F36ED"/>
    <w:rsid w:val="61840C76"/>
    <w:rsid w:val="618E0B80"/>
    <w:rsid w:val="619800A0"/>
    <w:rsid w:val="619C44AE"/>
    <w:rsid w:val="619D1DBF"/>
    <w:rsid w:val="61A41EBD"/>
    <w:rsid w:val="61A64BCC"/>
    <w:rsid w:val="61AD279B"/>
    <w:rsid w:val="61BA68E3"/>
    <w:rsid w:val="61BB5CDC"/>
    <w:rsid w:val="61BC2108"/>
    <w:rsid w:val="61C03D54"/>
    <w:rsid w:val="61C120CB"/>
    <w:rsid w:val="61C87F72"/>
    <w:rsid w:val="61D646E7"/>
    <w:rsid w:val="61DD4A90"/>
    <w:rsid w:val="61F21E96"/>
    <w:rsid w:val="61F27245"/>
    <w:rsid w:val="61F32A2C"/>
    <w:rsid w:val="61F7418B"/>
    <w:rsid w:val="61FE020F"/>
    <w:rsid w:val="62012D14"/>
    <w:rsid w:val="62020502"/>
    <w:rsid w:val="62035C4E"/>
    <w:rsid w:val="62060189"/>
    <w:rsid w:val="620A7272"/>
    <w:rsid w:val="620C12F9"/>
    <w:rsid w:val="62124054"/>
    <w:rsid w:val="62131152"/>
    <w:rsid w:val="621A1F06"/>
    <w:rsid w:val="621E08EA"/>
    <w:rsid w:val="62272520"/>
    <w:rsid w:val="622C402F"/>
    <w:rsid w:val="62340B0D"/>
    <w:rsid w:val="62362C9E"/>
    <w:rsid w:val="623E4916"/>
    <w:rsid w:val="623F2C5C"/>
    <w:rsid w:val="62444CDC"/>
    <w:rsid w:val="62453D17"/>
    <w:rsid w:val="624610F5"/>
    <w:rsid w:val="62463BB3"/>
    <w:rsid w:val="624E51DB"/>
    <w:rsid w:val="625003B5"/>
    <w:rsid w:val="6250096C"/>
    <w:rsid w:val="625B19CD"/>
    <w:rsid w:val="625E0F9C"/>
    <w:rsid w:val="62661F39"/>
    <w:rsid w:val="626663F7"/>
    <w:rsid w:val="6269759B"/>
    <w:rsid w:val="626F52AC"/>
    <w:rsid w:val="6273764A"/>
    <w:rsid w:val="62737F46"/>
    <w:rsid w:val="6283355E"/>
    <w:rsid w:val="62896EA2"/>
    <w:rsid w:val="628E1210"/>
    <w:rsid w:val="62A07C1D"/>
    <w:rsid w:val="62A64747"/>
    <w:rsid w:val="62A9439C"/>
    <w:rsid w:val="62B46605"/>
    <w:rsid w:val="62B74F5D"/>
    <w:rsid w:val="62BA337C"/>
    <w:rsid w:val="62C0410E"/>
    <w:rsid w:val="62C06932"/>
    <w:rsid w:val="62C150D5"/>
    <w:rsid w:val="62C17592"/>
    <w:rsid w:val="62C22548"/>
    <w:rsid w:val="62C77EC3"/>
    <w:rsid w:val="62CD5BA5"/>
    <w:rsid w:val="62D343E9"/>
    <w:rsid w:val="62D41183"/>
    <w:rsid w:val="62D84DEA"/>
    <w:rsid w:val="62D92FD2"/>
    <w:rsid w:val="62DA3210"/>
    <w:rsid w:val="62DA76F4"/>
    <w:rsid w:val="62E04A91"/>
    <w:rsid w:val="62E22E2F"/>
    <w:rsid w:val="62E55CC2"/>
    <w:rsid w:val="62EB41DE"/>
    <w:rsid w:val="62EE1CBF"/>
    <w:rsid w:val="62F23450"/>
    <w:rsid w:val="62F802BC"/>
    <w:rsid w:val="62FA241B"/>
    <w:rsid w:val="62FC14D7"/>
    <w:rsid w:val="630934C4"/>
    <w:rsid w:val="630C4DC7"/>
    <w:rsid w:val="63120A78"/>
    <w:rsid w:val="63124A6A"/>
    <w:rsid w:val="63181AFF"/>
    <w:rsid w:val="631A6ECB"/>
    <w:rsid w:val="63210405"/>
    <w:rsid w:val="632343D7"/>
    <w:rsid w:val="6331272C"/>
    <w:rsid w:val="633561EB"/>
    <w:rsid w:val="63362DA6"/>
    <w:rsid w:val="63380BAA"/>
    <w:rsid w:val="634368AB"/>
    <w:rsid w:val="634F6822"/>
    <w:rsid w:val="63546915"/>
    <w:rsid w:val="636735B8"/>
    <w:rsid w:val="63723D3A"/>
    <w:rsid w:val="638142FF"/>
    <w:rsid w:val="63825194"/>
    <w:rsid w:val="63872C0A"/>
    <w:rsid w:val="63887CAB"/>
    <w:rsid w:val="63924E39"/>
    <w:rsid w:val="63951097"/>
    <w:rsid w:val="63977553"/>
    <w:rsid w:val="63A50506"/>
    <w:rsid w:val="63B1399A"/>
    <w:rsid w:val="63B162F1"/>
    <w:rsid w:val="63B545D5"/>
    <w:rsid w:val="63B548EE"/>
    <w:rsid w:val="63B85947"/>
    <w:rsid w:val="63C72E2C"/>
    <w:rsid w:val="63C80DDC"/>
    <w:rsid w:val="63CA1260"/>
    <w:rsid w:val="63D3128B"/>
    <w:rsid w:val="63E13F43"/>
    <w:rsid w:val="63E77E17"/>
    <w:rsid w:val="63FB3E9E"/>
    <w:rsid w:val="63FE2AAA"/>
    <w:rsid w:val="63FE6F76"/>
    <w:rsid w:val="64047746"/>
    <w:rsid w:val="6408397D"/>
    <w:rsid w:val="640C1742"/>
    <w:rsid w:val="640F0BB9"/>
    <w:rsid w:val="641C039B"/>
    <w:rsid w:val="641C07B8"/>
    <w:rsid w:val="641C6C13"/>
    <w:rsid w:val="641E755E"/>
    <w:rsid w:val="6424730B"/>
    <w:rsid w:val="642D3D62"/>
    <w:rsid w:val="643002F8"/>
    <w:rsid w:val="64301843"/>
    <w:rsid w:val="64330AF8"/>
    <w:rsid w:val="64375EAF"/>
    <w:rsid w:val="643919FA"/>
    <w:rsid w:val="643E4964"/>
    <w:rsid w:val="6446528C"/>
    <w:rsid w:val="6446799F"/>
    <w:rsid w:val="644C789D"/>
    <w:rsid w:val="64526FC3"/>
    <w:rsid w:val="64567D94"/>
    <w:rsid w:val="645850C0"/>
    <w:rsid w:val="645F6B7C"/>
    <w:rsid w:val="64650367"/>
    <w:rsid w:val="64685A1D"/>
    <w:rsid w:val="646D6F28"/>
    <w:rsid w:val="64724217"/>
    <w:rsid w:val="647442FE"/>
    <w:rsid w:val="64757B61"/>
    <w:rsid w:val="64766AEA"/>
    <w:rsid w:val="64780D4F"/>
    <w:rsid w:val="647A3BF6"/>
    <w:rsid w:val="647B0D61"/>
    <w:rsid w:val="647D70CC"/>
    <w:rsid w:val="648C1E2E"/>
    <w:rsid w:val="648F29EB"/>
    <w:rsid w:val="64937939"/>
    <w:rsid w:val="649D5D14"/>
    <w:rsid w:val="64A9679D"/>
    <w:rsid w:val="64B435D4"/>
    <w:rsid w:val="64B51F80"/>
    <w:rsid w:val="64B65A28"/>
    <w:rsid w:val="64BA224A"/>
    <w:rsid w:val="64BA507B"/>
    <w:rsid w:val="64CB73FB"/>
    <w:rsid w:val="64CF75CA"/>
    <w:rsid w:val="64DE2CE0"/>
    <w:rsid w:val="64E805E7"/>
    <w:rsid w:val="64EA2EE0"/>
    <w:rsid w:val="64ED7716"/>
    <w:rsid w:val="64EF7052"/>
    <w:rsid w:val="64F07DB9"/>
    <w:rsid w:val="64F56047"/>
    <w:rsid w:val="64FC018A"/>
    <w:rsid w:val="65083420"/>
    <w:rsid w:val="65172B17"/>
    <w:rsid w:val="652156A1"/>
    <w:rsid w:val="65231E33"/>
    <w:rsid w:val="652423F6"/>
    <w:rsid w:val="6525072F"/>
    <w:rsid w:val="65267BD1"/>
    <w:rsid w:val="652B486D"/>
    <w:rsid w:val="6535459C"/>
    <w:rsid w:val="65361613"/>
    <w:rsid w:val="6537271E"/>
    <w:rsid w:val="653F25B7"/>
    <w:rsid w:val="65425E67"/>
    <w:rsid w:val="65430256"/>
    <w:rsid w:val="6543775E"/>
    <w:rsid w:val="654557BF"/>
    <w:rsid w:val="654A1904"/>
    <w:rsid w:val="654A397D"/>
    <w:rsid w:val="654C254C"/>
    <w:rsid w:val="654E668F"/>
    <w:rsid w:val="65502535"/>
    <w:rsid w:val="65507A99"/>
    <w:rsid w:val="65560934"/>
    <w:rsid w:val="655F762A"/>
    <w:rsid w:val="656E5728"/>
    <w:rsid w:val="65766F00"/>
    <w:rsid w:val="6579074D"/>
    <w:rsid w:val="657A04ED"/>
    <w:rsid w:val="657F3541"/>
    <w:rsid w:val="65800928"/>
    <w:rsid w:val="658C34FF"/>
    <w:rsid w:val="658C586F"/>
    <w:rsid w:val="658F3CF6"/>
    <w:rsid w:val="65915643"/>
    <w:rsid w:val="65920049"/>
    <w:rsid w:val="65947241"/>
    <w:rsid w:val="659E5009"/>
    <w:rsid w:val="65A13161"/>
    <w:rsid w:val="65AE60DF"/>
    <w:rsid w:val="65AF2043"/>
    <w:rsid w:val="65B32593"/>
    <w:rsid w:val="65B42D4D"/>
    <w:rsid w:val="65B67073"/>
    <w:rsid w:val="65B808DD"/>
    <w:rsid w:val="65BA68B5"/>
    <w:rsid w:val="65CE072F"/>
    <w:rsid w:val="65D06541"/>
    <w:rsid w:val="65D42331"/>
    <w:rsid w:val="65D73AE7"/>
    <w:rsid w:val="65DF412C"/>
    <w:rsid w:val="65DF5DD0"/>
    <w:rsid w:val="65E02ABF"/>
    <w:rsid w:val="65F44735"/>
    <w:rsid w:val="66010856"/>
    <w:rsid w:val="660D48DF"/>
    <w:rsid w:val="661240D8"/>
    <w:rsid w:val="661343E9"/>
    <w:rsid w:val="661469A9"/>
    <w:rsid w:val="66156FCC"/>
    <w:rsid w:val="661C273F"/>
    <w:rsid w:val="66202217"/>
    <w:rsid w:val="662C0818"/>
    <w:rsid w:val="662C0EE9"/>
    <w:rsid w:val="66322974"/>
    <w:rsid w:val="66353D9F"/>
    <w:rsid w:val="6636769D"/>
    <w:rsid w:val="663C5EFA"/>
    <w:rsid w:val="66415801"/>
    <w:rsid w:val="66422100"/>
    <w:rsid w:val="664F026F"/>
    <w:rsid w:val="66637F1D"/>
    <w:rsid w:val="66685F1A"/>
    <w:rsid w:val="6669410E"/>
    <w:rsid w:val="66706B5C"/>
    <w:rsid w:val="66781D94"/>
    <w:rsid w:val="667C29AD"/>
    <w:rsid w:val="668361DD"/>
    <w:rsid w:val="668657EF"/>
    <w:rsid w:val="66882132"/>
    <w:rsid w:val="668D0F68"/>
    <w:rsid w:val="6693209B"/>
    <w:rsid w:val="669845BB"/>
    <w:rsid w:val="669A0BFF"/>
    <w:rsid w:val="669C72AF"/>
    <w:rsid w:val="669D19BD"/>
    <w:rsid w:val="66A01B8A"/>
    <w:rsid w:val="66A05BB8"/>
    <w:rsid w:val="66AD295F"/>
    <w:rsid w:val="66AF4A4A"/>
    <w:rsid w:val="66BB3E6C"/>
    <w:rsid w:val="66BB52AF"/>
    <w:rsid w:val="66BB6CB3"/>
    <w:rsid w:val="66C7583A"/>
    <w:rsid w:val="66CD04A9"/>
    <w:rsid w:val="66D00744"/>
    <w:rsid w:val="66D877E9"/>
    <w:rsid w:val="66EE1089"/>
    <w:rsid w:val="66EE5213"/>
    <w:rsid w:val="66F43E09"/>
    <w:rsid w:val="66F5556C"/>
    <w:rsid w:val="66FA564E"/>
    <w:rsid w:val="66FB3E48"/>
    <w:rsid w:val="66FD3008"/>
    <w:rsid w:val="670419FD"/>
    <w:rsid w:val="670505CC"/>
    <w:rsid w:val="670C23B1"/>
    <w:rsid w:val="67227BB0"/>
    <w:rsid w:val="674766EC"/>
    <w:rsid w:val="674F4DE9"/>
    <w:rsid w:val="675016AD"/>
    <w:rsid w:val="675A6231"/>
    <w:rsid w:val="675C1D52"/>
    <w:rsid w:val="67601B76"/>
    <w:rsid w:val="676425ED"/>
    <w:rsid w:val="67744488"/>
    <w:rsid w:val="67765ED2"/>
    <w:rsid w:val="677F3B63"/>
    <w:rsid w:val="6783095D"/>
    <w:rsid w:val="67863DE9"/>
    <w:rsid w:val="67883604"/>
    <w:rsid w:val="678F5A17"/>
    <w:rsid w:val="679A4217"/>
    <w:rsid w:val="67A04C84"/>
    <w:rsid w:val="67A81DF6"/>
    <w:rsid w:val="67B61EC8"/>
    <w:rsid w:val="67B96EBA"/>
    <w:rsid w:val="67BE7184"/>
    <w:rsid w:val="67BE7684"/>
    <w:rsid w:val="67C82666"/>
    <w:rsid w:val="67CC284B"/>
    <w:rsid w:val="67D445D7"/>
    <w:rsid w:val="67D51442"/>
    <w:rsid w:val="67E31090"/>
    <w:rsid w:val="67E50805"/>
    <w:rsid w:val="67E91757"/>
    <w:rsid w:val="67EC5CAA"/>
    <w:rsid w:val="67FF7197"/>
    <w:rsid w:val="68006BE0"/>
    <w:rsid w:val="68073F55"/>
    <w:rsid w:val="680A1072"/>
    <w:rsid w:val="680B188B"/>
    <w:rsid w:val="680B427D"/>
    <w:rsid w:val="680C0CAA"/>
    <w:rsid w:val="68137141"/>
    <w:rsid w:val="681D1177"/>
    <w:rsid w:val="681E1079"/>
    <w:rsid w:val="68204666"/>
    <w:rsid w:val="6825023B"/>
    <w:rsid w:val="682B14B5"/>
    <w:rsid w:val="683227A5"/>
    <w:rsid w:val="6839180D"/>
    <w:rsid w:val="683B00D6"/>
    <w:rsid w:val="68447912"/>
    <w:rsid w:val="684B6E2F"/>
    <w:rsid w:val="684E65B9"/>
    <w:rsid w:val="685145C8"/>
    <w:rsid w:val="68553BE9"/>
    <w:rsid w:val="68565CBD"/>
    <w:rsid w:val="68581432"/>
    <w:rsid w:val="685A29E2"/>
    <w:rsid w:val="68616A0A"/>
    <w:rsid w:val="68672510"/>
    <w:rsid w:val="686B1FAE"/>
    <w:rsid w:val="6870199A"/>
    <w:rsid w:val="687214F5"/>
    <w:rsid w:val="68797802"/>
    <w:rsid w:val="68812809"/>
    <w:rsid w:val="68852072"/>
    <w:rsid w:val="68892505"/>
    <w:rsid w:val="688B16A4"/>
    <w:rsid w:val="688D066F"/>
    <w:rsid w:val="689110AC"/>
    <w:rsid w:val="6891336A"/>
    <w:rsid w:val="6893258F"/>
    <w:rsid w:val="689B28E9"/>
    <w:rsid w:val="689F3767"/>
    <w:rsid w:val="689F48CA"/>
    <w:rsid w:val="68A31A93"/>
    <w:rsid w:val="68AC4341"/>
    <w:rsid w:val="68B1389E"/>
    <w:rsid w:val="68B42698"/>
    <w:rsid w:val="68BD6E53"/>
    <w:rsid w:val="68C810A2"/>
    <w:rsid w:val="68C95F34"/>
    <w:rsid w:val="68D902D7"/>
    <w:rsid w:val="68DD7CA5"/>
    <w:rsid w:val="68E4444F"/>
    <w:rsid w:val="68E81861"/>
    <w:rsid w:val="68EB58E4"/>
    <w:rsid w:val="68EC43B8"/>
    <w:rsid w:val="68F041FD"/>
    <w:rsid w:val="68F66B37"/>
    <w:rsid w:val="68F71B15"/>
    <w:rsid w:val="68F81644"/>
    <w:rsid w:val="68FB3031"/>
    <w:rsid w:val="69016132"/>
    <w:rsid w:val="69022BE1"/>
    <w:rsid w:val="690853E8"/>
    <w:rsid w:val="690E243B"/>
    <w:rsid w:val="69194238"/>
    <w:rsid w:val="691D0275"/>
    <w:rsid w:val="691E7C5F"/>
    <w:rsid w:val="69247A50"/>
    <w:rsid w:val="692E4A21"/>
    <w:rsid w:val="693D72DB"/>
    <w:rsid w:val="6941161C"/>
    <w:rsid w:val="694261A5"/>
    <w:rsid w:val="69454260"/>
    <w:rsid w:val="694D15C5"/>
    <w:rsid w:val="694E7A99"/>
    <w:rsid w:val="694E7FD8"/>
    <w:rsid w:val="69555D7B"/>
    <w:rsid w:val="69566CF6"/>
    <w:rsid w:val="695C2968"/>
    <w:rsid w:val="696573B1"/>
    <w:rsid w:val="69660731"/>
    <w:rsid w:val="696B29FE"/>
    <w:rsid w:val="696C0FD5"/>
    <w:rsid w:val="6970101A"/>
    <w:rsid w:val="69792605"/>
    <w:rsid w:val="697C06F3"/>
    <w:rsid w:val="697C5645"/>
    <w:rsid w:val="697D60D8"/>
    <w:rsid w:val="697E64D5"/>
    <w:rsid w:val="69852C3B"/>
    <w:rsid w:val="698865FC"/>
    <w:rsid w:val="69976D92"/>
    <w:rsid w:val="699A755C"/>
    <w:rsid w:val="69A91066"/>
    <w:rsid w:val="69AD6DD2"/>
    <w:rsid w:val="69B620AE"/>
    <w:rsid w:val="69B6410F"/>
    <w:rsid w:val="69BF780E"/>
    <w:rsid w:val="69C50498"/>
    <w:rsid w:val="69C60982"/>
    <w:rsid w:val="69CE7006"/>
    <w:rsid w:val="69D56493"/>
    <w:rsid w:val="69D83E73"/>
    <w:rsid w:val="69D91A56"/>
    <w:rsid w:val="69E0416D"/>
    <w:rsid w:val="69E45165"/>
    <w:rsid w:val="69E50B6F"/>
    <w:rsid w:val="69EC374B"/>
    <w:rsid w:val="69EF79B5"/>
    <w:rsid w:val="69F05B5A"/>
    <w:rsid w:val="69F34388"/>
    <w:rsid w:val="69FB465E"/>
    <w:rsid w:val="6A047508"/>
    <w:rsid w:val="6A0764F3"/>
    <w:rsid w:val="6A0D0D2C"/>
    <w:rsid w:val="6A120A92"/>
    <w:rsid w:val="6A176C2C"/>
    <w:rsid w:val="6A2650B1"/>
    <w:rsid w:val="6A275C93"/>
    <w:rsid w:val="6A3262A1"/>
    <w:rsid w:val="6A357F80"/>
    <w:rsid w:val="6A372349"/>
    <w:rsid w:val="6A3C62A2"/>
    <w:rsid w:val="6A44548C"/>
    <w:rsid w:val="6A4516A7"/>
    <w:rsid w:val="6A4A59B4"/>
    <w:rsid w:val="6A4C6866"/>
    <w:rsid w:val="6A521B11"/>
    <w:rsid w:val="6A6B21C5"/>
    <w:rsid w:val="6A7A5EA8"/>
    <w:rsid w:val="6A821225"/>
    <w:rsid w:val="6A8C075E"/>
    <w:rsid w:val="6A8C387D"/>
    <w:rsid w:val="6A90357C"/>
    <w:rsid w:val="6A9D3105"/>
    <w:rsid w:val="6AA62B3B"/>
    <w:rsid w:val="6AAA3EF3"/>
    <w:rsid w:val="6AB25183"/>
    <w:rsid w:val="6AB72206"/>
    <w:rsid w:val="6AB83A82"/>
    <w:rsid w:val="6AB93C7A"/>
    <w:rsid w:val="6ABA4D0B"/>
    <w:rsid w:val="6AC26487"/>
    <w:rsid w:val="6AD03E19"/>
    <w:rsid w:val="6ADB0FEB"/>
    <w:rsid w:val="6AE56E04"/>
    <w:rsid w:val="6AEC659B"/>
    <w:rsid w:val="6AF364A7"/>
    <w:rsid w:val="6AF42372"/>
    <w:rsid w:val="6AF57F85"/>
    <w:rsid w:val="6B055C03"/>
    <w:rsid w:val="6B07469E"/>
    <w:rsid w:val="6B164000"/>
    <w:rsid w:val="6B215388"/>
    <w:rsid w:val="6B241BFD"/>
    <w:rsid w:val="6B2525D8"/>
    <w:rsid w:val="6B285315"/>
    <w:rsid w:val="6B3200F6"/>
    <w:rsid w:val="6B3C1F89"/>
    <w:rsid w:val="6B3E796D"/>
    <w:rsid w:val="6B3F5143"/>
    <w:rsid w:val="6B4C4B73"/>
    <w:rsid w:val="6B5D71CF"/>
    <w:rsid w:val="6B677766"/>
    <w:rsid w:val="6B734240"/>
    <w:rsid w:val="6B743B2D"/>
    <w:rsid w:val="6B78051A"/>
    <w:rsid w:val="6B7C6A17"/>
    <w:rsid w:val="6B8240C6"/>
    <w:rsid w:val="6B834228"/>
    <w:rsid w:val="6B8D087C"/>
    <w:rsid w:val="6B98420C"/>
    <w:rsid w:val="6BA04332"/>
    <w:rsid w:val="6BA7061E"/>
    <w:rsid w:val="6BB26654"/>
    <w:rsid w:val="6BB61B28"/>
    <w:rsid w:val="6BB66EBC"/>
    <w:rsid w:val="6BB828FC"/>
    <w:rsid w:val="6BBC74A3"/>
    <w:rsid w:val="6BBE0DB1"/>
    <w:rsid w:val="6BC00CDE"/>
    <w:rsid w:val="6BC44F4C"/>
    <w:rsid w:val="6BC55653"/>
    <w:rsid w:val="6BC74A2A"/>
    <w:rsid w:val="6BD23ED5"/>
    <w:rsid w:val="6BD5413F"/>
    <w:rsid w:val="6BDD0CA1"/>
    <w:rsid w:val="6BE60E5C"/>
    <w:rsid w:val="6BEA3A94"/>
    <w:rsid w:val="6BEB7E20"/>
    <w:rsid w:val="6BEC3629"/>
    <w:rsid w:val="6BF94CCE"/>
    <w:rsid w:val="6BFE164B"/>
    <w:rsid w:val="6C002070"/>
    <w:rsid w:val="6C012132"/>
    <w:rsid w:val="6C02389E"/>
    <w:rsid w:val="6C0A6236"/>
    <w:rsid w:val="6C0F5B38"/>
    <w:rsid w:val="6C1A4F51"/>
    <w:rsid w:val="6C1D394D"/>
    <w:rsid w:val="6C1E73EB"/>
    <w:rsid w:val="6C264CED"/>
    <w:rsid w:val="6C267FC7"/>
    <w:rsid w:val="6C2A1A1A"/>
    <w:rsid w:val="6C2C1C10"/>
    <w:rsid w:val="6C32047C"/>
    <w:rsid w:val="6C3B452E"/>
    <w:rsid w:val="6C3E65FF"/>
    <w:rsid w:val="6C552493"/>
    <w:rsid w:val="6C586CBD"/>
    <w:rsid w:val="6C5934B8"/>
    <w:rsid w:val="6C5E1F37"/>
    <w:rsid w:val="6C6775E5"/>
    <w:rsid w:val="6C720C50"/>
    <w:rsid w:val="6C7550C9"/>
    <w:rsid w:val="6C7D7DF7"/>
    <w:rsid w:val="6C8531CE"/>
    <w:rsid w:val="6C8920AA"/>
    <w:rsid w:val="6C8C3ED5"/>
    <w:rsid w:val="6C957825"/>
    <w:rsid w:val="6C971701"/>
    <w:rsid w:val="6C9E272F"/>
    <w:rsid w:val="6CA44355"/>
    <w:rsid w:val="6CAA2E3B"/>
    <w:rsid w:val="6CAF76DF"/>
    <w:rsid w:val="6CC1780A"/>
    <w:rsid w:val="6CC26453"/>
    <w:rsid w:val="6CC7670F"/>
    <w:rsid w:val="6CC85C8A"/>
    <w:rsid w:val="6CCB0C58"/>
    <w:rsid w:val="6CD22553"/>
    <w:rsid w:val="6CD225DF"/>
    <w:rsid w:val="6CDA2B41"/>
    <w:rsid w:val="6CE60F23"/>
    <w:rsid w:val="6CE86223"/>
    <w:rsid w:val="6CE9268A"/>
    <w:rsid w:val="6CF32332"/>
    <w:rsid w:val="6CF355D0"/>
    <w:rsid w:val="6CF45263"/>
    <w:rsid w:val="6CFD30DC"/>
    <w:rsid w:val="6CFE5C40"/>
    <w:rsid w:val="6D054A70"/>
    <w:rsid w:val="6D080A78"/>
    <w:rsid w:val="6D0F5508"/>
    <w:rsid w:val="6D27486F"/>
    <w:rsid w:val="6D291CAA"/>
    <w:rsid w:val="6D29679F"/>
    <w:rsid w:val="6D2B5525"/>
    <w:rsid w:val="6D2E1A85"/>
    <w:rsid w:val="6D2E2DC5"/>
    <w:rsid w:val="6D2F1573"/>
    <w:rsid w:val="6D32474A"/>
    <w:rsid w:val="6D344FCC"/>
    <w:rsid w:val="6D364785"/>
    <w:rsid w:val="6D3B6F3F"/>
    <w:rsid w:val="6D3D67DF"/>
    <w:rsid w:val="6D4276FD"/>
    <w:rsid w:val="6D4455D2"/>
    <w:rsid w:val="6D4805E1"/>
    <w:rsid w:val="6D5464D3"/>
    <w:rsid w:val="6D572468"/>
    <w:rsid w:val="6D58015C"/>
    <w:rsid w:val="6D5E1EDD"/>
    <w:rsid w:val="6D5E317C"/>
    <w:rsid w:val="6D6058DC"/>
    <w:rsid w:val="6D650AF2"/>
    <w:rsid w:val="6D6A0E7F"/>
    <w:rsid w:val="6D744DE4"/>
    <w:rsid w:val="6D751C41"/>
    <w:rsid w:val="6D7A465F"/>
    <w:rsid w:val="6D7B190E"/>
    <w:rsid w:val="6D7C4AAA"/>
    <w:rsid w:val="6D861DE4"/>
    <w:rsid w:val="6D8741DB"/>
    <w:rsid w:val="6D8B1169"/>
    <w:rsid w:val="6DA051D6"/>
    <w:rsid w:val="6DA43293"/>
    <w:rsid w:val="6DA54098"/>
    <w:rsid w:val="6DA66EA6"/>
    <w:rsid w:val="6DAB168F"/>
    <w:rsid w:val="6DAC594D"/>
    <w:rsid w:val="6DAF638B"/>
    <w:rsid w:val="6DB675FD"/>
    <w:rsid w:val="6DBD777E"/>
    <w:rsid w:val="6DBE1EC0"/>
    <w:rsid w:val="6DBE33FC"/>
    <w:rsid w:val="6DCB4549"/>
    <w:rsid w:val="6DCC1FBA"/>
    <w:rsid w:val="6DCC6635"/>
    <w:rsid w:val="6DD539B8"/>
    <w:rsid w:val="6DDF2C11"/>
    <w:rsid w:val="6DE17FF6"/>
    <w:rsid w:val="6DE22F03"/>
    <w:rsid w:val="6DE427D1"/>
    <w:rsid w:val="6DE63E05"/>
    <w:rsid w:val="6DEE1E33"/>
    <w:rsid w:val="6DF477E5"/>
    <w:rsid w:val="6DFA73CA"/>
    <w:rsid w:val="6E043187"/>
    <w:rsid w:val="6E070112"/>
    <w:rsid w:val="6E0A1F77"/>
    <w:rsid w:val="6E0A54CE"/>
    <w:rsid w:val="6E0C5CFE"/>
    <w:rsid w:val="6E100CDE"/>
    <w:rsid w:val="6E103B60"/>
    <w:rsid w:val="6E162E5C"/>
    <w:rsid w:val="6E1F077F"/>
    <w:rsid w:val="6E26173D"/>
    <w:rsid w:val="6E2E0D88"/>
    <w:rsid w:val="6E3013E5"/>
    <w:rsid w:val="6E30606E"/>
    <w:rsid w:val="6E3170A7"/>
    <w:rsid w:val="6E324088"/>
    <w:rsid w:val="6E350B18"/>
    <w:rsid w:val="6E377D5D"/>
    <w:rsid w:val="6E441184"/>
    <w:rsid w:val="6E4964D8"/>
    <w:rsid w:val="6E4C0ADD"/>
    <w:rsid w:val="6E4D7BC8"/>
    <w:rsid w:val="6E4E0D65"/>
    <w:rsid w:val="6E603904"/>
    <w:rsid w:val="6E627EA5"/>
    <w:rsid w:val="6E6502A2"/>
    <w:rsid w:val="6E695C0F"/>
    <w:rsid w:val="6E713687"/>
    <w:rsid w:val="6E7662BD"/>
    <w:rsid w:val="6E777692"/>
    <w:rsid w:val="6E7B54E4"/>
    <w:rsid w:val="6E7F390C"/>
    <w:rsid w:val="6E832DCE"/>
    <w:rsid w:val="6E844B14"/>
    <w:rsid w:val="6E944C4A"/>
    <w:rsid w:val="6E9D36A3"/>
    <w:rsid w:val="6EA02447"/>
    <w:rsid w:val="6EA2534A"/>
    <w:rsid w:val="6EA43961"/>
    <w:rsid w:val="6EA44BBC"/>
    <w:rsid w:val="6EA647B8"/>
    <w:rsid w:val="6EA66925"/>
    <w:rsid w:val="6EB14635"/>
    <w:rsid w:val="6EB35BE4"/>
    <w:rsid w:val="6EB5772A"/>
    <w:rsid w:val="6EBF43AF"/>
    <w:rsid w:val="6ED05355"/>
    <w:rsid w:val="6ED31D55"/>
    <w:rsid w:val="6ED37BAF"/>
    <w:rsid w:val="6EDE1D50"/>
    <w:rsid w:val="6EE4179A"/>
    <w:rsid w:val="6EE935EF"/>
    <w:rsid w:val="6EF6431E"/>
    <w:rsid w:val="6EF97E06"/>
    <w:rsid w:val="6F0601A4"/>
    <w:rsid w:val="6F207884"/>
    <w:rsid w:val="6F232CC5"/>
    <w:rsid w:val="6F2C4664"/>
    <w:rsid w:val="6F300B17"/>
    <w:rsid w:val="6F333FFC"/>
    <w:rsid w:val="6F344832"/>
    <w:rsid w:val="6F360E41"/>
    <w:rsid w:val="6F37530E"/>
    <w:rsid w:val="6F385D5D"/>
    <w:rsid w:val="6F4F2378"/>
    <w:rsid w:val="6F57221A"/>
    <w:rsid w:val="6F587830"/>
    <w:rsid w:val="6F5C3CFF"/>
    <w:rsid w:val="6F657ABF"/>
    <w:rsid w:val="6F6F727F"/>
    <w:rsid w:val="6F775894"/>
    <w:rsid w:val="6F793599"/>
    <w:rsid w:val="6F7C1756"/>
    <w:rsid w:val="6F7D43A1"/>
    <w:rsid w:val="6F845073"/>
    <w:rsid w:val="6F855C8F"/>
    <w:rsid w:val="6F874E2C"/>
    <w:rsid w:val="6F875FA8"/>
    <w:rsid w:val="6F98318C"/>
    <w:rsid w:val="6FA40EE0"/>
    <w:rsid w:val="6FB15FF9"/>
    <w:rsid w:val="6FC1692A"/>
    <w:rsid w:val="6FD05F78"/>
    <w:rsid w:val="6FD64802"/>
    <w:rsid w:val="6FDF564F"/>
    <w:rsid w:val="6FE00F84"/>
    <w:rsid w:val="6FE0657C"/>
    <w:rsid w:val="6FE07AF6"/>
    <w:rsid w:val="6FE15FEE"/>
    <w:rsid w:val="6FE61013"/>
    <w:rsid w:val="6FE82825"/>
    <w:rsid w:val="6FF40CC4"/>
    <w:rsid w:val="6FF603C5"/>
    <w:rsid w:val="70033875"/>
    <w:rsid w:val="700C7C2C"/>
    <w:rsid w:val="701640FD"/>
    <w:rsid w:val="701B76F8"/>
    <w:rsid w:val="701D418C"/>
    <w:rsid w:val="70207746"/>
    <w:rsid w:val="70222C9A"/>
    <w:rsid w:val="70227D0A"/>
    <w:rsid w:val="70272491"/>
    <w:rsid w:val="702A1678"/>
    <w:rsid w:val="703172F0"/>
    <w:rsid w:val="703635EB"/>
    <w:rsid w:val="703D7688"/>
    <w:rsid w:val="703F385C"/>
    <w:rsid w:val="7042663A"/>
    <w:rsid w:val="7044360B"/>
    <w:rsid w:val="704C053D"/>
    <w:rsid w:val="705C46BF"/>
    <w:rsid w:val="705F3D24"/>
    <w:rsid w:val="705F56E0"/>
    <w:rsid w:val="70687B22"/>
    <w:rsid w:val="706978F5"/>
    <w:rsid w:val="70721227"/>
    <w:rsid w:val="707B7789"/>
    <w:rsid w:val="707E3781"/>
    <w:rsid w:val="707E4C72"/>
    <w:rsid w:val="7080004C"/>
    <w:rsid w:val="70804A87"/>
    <w:rsid w:val="708C3333"/>
    <w:rsid w:val="70935C6A"/>
    <w:rsid w:val="709B39B7"/>
    <w:rsid w:val="70AE3DA8"/>
    <w:rsid w:val="70B04282"/>
    <w:rsid w:val="70B73A36"/>
    <w:rsid w:val="70C852D5"/>
    <w:rsid w:val="70C9704D"/>
    <w:rsid w:val="70D21638"/>
    <w:rsid w:val="70D81A6A"/>
    <w:rsid w:val="70E11117"/>
    <w:rsid w:val="70E9452D"/>
    <w:rsid w:val="70EE224D"/>
    <w:rsid w:val="70F14598"/>
    <w:rsid w:val="70F25422"/>
    <w:rsid w:val="71000A9F"/>
    <w:rsid w:val="71070633"/>
    <w:rsid w:val="7107533C"/>
    <w:rsid w:val="710A4B61"/>
    <w:rsid w:val="710D7186"/>
    <w:rsid w:val="71196768"/>
    <w:rsid w:val="712131D4"/>
    <w:rsid w:val="71231DF5"/>
    <w:rsid w:val="712B5AF3"/>
    <w:rsid w:val="7136229B"/>
    <w:rsid w:val="713806FE"/>
    <w:rsid w:val="71380764"/>
    <w:rsid w:val="713A4D49"/>
    <w:rsid w:val="71433F21"/>
    <w:rsid w:val="71501181"/>
    <w:rsid w:val="715A1221"/>
    <w:rsid w:val="715B0D5E"/>
    <w:rsid w:val="71653DDC"/>
    <w:rsid w:val="716C6CDD"/>
    <w:rsid w:val="716D7925"/>
    <w:rsid w:val="71792A29"/>
    <w:rsid w:val="717A6FFC"/>
    <w:rsid w:val="718441C6"/>
    <w:rsid w:val="718513FB"/>
    <w:rsid w:val="718B784E"/>
    <w:rsid w:val="718D50FA"/>
    <w:rsid w:val="719A690A"/>
    <w:rsid w:val="719C63E6"/>
    <w:rsid w:val="719F73F9"/>
    <w:rsid w:val="71A973CC"/>
    <w:rsid w:val="71BD44B0"/>
    <w:rsid w:val="71C0584C"/>
    <w:rsid w:val="71C265A2"/>
    <w:rsid w:val="71CB2B86"/>
    <w:rsid w:val="71CD1E6B"/>
    <w:rsid w:val="71D560FF"/>
    <w:rsid w:val="71D65E31"/>
    <w:rsid w:val="71E02630"/>
    <w:rsid w:val="71E871B5"/>
    <w:rsid w:val="71EB6173"/>
    <w:rsid w:val="71F33628"/>
    <w:rsid w:val="72036548"/>
    <w:rsid w:val="72097830"/>
    <w:rsid w:val="720E26C6"/>
    <w:rsid w:val="72117FBB"/>
    <w:rsid w:val="721409B1"/>
    <w:rsid w:val="72165CB8"/>
    <w:rsid w:val="72283F97"/>
    <w:rsid w:val="72287D47"/>
    <w:rsid w:val="722C74C5"/>
    <w:rsid w:val="722E2654"/>
    <w:rsid w:val="72305F1F"/>
    <w:rsid w:val="72326E87"/>
    <w:rsid w:val="723623AF"/>
    <w:rsid w:val="72427528"/>
    <w:rsid w:val="72496248"/>
    <w:rsid w:val="724F7003"/>
    <w:rsid w:val="72604B63"/>
    <w:rsid w:val="7262771F"/>
    <w:rsid w:val="72683FC5"/>
    <w:rsid w:val="72690E0D"/>
    <w:rsid w:val="726A44E7"/>
    <w:rsid w:val="726A4C9C"/>
    <w:rsid w:val="726D130C"/>
    <w:rsid w:val="72715A9F"/>
    <w:rsid w:val="72732B7E"/>
    <w:rsid w:val="727734F9"/>
    <w:rsid w:val="727A7B47"/>
    <w:rsid w:val="727E3816"/>
    <w:rsid w:val="728226FE"/>
    <w:rsid w:val="72832F9D"/>
    <w:rsid w:val="728B2AEA"/>
    <w:rsid w:val="7290356F"/>
    <w:rsid w:val="72907330"/>
    <w:rsid w:val="72951B5C"/>
    <w:rsid w:val="729F74C3"/>
    <w:rsid w:val="72A133FA"/>
    <w:rsid w:val="72AA1911"/>
    <w:rsid w:val="72AB3168"/>
    <w:rsid w:val="72AD4484"/>
    <w:rsid w:val="72B3358B"/>
    <w:rsid w:val="72CC3113"/>
    <w:rsid w:val="72CD483C"/>
    <w:rsid w:val="72D8087D"/>
    <w:rsid w:val="72D93019"/>
    <w:rsid w:val="72D94BBE"/>
    <w:rsid w:val="72E22428"/>
    <w:rsid w:val="72EC5F85"/>
    <w:rsid w:val="72F27ED6"/>
    <w:rsid w:val="72F936CC"/>
    <w:rsid w:val="73081501"/>
    <w:rsid w:val="730D1191"/>
    <w:rsid w:val="730E4690"/>
    <w:rsid w:val="730F1B26"/>
    <w:rsid w:val="73144AC9"/>
    <w:rsid w:val="731A2FBC"/>
    <w:rsid w:val="731C3D9E"/>
    <w:rsid w:val="731E465F"/>
    <w:rsid w:val="73205662"/>
    <w:rsid w:val="73213136"/>
    <w:rsid w:val="7323518D"/>
    <w:rsid w:val="732779EB"/>
    <w:rsid w:val="732A5952"/>
    <w:rsid w:val="733D62FB"/>
    <w:rsid w:val="73404104"/>
    <w:rsid w:val="734559E7"/>
    <w:rsid w:val="7348289F"/>
    <w:rsid w:val="735A3303"/>
    <w:rsid w:val="735C00ED"/>
    <w:rsid w:val="735C14B2"/>
    <w:rsid w:val="735E2A72"/>
    <w:rsid w:val="735F4257"/>
    <w:rsid w:val="736039C7"/>
    <w:rsid w:val="7362398C"/>
    <w:rsid w:val="736F589D"/>
    <w:rsid w:val="736F696A"/>
    <w:rsid w:val="73700E73"/>
    <w:rsid w:val="73763639"/>
    <w:rsid w:val="737D31F3"/>
    <w:rsid w:val="737F543C"/>
    <w:rsid w:val="73833C7E"/>
    <w:rsid w:val="73840320"/>
    <w:rsid w:val="738862F3"/>
    <w:rsid w:val="73945E73"/>
    <w:rsid w:val="73AB2049"/>
    <w:rsid w:val="73AD3B52"/>
    <w:rsid w:val="73AE61C5"/>
    <w:rsid w:val="73B0523D"/>
    <w:rsid w:val="73B10435"/>
    <w:rsid w:val="73B61CEA"/>
    <w:rsid w:val="73BB373D"/>
    <w:rsid w:val="73BC77A7"/>
    <w:rsid w:val="73BD66DB"/>
    <w:rsid w:val="73CE7E6E"/>
    <w:rsid w:val="73CF089A"/>
    <w:rsid w:val="73D3062D"/>
    <w:rsid w:val="73E12D76"/>
    <w:rsid w:val="73E17F3C"/>
    <w:rsid w:val="73E4524C"/>
    <w:rsid w:val="73EB5FEE"/>
    <w:rsid w:val="73F9656B"/>
    <w:rsid w:val="73FB7A28"/>
    <w:rsid w:val="73FD3671"/>
    <w:rsid w:val="74015EBD"/>
    <w:rsid w:val="740446B7"/>
    <w:rsid w:val="740872DA"/>
    <w:rsid w:val="740B6D50"/>
    <w:rsid w:val="74182C7D"/>
    <w:rsid w:val="741A6AB0"/>
    <w:rsid w:val="74256DD0"/>
    <w:rsid w:val="74260DB5"/>
    <w:rsid w:val="742915A0"/>
    <w:rsid w:val="742C4551"/>
    <w:rsid w:val="742C4597"/>
    <w:rsid w:val="742D4072"/>
    <w:rsid w:val="74322800"/>
    <w:rsid w:val="743401F6"/>
    <w:rsid w:val="74386EB0"/>
    <w:rsid w:val="743C27F5"/>
    <w:rsid w:val="743F1908"/>
    <w:rsid w:val="74495819"/>
    <w:rsid w:val="744A21B5"/>
    <w:rsid w:val="744A24B6"/>
    <w:rsid w:val="744A792E"/>
    <w:rsid w:val="744E10EB"/>
    <w:rsid w:val="744F6BE8"/>
    <w:rsid w:val="74512590"/>
    <w:rsid w:val="74531A8C"/>
    <w:rsid w:val="745341BE"/>
    <w:rsid w:val="74536DBC"/>
    <w:rsid w:val="745734C2"/>
    <w:rsid w:val="745C12A4"/>
    <w:rsid w:val="745F1272"/>
    <w:rsid w:val="74694724"/>
    <w:rsid w:val="746960C4"/>
    <w:rsid w:val="746A0639"/>
    <w:rsid w:val="746A5838"/>
    <w:rsid w:val="746F25FB"/>
    <w:rsid w:val="74750216"/>
    <w:rsid w:val="747733C2"/>
    <w:rsid w:val="7490151C"/>
    <w:rsid w:val="74902721"/>
    <w:rsid w:val="74911003"/>
    <w:rsid w:val="74A67BDB"/>
    <w:rsid w:val="74A94AF6"/>
    <w:rsid w:val="74CC0625"/>
    <w:rsid w:val="74CC16BF"/>
    <w:rsid w:val="74CF30BB"/>
    <w:rsid w:val="74D214A1"/>
    <w:rsid w:val="74D41F1C"/>
    <w:rsid w:val="74D77B16"/>
    <w:rsid w:val="74DD2770"/>
    <w:rsid w:val="74DE5F64"/>
    <w:rsid w:val="74F47535"/>
    <w:rsid w:val="74FD4D42"/>
    <w:rsid w:val="75022B00"/>
    <w:rsid w:val="7505348B"/>
    <w:rsid w:val="75062305"/>
    <w:rsid w:val="75081745"/>
    <w:rsid w:val="751562C7"/>
    <w:rsid w:val="751608A2"/>
    <w:rsid w:val="7519692A"/>
    <w:rsid w:val="751C2DB2"/>
    <w:rsid w:val="752201A4"/>
    <w:rsid w:val="752B2E61"/>
    <w:rsid w:val="75340C13"/>
    <w:rsid w:val="75345206"/>
    <w:rsid w:val="75345B06"/>
    <w:rsid w:val="75355EAE"/>
    <w:rsid w:val="753805A2"/>
    <w:rsid w:val="75416EBF"/>
    <w:rsid w:val="754323DC"/>
    <w:rsid w:val="754975E4"/>
    <w:rsid w:val="75544CB4"/>
    <w:rsid w:val="75556311"/>
    <w:rsid w:val="75685EB9"/>
    <w:rsid w:val="756B3682"/>
    <w:rsid w:val="756F2DD5"/>
    <w:rsid w:val="7575181C"/>
    <w:rsid w:val="75781914"/>
    <w:rsid w:val="75840049"/>
    <w:rsid w:val="75864A13"/>
    <w:rsid w:val="758950E2"/>
    <w:rsid w:val="758A30C4"/>
    <w:rsid w:val="758C1477"/>
    <w:rsid w:val="759457E7"/>
    <w:rsid w:val="759E4723"/>
    <w:rsid w:val="75A863A2"/>
    <w:rsid w:val="75AA3A8D"/>
    <w:rsid w:val="75B530AE"/>
    <w:rsid w:val="75B651D5"/>
    <w:rsid w:val="75BA2D47"/>
    <w:rsid w:val="75C01DF7"/>
    <w:rsid w:val="75C208A3"/>
    <w:rsid w:val="75C450E1"/>
    <w:rsid w:val="75C45DD3"/>
    <w:rsid w:val="75C52B44"/>
    <w:rsid w:val="75C738FF"/>
    <w:rsid w:val="75D065AF"/>
    <w:rsid w:val="75D13266"/>
    <w:rsid w:val="75D600D6"/>
    <w:rsid w:val="75D8228B"/>
    <w:rsid w:val="75DA2C36"/>
    <w:rsid w:val="75DB2852"/>
    <w:rsid w:val="75DC7E41"/>
    <w:rsid w:val="75DE6535"/>
    <w:rsid w:val="75E00572"/>
    <w:rsid w:val="75E74CA7"/>
    <w:rsid w:val="75E86905"/>
    <w:rsid w:val="75E91393"/>
    <w:rsid w:val="75EA5EE6"/>
    <w:rsid w:val="75FD0530"/>
    <w:rsid w:val="75FD7487"/>
    <w:rsid w:val="75FF6A6C"/>
    <w:rsid w:val="76031612"/>
    <w:rsid w:val="760523FF"/>
    <w:rsid w:val="760F7F51"/>
    <w:rsid w:val="761556F0"/>
    <w:rsid w:val="761D290C"/>
    <w:rsid w:val="76234856"/>
    <w:rsid w:val="76245606"/>
    <w:rsid w:val="7628629D"/>
    <w:rsid w:val="763340FB"/>
    <w:rsid w:val="76396C3D"/>
    <w:rsid w:val="763C5112"/>
    <w:rsid w:val="763D7A99"/>
    <w:rsid w:val="7644392D"/>
    <w:rsid w:val="765C4FD9"/>
    <w:rsid w:val="765D55C7"/>
    <w:rsid w:val="765F671E"/>
    <w:rsid w:val="76640DEF"/>
    <w:rsid w:val="766509D0"/>
    <w:rsid w:val="76684B00"/>
    <w:rsid w:val="7675204F"/>
    <w:rsid w:val="7679634A"/>
    <w:rsid w:val="768C19AC"/>
    <w:rsid w:val="769539A4"/>
    <w:rsid w:val="76A25004"/>
    <w:rsid w:val="76AE0C5E"/>
    <w:rsid w:val="76AF222D"/>
    <w:rsid w:val="76B30A9E"/>
    <w:rsid w:val="76B75BAB"/>
    <w:rsid w:val="76B8668F"/>
    <w:rsid w:val="76B91A75"/>
    <w:rsid w:val="76BA4930"/>
    <w:rsid w:val="76C5401E"/>
    <w:rsid w:val="76CA30B5"/>
    <w:rsid w:val="76CE2C69"/>
    <w:rsid w:val="76D32D9E"/>
    <w:rsid w:val="76D50581"/>
    <w:rsid w:val="76D5109F"/>
    <w:rsid w:val="76D65C82"/>
    <w:rsid w:val="76D76645"/>
    <w:rsid w:val="76EA01E5"/>
    <w:rsid w:val="76F406E4"/>
    <w:rsid w:val="76FB3103"/>
    <w:rsid w:val="76FF34A4"/>
    <w:rsid w:val="77030CD2"/>
    <w:rsid w:val="77051459"/>
    <w:rsid w:val="7706557F"/>
    <w:rsid w:val="77065FD4"/>
    <w:rsid w:val="7708599E"/>
    <w:rsid w:val="771518BD"/>
    <w:rsid w:val="771A7112"/>
    <w:rsid w:val="771E3BE8"/>
    <w:rsid w:val="77275779"/>
    <w:rsid w:val="772A0C44"/>
    <w:rsid w:val="772E2DA2"/>
    <w:rsid w:val="772F3109"/>
    <w:rsid w:val="77331F19"/>
    <w:rsid w:val="773602A1"/>
    <w:rsid w:val="773D577C"/>
    <w:rsid w:val="773F13BE"/>
    <w:rsid w:val="77414AE3"/>
    <w:rsid w:val="77435E45"/>
    <w:rsid w:val="774A6277"/>
    <w:rsid w:val="7757108E"/>
    <w:rsid w:val="7758244C"/>
    <w:rsid w:val="775D0001"/>
    <w:rsid w:val="77647273"/>
    <w:rsid w:val="77696FCE"/>
    <w:rsid w:val="776B6128"/>
    <w:rsid w:val="777374B4"/>
    <w:rsid w:val="778252C1"/>
    <w:rsid w:val="77942198"/>
    <w:rsid w:val="77965558"/>
    <w:rsid w:val="77996A44"/>
    <w:rsid w:val="779A10E8"/>
    <w:rsid w:val="779D3416"/>
    <w:rsid w:val="779D39CB"/>
    <w:rsid w:val="77A01621"/>
    <w:rsid w:val="77A55023"/>
    <w:rsid w:val="77B03764"/>
    <w:rsid w:val="77C54831"/>
    <w:rsid w:val="77C60E92"/>
    <w:rsid w:val="77D4783F"/>
    <w:rsid w:val="77DB3A00"/>
    <w:rsid w:val="77E42ED6"/>
    <w:rsid w:val="77E74F66"/>
    <w:rsid w:val="77E829BB"/>
    <w:rsid w:val="77E83A87"/>
    <w:rsid w:val="77EB0D49"/>
    <w:rsid w:val="77F05E15"/>
    <w:rsid w:val="77F14D46"/>
    <w:rsid w:val="77F262EF"/>
    <w:rsid w:val="77F44AB3"/>
    <w:rsid w:val="77F6786B"/>
    <w:rsid w:val="78030BF3"/>
    <w:rsid w:val="781875F7"/>
    <w:rsid w:val="782634B0"/>
    <w:rsid w:val="782B34BD"/>
    <w:rsid w:val="782B4773"/>
    <w:rsid w:val="782E24F1"/>
    <w:rsid w:val="783A0B35"/>
    <w:rsid w:val="78416D5F"/>
    <w:rsid w:val="78432321"/>
    <w:rsid w:val="784421BE"/>
    <w:rsid w:val="784A08E0"/>
    <w:rsid w:val="784F0E63"/>
    <w:rsid w:val="78685423"/>
    <w:rsid w:val="787563F2"/>
    <w:rsid w:val="78773A28"/>
    <w:rsid w:val="787A53D7"/>
    <w:rsid w:val="78814D83"/>
    <w:rsid w:val="788D7764"/>
    <w:rsid w:val="78911EB4"/>
    <w:rsid w:val="78957071"/>
    <w:rsid w:val="789B0B30"/>
    <w:rsid w:val="789E2D74"/>
    <w:rsid w:val="78A12570"/>
    <w:rsid w:val="78A23B1E"/>
    <w:rsid w:val="78A72BEE"/>
    <w:rsid w:val="78AD4F81"/>
    <w:rsid w:val="78B768DE"/>
    <w:rsid w:val="78C02564"/>
    <w:rsid w:val="78C53DC5"/>
    <w:rsid w:val="78CD1EC1"/>
    <w:rsid w:val="78D702BC"/>
    <w:rsid w:val="78E25EDC"/>
    <w:rsid w:val="78E47B2C"/>
    <w:rsid w:val="78EB56BC"/>
    <w:rsid w:val="78EF776C"/>
    <w:rsid w:val="78F03810"/>
    <w:rsid w:val="78F03F99"/>
    <w:rsid w:val="78F409FF"/>
    <w:rsid w:val="78FC700B"/>
    <w:rsid w:val="79094330"/>
    <w:rsid w:val="791035C3"/>
    <w:rsid w:val="79123A88"/>
    <w:rsid w:val="79150D35"/>
    <w:rsid w:val="791E0109"/>
    <w:rsid w:val="791E7B69"/>
    <w:rsid w:val="79276F6C"/>
    <w:rsid w:val="792B4316"/>
    <w:rsid w:val="79336B67"/>
    <w:rsid w:val="793420FC"/>
    <w:rsid w:val="79462D7C"/>
    <w:rsid w:val="794A14F2"/>
    <w:rsid w:val="7957057A"/>
    <w:rsid w:val="796B6E4A"/>
    <w:rsid w:val="79722931"/>
    <w:rsid w:val="79732CA4"/>
    <w:rsid w:val="797C28FC"/>
    <w:rsid w:val="799173FD"/>
    <w:rsid w:val="799F50E5"/>
    <w:rsid w:val="79B41718"/>
    <w:rsid w:val="79B85F01"/>
    <w:rsid w:val="79BA6346"/>
    <w:rsid w:val="79BB7CD0"/>
    <w:rsid w:val="79BE6398"/>
    <w:rsid w:val="79C25734"/>
    <w:rsid w:val="79C44A89"/>
    <w:rsid w:val="79C95ACC"/>
    <w:rsid w:val="79CA5ECB"/>
    <w:rsid w:val="79CB4CB9"/>
    <w:rsid w:val="79D037B6"/>
    <w:rsid w:val="79D40A02"/>
    <w:rsid w:val="79D65076"/>
    <w:rsid w:val="79D740CE"/>
    <w:rsid w:val="79D90729"/>
    <w:rsid w:val="79DA3D41"/>
    <w:rsid w:val="79EE60B7"/>
    <w:rsid w:val="79F20909"/>
    <w:rsid w:val="79F743DA"/>
    <w:rsid w:val="79FD261F"/>
    <w:rsid w:val="7A001FFE"/>
    <w:rsid w:val="7A114FAC"/>
    <w:rsid w:val="7A123AC6"/>
    <w:rsid w:val="7A1250F8"/>
    <w:rsid w:val="7A1E296F"/>
    <w:rsid w:val="7A3556CB"/>
    <w:rsid w:val="7A3729A6"/>
    <w:rsid w:val="7A3B66BC"/>
    <w:rsid w:val="7A3E0F07"/>
    <w:rsid w:val="7A420742"/>
    <w:rsid w:val="7A427DE1"/>
    <w:rsid w:val="7A4E6E9F"/>
    <w:rsid w:val="7A51340F"/>
    <w:rsid w:val="7A5663DB"/>
    <w:rsid w:val="7A5A65E2"/>
    <w:rsid w:val="7A5A6B97"/>
    <w:rsid w:val="7A6535A0"/>
    <w:rsid w:val="7A66470C"/>
    <w:rsid w:val="7A6A19AE"/>
    <w:rsid w:val="7A76445B"/>
    <w:rsid w:val="7A8223AF"/>
    <w:rsid w:val="7A8F0313"/>
    <w:rsid w:val="7A971A31"/>
    <w:rsid w:val="7A987A58"/>
    <w:rsid w:val="7A9B4257"/>
    <w:rsid w:val="7AA13876"/>
    <w:rsid w:val="7AAE5F6C"/>
    <w:rsid w:val="7AAF30A2"/>
    <w:rsid w:val="7AB126E4"/>
    <w:rsid w:val="7ABE4B13"/>
    <w:rsid w:val="7AC06A86"/>
    <w:rsid w:val="7AC92BBE"/>
    <w:rsid w:val="7ACA1EF2"/>
    <w:rsid w:val="7AD6065A"/>
    <w:rsid w:val="7ADE2FC9"/>
    <w:rsid w:val="7AE16E3B"/>
    <w:rsid w:val="7AE24C8A"/>
    <w:rsid w:val="7AE3256D"/>
    <w:rsid w:val="7AE97A63"/>
    <w:rsid w:val="7AF0119E"/>
    <w:rsid w:val="7AF122E5"/>
    <w:rsid w:val="7AF3598C"/>
    <w:rsid w:val="7AFB69AE"/>
    <w:rsid w:val="7AFC3C93"/>
    <w:rsid w:val="7B1578D6"/>
    <w:rsid w:val="7B165542"/>
    <w:rsid w:val="7B1B3D38"/>
    <w:rsid w:val="7B1D788E"/>
    <w:rsid w:val="7B24194D"/>
    <w:rsid w:val="7B2C5E40"/>
    <w:rsid w:val="7B2D4D7F"/>
    <w:rsid w:val="7B3646E3"/>
    <w:rsid w:val="7B3A481D"/>
    <w:rsid w:val="7B3E1C34"/>
    <w:rsid w:val="7B450F0D"/>
    <w:rsid w:val="7B4C17EA"/>
    <w:rsid w:val="7B59693D"/>
    <w:rsid w:val="7B5C426C"/>
    <w:rsid w:val="7B5F20C2"/>
    <w:rsid w:val="7B662DA7"/>
    <w:rsid w:val="7B7A1473"/>
    <w:rsid w:val="7B7A4DB1"/>
    <w:rsid w:val="7B937B4D"/>
    <w:rsid w:val="7B9F2548"/>
    <w:rsid w:val="7BA42040"/>
    <w:rsid w:val="7BA6447C"/>
    <w:rsid w:val="7BAB3945"/>
    <w:rsid w:val="7BB36FA9"/>
    <w:rsid w:val="7BB82600"/>
    <w:rsid w:val="7BCA2093"/>
    <w:rsid w:val="7BCA726E"/>
    <w:rsid w:val="7BD97DE7"/>
    <w:rsid w:val="7BDB49A3"/>
    <w:rsid w:val="7BDD5A39"/>
    <w:rsid w:val="7BE3053C"/>
    <w:rsid w:val="7BF24F0D"/>
    <w:rsid w:val="7C050E86"/>
    <w:rsid w:val="7C062094"/>
    <w:rsid w:val="7C0E7599"/>
    <w:rsid w:val="7C13459D"/>
    <w:rsid w:val="7C144C25"/>
    <w:rsid w:val="7C2124C3"/>
    <w:rsid w:val="7C220904"/>
    <w:rsid w:val="7C23248C"/>
    <w:rsid w:val="7C253E1D"/>
    <w:rsid w:val="7C29180B"/>
    <w:rsid w:val="7C2B2A17"/>
    <w:rsid w:val="7C303557"/>
    <w:rsid w:val="7C33137A"/>
    <w:rsid w:val="7C360273"/>
    <w:rsid w:val="7C366F18"/>
    <w:rsid w:val="7C3858BF"/>
    <w:rsid w:val="7C391CAA"/>
    <w:rsid w:val="7C4136B7"/>
    <w:rsid w:val="7C47243F"/>
    <w:rsid w:val="7C4C77A4"/>
    <w:rsid w:val="7C4E4177"/>
    <w:rsid w:val="7C516D58"/>
    <w:rsid w:val="7C54566A"/>
    <w:rsid w:val="7C587526"/>
    <w:rsid w:val="7C5905CA"/>
    <w:rsid w:val="7C5F1C83"/>
    <w:rsid w:val="7C60306E"/>
    <w:rsid w:val="7C643203"/>
    <w:rsid w:val="7C682DAA"/>
    <w:rsid w:val="7C6B0CE7"/>
    <w:rsid w:val="7C7364F4"/>
    <w:rsid w:val="7C7664E4"/>
    <w:rsid w:val="7C787A59"/>
    <w:rsid w:val="7C8865CC"/>
    <w:rsid w:val="7C8C0105"/>
    <w:rsid w:val="7C9D453B"/>
    <w:rsid w:val="7CA04C15"/>
    <w:rsid w:val="7CA06B67"/>
    <w:rsid w:val="7CA61DBB"/>
    <w:rsid w:val="7CA8143F"/>
    <w:rsid w:val="7CA8350F"/>
    <w:rsid w:val="7CAC555F"/>
    <w:rsid w:val="7CAD519A"/>
    <w:rsid w:val="7CB64041"/>
    <w:rsid w:val="7CB87EFA"/>
    <w:rsid w:val="7CBB2A6D"/>
    <w:rsid w:val="7CD00A94"/>
    <w:rsid w:val="7CD41A9F"/>
    <w:rsid w:val="7CD437AF"/>
    <w:rsid w:val="7CDD5FF6"/>
    <w:rsid w:val="7CE24AFA"/>
    <w:rsid w:val="7CE7664F"/>
    <w:rsid w:val="7CE86BA1"/>
    <w:rsid w:val="7CE95992"/>
    <w:rsid w:val="7CEE3595"/>
    <w:rsid w:val="7CF6256F"/>
    <w:rsid w:val="7CF62881"/>
    <w:rsid w:val="7CFC65D4"/>
    <w:rsid w:val="7CFE19A0"/>
    <w:rsid w:val="7CFF5DF3"/>
    <w:rsid w:val="7D000F97"/>
    <w:rsid w:val="7D097B3F"/>
    <w:rsid w:val="7D0D6B60"/>
    <w:rsid w:val="7D107143"/>
    <w:rsid w:val="7D1452B6"/>
    <w:rsid w:val="7D1642E6"/>
    <w:rsid w:val="7D361853"/>
    <w:rsid w:val="7D49114C"/>
    <w:rsid w:val="7D52429F"/>
    <w:rsid w:val="7D57451D"/>
    <w:rsid w:val="7D5B3637"/>
    <w:rsid w:val="7D5B7778"/>
    <w:rsid w:val="7D6D4DF7"/>
    <w:rsid w:val="7D7F486F"/>
    <w:rsid w:val="7D8219A4"/>
    <w:rsid w:val="7D8501A8"/>
    <w:rsid w:val="7D884A4E"/>
    <w:rsid w:val="7D8941BF"/>
    <w:rsid w:val="7D8A65F7"/>
    <w:rsid w:val="7D915CDA"/>
    <w:rsid w:val="7D973B32"/>
    <w:rsid w:val="7D981EC2"/>
    <w:rsid w:val="7D994402"/>
    <w:rsid w:val="7D9C563D"/>
    <w:rsid w:val="7D9D293A"/>
    <w:rsid w:val="7DC1514E"/>
    <w:rsid w:val="7DD1124D"/>
    <w:rsid w:val="7DE42EEE"/>
    <w:rsid w:val="7DF47610"/>
    <w:rsid w:val="7DF86BD0"/>
    <w:rsid w:val="7DF9019E"/>
    <w:rsid w:val="7DFC507B"/>
    <w:rsid w:val="7DFC6BAE"/>
    <w:rsid w:val="7E0C47F6"/>
    <w:rsid w:val="7E23728F"/>
    <w:rsid w:val="7E2D5A29"/>
    <w:rsid w:val="7E317229"/>
    <w:rsid w:val="7E327CB3"/>
    <w:rsid w:val="7E506D3E"/>
    <w:rsid w:val="7E5159EF"/>
    <w:rsid w:val="7E595816"/>
    <w:rsid w:val="7E5B744A"/>
    <w:rsid w:val="7E5C0C0F"/>
    <w:rsid w:val="7E5E3A52"/>
    <w:rsid w:val="7E5F7062"/>
    <w:rsid w:val="7E611391"/>
    <w:rsid w:val="7E65086E"/>
    <w:rsid w:val="7E6668CE"/>
    <w:rsid w:val="7E69720A"/>
    <w:rsid w:val="7E726ED9"/>
    <w:rsid w:val="7E806BC1"/>
    <w:rsid w:val="7E8B53C8"/>
    <w:rsid w:val="7E900AD1"/>
    <w:rsid w:val="7E9478E0"/>
    <w:rsid w:val="7E9514D0"/>
    <w:rsid w:val="7E9A7F2B"/>
    <w:rsid w:val="7EAC6227"/>
    <w:rsid w:val="7EB705A0"/>
    <w:rsid w:val="7EB76CD7"/>
    <w:rsid w:val="7EB85A21"/>
    <w:rsid w:val="7EBC4B05"/>
    <w:rsid w:val="7EBF1668"/>
    <w:rsid w:val="7EC401FB"/>
    <w:rsid w:val="7EC62D8D"/>
    <w:rsid w:val="7EC9473D"/>
    <w:rsid w:val="7ED1174A"/>
    <w:rsid w:val="7ED50482"/>
    <w:rsid w:val="7ED62311"/>
    <w:rsid w:val="7EDF20FF"/>
    <w:rsid w:val="7EE968EB"/>
    <w:rsid w:val="7EEA59D4"/>
    <w:rsid w:val="7EEB4487"/>
    <w:rsid w:val="7EF104F6"/>
    <w:rsid w:val="7EF220E4"/>
    <w:rsid w:val="7EF3381A"/>
    <w:rsid w:val="7EF72F8D"/>
    <w:rsid w:val="7EF87A81"/>
    <w:rsid w:val="7F0136F1"/>
    <w:rsid w:val="7F06123D"/>
    <w:rsid w:val="7F0B13DA"/>
    <w:rsid w:val="7F0C346B"/>
    <w:rsid w:val="7F0F2B38"/>
    <w:rsid w:val="7F0F43C5"/>
    <w:rsid w:val="7F1017D1"/>
    <w:rsid w:val="7F15464F"/>
    <w:rsid w:val="7F1756FF"/>
    <w:rsid w:val="7F1D01D6"/>
    <w:rsid w:val="7F1E7CAE"/>
    <w:rsid w:val="7F256D36"/>
    <w:rsid w:val="7F2F4C2E"/>
    <w:rsid w:val="7F3037F1"/>
    <w:rsid w:val="7F306A86"/>
    <w:rsid w:val="7F383AC2"/>
    <w:rsid w:val="7F384CBB"/>
    <w:rsid w:val="7F3D2D25"/>
    <w:rsid w:val="7F3F378D"/>
    <w:rsid w:val="7F416277"/>
    <w:rsid w:val="7F4509CE"/>
    <w:rsid w:val="7F4B1CE8"/>
    <w:rsid w:val="7F4F7CE7"/>
    <w:rsid w:val="7F53605A"/>
    <w:rsid w:val="7F58220E"/>
    <w:rsid w:val="7F5F0CBF"/>
    <w:rsid w:val="7F603D61"/>
    <w:rsid w:val="7F613BC1"/>
    <w:rsid w:val="7F6D4E0D"/>
    <w:rsid w:val="7F6D6BAC"/>
    <w:rsid w:val="7F7337FE"/>
    <w:rsid w:val="7F734B66"/>
    <w:rsid w:val="7F745D6B"/>
    <w:rsid w:val="7F763EF5"/>
    <w:rsid w:val="7F785B96"/>
    <w:rsid w:val="7F7939BC"/>
    <w:rsid w:val="7F7C3E9F"/>
    <w:rsid w:val="7F830B60"/>
    <w:rsid w:val="7F8322F1"/>
    <w:rsid w:val="7F875F5C"/>
    <w:rsid w:val="7F8845C8"/>
    <w:rsid w:val="7F9109CA"/>
    <w:rsid w:val="7F943F70"/>
    <w:rsid w:val="7F947B83"/>
    <w:rsid w:val="7F9B387F"/>
    <w:rsid w:val="7FA341ED"/>
    <w:rsid w:val="7FB23E87"/>
    <w:rsid w:val="7FB607D4"/>
    <w:rsid w:val="7FBD36C3"/>
    <w:rsid w:val="7FBF11EC"/>
    <w:rsid w:val="7FC56529"/>
    <w:rsid w:val="7FD173E2"/>
    <w:rsid w:val="7FE079F4"/>
    <w:rsid w:val="7FE251A7"/>
    <w:rsid w:val="7FE31AFA"/>
    <w:rsid w:val="7FE943A7"/>
    <w:rsid w:val="7FEF0DD2"/>
    <w:rsid w:val="7FF72EF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0" w:firstLineChars="0"/>
      <w:jc w:val="both"/>
    </w:pPr>
    <w:rPr>
      <w:rFonts w:ascii="Calibri" w:hAnsi="Calibri" w:eastAsia="宋体" w:cs="Times New Roman"/>
      <w:kern w:val="2"/>
      <w:sz w:val="22"/>
      <w:szCs w:val="22"/>
      <w:lang w:val="en-US" w:eastAsia="zh-CN" w:bidi="ar-SA"/>
    </w:rPr>
  </w:style>
  <w:style w:type="paragraph" w:styleId="2">
    <w:name w:val="heading 1"/>
    <w:next w:val="3"/>
    <w:link w:val="46"/>
    <w:qFormat/>
    <w:uiPriority w:val="9"/>
    <w:pPr>
      <w:keepNext/>
      <w:keepLines/>
      <w:numPr>
        <w:ilvl w:val="0"/>
        <w:numId w:val="1"/>
      </w:numPr>
      <w:ind w:left="0" w:firstLine="0" w:firstLineChars="0"/>
      <w:outlineLvl w:val="0"/>
    </w:pPr>
    <w:rPr>
      <w:rFonts w:ascii="Times New Roman" w:hAnsi="Times New Roman" w:eastAsia="宋体" w:cs="Times New Roman"/>
      <w:kern w:val="44"/>
      <w:sz w:val="36"/>
      <w:szCs w:val="44"/>
    </w:rPr>
  </w:style>
  <w:style w:type="paragraph" w:styleId="4">
    <w:name w:val="heading 2"/>
    <w:next w:val="1"/>
    <w:link w:val="48"/>
    <w:unhideWhenUsed/>
    <w:qFormat/>
    <w:uiPriority w:val="0"/>
    <w:pPr>
      <w:keepNext/>
      <w:keepLines/>
      <w:numPr>
        <w:ilvl w:val="1"/>
        <w:numId w:val="1"/>
      </w:numPr>
      <w:tabs>
        <w:tab w:val="left" w:pos="432"/>
      </w:tabs>
      <w:ind w:left="0" w:firstLine="0" w:firstLineChars="0"/>
      <w:outlineLvl w:val="1"/>
    </w:pPr>
    <w:rPr>
      <w:rFonts w:eastAsia="宋体" w:asciiTheme="majorAscii" w:hAnsiTheme="majorAscii" w:cstheme="majorBidi"/>
      <w:sz w:val="32"/>
      <w:szCs w:val="32"/>
    </w:rPr>
  </w:style>
  <w:style w:type="paragraph" w:styleId="5">
    <w:name w:val="heading 3"/>
    <w:basedOn w:val="1"/>
    <w:next w:val="1"/>
    <w:link w:val="47"/>
    <w:unhideWhenUsed/>
    <w:qFormat/>
    <w:uiPriority w:val="9"/>
    <w:pPr>
      <w:keepNext/>
      <w:keepLines/>
      <w:numPr>
        <w:ilvl w:val="2"/>
        <w:numId w:val="1"/>
      </w:numPr>
      <w:tabs>
        <w:tab w:val="left" w:pos="432"/>
      </w:tabs>
      <w:spacing w:after="50" w:afterLines="50" w:line="240" w:lineRule="auto"/>
      <w:ind w:left="0" w:firstLine="0" w:firstLineChars="0"/>
      <w:outlineLvl w:val="2"/>
    </w:pPr>
    <w:rPr>
      <w:rFonts w:ascii="Times New Roman" w:hAnsi="Times New Roman"/>
      <w:sz w:val="28"/>
      <w:szCs w:val="32"/>
    </w:rPr>
  </w:style>
  <w:style w:type="paragraph" w:styleId="6">
    <w:name w:val="heading 4"/>
    <w:basedOn w:val="1"/>
    <w:next w:val="1"/>
    <w:link w:val="94"/>
    <w:unhideWhenUsed/>
    <w:qFormat/>
    <w:uiPriority w:val="9"/>
    <w:pPr>
      <w:keepNext/>
      <w:keepLines/>
      <w:numPr>
        <w:ilvl w:val="3"/>
        <w:numId w:val="1"/>
      </w:numPr>
      <w:tabs>
        <w:tab w:val="left" w:pos="432"/>
      </w:tabs>
      <w:spacing w:before="280" w:after="290" w:line="376" w:lineRule="auto"/>
      <w:ind w:firstLine="0" w:firstLineChars="0"/>
      <w:outlineLvl w:val="3"/>
    </w:pPr>
    <w:rPr>
      <w:rFonts w:asciiTheme="majorHAnsi" w:hAnsiTheme="majorHAnsi" w:eastAsiaTheme="majorEastAsia" w:cstheme="majorBidi"/>
      <w:bCs/>
      <w:sz w:val="28"/>
      <w:szCs w:val="28"/>
    </w:rPr>
  </w:style>
  <w:style w:type="paragraph" w:styleId="7">
    <w:name w:val="heading 5"/>
    <w:basedOn w:val="1"/>
    <w:next w:val="1"/>
    <w:link w:val="77"/>
    <w:unhideWhenUsed/>
    <w:qFormat/>
    <w:uiPriority w:val="9"/>
    <w:pPr>
      <w:keepNext/>
      <w:keepLines/>
      <w:numPr>
        <w:ilvl w:val="4"/>
        <w:numId w:val="1"/>
      </w:numPr>
      <w:tabs>
        <w:tab w:val="left" w:pos="432"/>
      </w:tabs>
      <w:spacing w:before="280" w:after="290" w:line="376" w:lineRule="auto"/>
      <w:ind w:firstLine="0" w:firstLineChars="0"/>
      <w:outlineLvl w:val="4"/>
    </w:pPr>
    <w:rPr>
      <w:b/>
      <w:bCs/>
      <w:sz w:val="28"/>
      <w:szCs w:val="28"/>
    </w:rPr>
  </w:style>
  <w:style w:type="paragraph" w:styleId="8">
    <w:name w:val="heading 6"/>
    <w:basedOn w:val="1"/>
    <w:next w:val="1"/>
    <w:link w:val="71"/>
    <w:qFormat/>
    <w:uiPriority w:val="0"/>
    <w:pPr>
      <w:widowControl/>
      <w:numPr>
        <w:ilvl w:val="5"/>
        <w:numId w:val="1"/>
      </w:numPr>
      <w:tabs>
        <w:tab w:val="left" w:pos="432"/>
      </w:tabs>
      <w:overflowPunct w:val="0"/>
      <w:autoSpaceDE w:val="0"/>
      <w:autoSpaceDN w:val="0"/>
      <w:adjustRightInd w:val="0"/>
      <w:spacing w:before="240" w:after="60" w:line="360" w:lineRule="auto"/>
      <w:ind w:firstLine="0" w:firstLineChars="0"/>
      <w:textAlignment w:val="baseline"/>
      <w:outlineLvl w:val="5"/>
    </w:pPr>
    <w:rPr>
      <w:rFonts w:ascii="Arial" w:hAnsi="Arial" w:eastAsia="宋体"/>
      <w:i/>
      <w:kern w:val="0"/>
      <w:szCs w:val="20"/>
    </w:rPr>
  </w:style>
  <w:style w:type="paragraph" w:styleId="9">
    <w:name w:val="heading 7"/>
    <w:basedOn w:val="1"/>
    <w:next w:val="1"/>
    <w:link w:val="72"/>
    <w:qFormat/>
    <w:uiPriority w:val="0"/>
    <w:pPr>
      <w:widowControl/>
      <w:numPr>
        <w:ilvl w:val="6"/>
        <w:numId w:val="1"/>
      </w:numPr>
      <w:tabs>
        <w:tab w:val="left" w:pos="432"/>
      </w:tabs>
      <w:overflowPunct w:val="0"/>
      <w:autoSpaceDE w:val="0"/>
      <w:autoSpaceDN w:val="0"/>
      <w:adjustRightInd w:val="0"/>
      <w:spacing w:before="240" w:after="60" w:line="360" w:lineRule="auto"/>
      <w:ind w:firstLine="0" w:firstLineChars="0"/>
      <w:textAlignment w:val="baseline"/>
      <w:outlineLvl w:val="6"/>
    </w:pPr>
    <w:rPr>
      <w:rFonts w:ascii="Arial" w:hAnsi="Arial" w:eastAsia="宋体"/>
      <w:kern w:val="0"/>
      <w:sz w:val="24"/>
      <w:szCs w:val="20"/>
    </w:rPr>
  </w:style>
  <w:style w:type="paragraph" w:styleId="10">
    <w:name w:val="heading 8"/>
    <w:basedOn w:val="1"/>
    <w:next w:val="1"/>
    <w:link w:val="73"/>
    <w:qFormat/>
    <w:uiPriority w:val="0"/>
    <w:pPr>
      <w:widowControl/>
      <w:numPr>
        <w:ilvl w:val="7"/>
        <w:numId w:val="1"/>
      </w:numPr>
      <w:tabs>
        <w:tab w:val="left" w:pos="432"/>
      </w:tabs>
      <w:overflowPunct w:val="0"/>
      <w:autoSpaceDE w:val="0"/>
      <w:autoSpaceDN w:val="0"/>
      <w:adjustRightInd w:val="0"/>
      <w:spacing w:before="240" w:after="60" w:line="360" w:lineRule="auto"/>
      <w:ind w:firstLine="0" w:firstLineChars="0"/>
      <w:textAlignment w:val="baseline"/>
      <w:outlineLvl w:val="7"/>
    </w:pPr>
    <w:rPr>
      <w:rFonts w:ascii="Arial" w:hAnsi="Arial" w:eastAsia="宋体"/>
      <w:i/>
      <w:kern w:val="0"/>
      <w:sz w:val="24"/>
      <w:szCs w:val="20"/>
    </w:rPr>
  </w:style>
  <w:style w:type="paragraph" w:styleId="11">
    <w:name w:val="heading 9"/>
    <w:basedOn w:val="1"/>
    <w:next w:val="1"/>
    <w:link w:val="74"/>
    <w:qFormat/>
    <w:uiPriority w:val="0"/>
    <w:pPr>
      <w:widowControl/>
      <w:numPr>
        <w:ilvl w:val="8"/>
        <w:numId w:val="1"/>
      </w:numPr>
      <w:tabs>
        <w:tab w:val="left" w:pos="432"/>
      </w:tabs>
      <w:overflowPunct w:val="0"/>
      <w:autoSpaceDE w:val="0"/>
      <w:autoSpaceDN w:val="0"/>
      <w:adjustRightInd w:val="0"/>
      <w:spacing w:before="240" w:after="60" w:line="360" w:lineRule="auto"/>
      <w:ind w:firstLine="0" w:firstLineChars="0"/>
      <w:textAlignment w:val="baseline"/>
      <w:outlineLvl w:val="8"/>
    </w:pPr>
    <w:rPr>
      <w:rFonts w:ascii="Arial" w:hAnsi="Arial" w:eastAsia="宋体"/>
      <w:i/>
      <w:kern w:val="0"/>
      <w:sz w:val="18"/>
      <w:szCs w:val="20"/>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正文段落"/>
    <w:qFormat/>
    <w:uiPriority w:val="0"/>
    <w:pPr>
      <w:ind w:firstLine="0" w:firstLineChars="0"/>
    </w:pPr>
    <w:rPr>
      <w:rFonts w:hint="eastAsia" w:ascii="Times New Roman" w:hAnsi="Times New Roman" w:eastAsia="宋体" w:cs="Times New Roman"/>
    </w:rPr>
  </w:style>
  <w:style w:type="paragraph" w:styleId="12">
    <w:name w:val="toc 7"/>
    <w:basedOn w:val="1"/>
    <w:next w:val="1"/>
    <w:unhideWhenUsed/>
    <w:qFormat/>
    <w:uiPriority w:val="39"/>
    <w:pPr>
      <w:ind w:left="2520" w:leftChars="1200" w:firstLine="0" w:firstLineChars="0"/>
    </w:pPr>
    <w:rPr>
      <w:rFonts w:asciiTheme="minorHAnsi" w:hAnsiTheme="minorHAnsi" w:eastAsiaTheme="minorEastAsia" w:cstheme="minorBidi"/>
      <w:sz w:val="21"/>
    </w:rPr>
  </w:style>
  <w:style w:type="paragraph" w:styleId="13">
    <w:name w:val="Normal Indent"/>
    <w:basedOn w:val="1"/>
    <w:link w:val="63"/>
    <w:unhideWhenUsed/>
    <w:qFormat/>
    <w:uiPriority w:val="0"/>
    <w:pPr>
      <w:ind w:firstLine="420"/>
    </w:pPr>
    <w:rPr>
      <w:rFonts w:ascii="Times New Roman" w:hAnsi="Times New Roman" w:eastAsia="宋体"/>
      <w:sz w:val="21"/>
      <w:szCs w:val="20"/>
    </w:rPr>
  </w:style>
  <w:style w:type="paragraph" w:styleId="14">
    <w:name w:val="caption"/>
    <w:basedOn w:val="1"/>
    <w:next w:val="1"/>
    <w:qFormat/>
    <w:uiPriority w:val="0"/>
    <w:pPr>
      <w:widowControl/>
      <w:spacing w:after="120" w:line="360" w:lineRule="auto"/>
      <w:ind w:firstLine="0" w:firstLineChars="0"/>
      <w:jc w:val="left"/>
    </w:pPr>
    <w:rPr>
      <w:rFonts w:ascii="Arial" w:hAnsi="Arial" w:eastAsia="宋体"/>
      <w:kern w:val="0"/>
      <w:sz w:val="18"/>
      <w:szCs w:val="20"/>
    </w:rPr>
  </w:style>
  <w:style w:type="paragraph" w:styleId="15">
    <w:name w:val="Document Map"/>
    <w:basedOn w:val="1"/>
    <w:link w:val="54"/>
    <w:unhideWhenUsed/>
    <w:qFormat/>
    <w:uiPriority w:val="99"/>
    <w:rPr>
      <w:rFonts w:ascii="宋体"/>
      <w:sz w:val="18"/>
      <w:szCs w:val="18"/>
    </w:rPr>
  </w:style>
  <w:style w:type="paragraph" w:styleId="16">
    <w:name w:val="annotation text"/>
    <w:basedOn w:val="1"/>
    <w:link w:val="76"/>
    <w:qFormat/>
    <w:uiPriority w:val="0"/>
    <w:pPr>
      <w:ind w:firstLine="0" w:firstLineChars="0"/>
      <w:jc w:val="left"/>
    </w:pPr>
    <w:rPr>
      <w:rFonts w:ascii="Times New Roman" w:hAnsi="Times New Roman" w:eastAsia="宋体"/>
      <w:sz w:val="21"/>
      <w:szCs w:val="20"/>
    </w:rPr>
  </w:style>
  <w:style w:type="paragraph" w:styleId="17">
    <w:name w:val="toc 5"/>
    <w:basedOn w:val="1"/>
    <w:next w:val="1"/>
    <w:unhideWhenUsed/>
    <w:qFormat/>
    <w:uiPriority w:val="39"/>
    <w:pPr>
      <w:ind w:left="1680" w:leftChars="800" w:firstLine="0" w:firstLineChars="0"/>
    </w:pPr>
    <w:rPr>
      <w:rFonts w:asciiTheme="minorHAnsi" w:hAnsiTheme="minorHAnsi" w:eastAsiaTheme="minorEastAsia" w:cstheme="minorBidi"/>
      <w:sz w:val="21"/>
    </w:rPr>
  </w:style>
  <w:style w:type="paragraph" w:styleId="18">
    <w:name w:val="toc 3"/>
    <w:basedOn w:val="1"/>
    <w:next w:val="1"/>
    <w:unhideWhenUsed/>
    <w:qFormat/>
    <w:uiPriority w:val="39"/>
    <w:pPr>
      <w:ind w:left="840" w:leftChars="400"/>
    </w:pPr>
  </w:style>
  <w:style w:type="paragraph" w:styleId="19">
    <w:name w:val="Plain Text"/>
    <w:basedOn w:val="1"/>
    <w:qFormat/>
    <w:uiPriority w:val="0"/>
    <w:rPr>
      <w:rFonts w:ascii="宋体" w:hAnsi="Courier New"/>
    </w:rPr>
  </w:style>
  <w:style w:type="paragraph" w:styleId="20">
    <w:name w:val="toc 8"/>
    <w:basedOn w:val="1"/>
    <w:next w:val="1"/>
    <w:unhideWhenUsed/>
    <w:qFormat/>
    <w:uiPriority w:val="39"/>
    <w:pPr>
      <w:ind w:left="2940" w:leftChars="1400" w:firstLine="0" w:firstLineChars="0"/>
    </w:pPr>
    <w:rPr>
      <w:rFonts w:asciiTheme="minorHAnsi" w:hAnsiTheme="minorHAnsi" w:eastAsiaTheme="minorEastAsia" w:cstheme="minorBidi"/>
      <w:sz w:val="21"/>
    </w:rPr>
  </w:style>
  <w:style w:type="paragraph" w:styleId="21">
    <w:name w:val="Balloon Text"/>
    <w:basedOn w:val="1"/>
    <w:link w:val="51"/>
    <w:unhideWhenUsed/>
    <w:qFormat/>
    <w:uiPriority w:val="99"/>
    <w:rPr>
      <w:sz w:val="18"/>
      <w:szCs w:val="18"/>
    </w:rPr>
  </w:style>
  <w:style w:type="paragraph" w:styleId="22">
    <w:name w:val="footer"/>
    <w:basedOn w:val="1"/>
    <w:link w:val="50"/>
    <w:unhideWhenUsed/>
    <w:qFormat/>
    <w:uiPriority w:val="99"/>
    <w:pPr>
      <w:tabs>
        <w:tab w:val="center" w:pos="4153"/>
        <w:tab w:val="right" w:pos="8306"/>
      </w:tabs>
      <w:snapToGrid w:val="0"/>
      <w:jc w:val="left"/>
    </w:pPr>
    <w:rPr>
      <w:sz w:val="18"/>
      <w:szCs w:val="18"/>
    </w:rPr>
  </w:style>
  <w:style w:type="paragraph" w:styleId="23">
    <w:name w:val="header"/>
    <w:basedOn w:val="1"/>
    <w:link w:val="49"/>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style>
  <w:style w:type="paragraph" w:styleId="25">
    <w:name w:val="toc 4"/>
    <w:basedOn w:val="1"/>
    <w:next w:val="1"/>
    <w:unhideWhenUsed/>
    <w:qFormat/>
    <w:uiPriority w:val="39"/>
    <w:pPr>
      <w:ind w:left="1260" w:leftChars="600" w:firstLine="0" w:firstLineChars="0"/>
    </w:pPr>
    <w:rPr>
      <w:rFonts w:asciiTheme="minorHAnsi" w:hAnsiTheme="minorHAnsi" w:eastAsiaTheme="minorEastAsia" w:cstheme="minorBidi"/>
      <w:sz w:val="21"/>
    </w:rPr>
  </w:style>
  <w:style w:type="paragraph" w:styleId="26">
    <w:name w:val="toc 6"/>
    <w:basedOn w:val="1"/>
    <w:next w:val="1"/>
    <w:unhideWhenUsed/>
    <w:qFormat/>
    <w:uiPriority w:val="39"/>
    <w:pPr>
      <w:ind w:left="2100" w:leftChars="1000" w:firstLine="0" w:firstLineChars="0"/>
    </w:pPr>
    <w:rPr>
      <w:rFonts w:asciiTheme="minorHAnsi" w:hAnsiTheme="minorHAnsi" w:eastAsiaTheme="minorEastAsia" w:cstheme="minorBidi"/>
      <w:sz w:val="21"/>
    </w:rPr>
  </w:style>
  <w:style w:type="paragraph" w:styleId="27">
    <w:name w:val="toc 2"/>
    <w:basedOn w:val="1"/>
    <w:next w:val="1"/>
    <w:unhideWhenUsed/>
    <w:qFormat/>
    <w:uiPriority w:val="39"/>
    <w:pPr>
      <w:ind w:left="420" w:leftChars="200"/>
    </w:pPr>
  </w:style>
  <w:style w:type="paragraph" w:styleId="28">
    <w:name w:val="toc 9"/>
    <w:basedOn w:val="1"/>
    <w:next w:val="1"/>
    <w:unhideWhenUsed/>
    <w:qFormat/>
    <w:uiPriority w:val="39"/>
    <w:pPr>
      <w:ind w:left="3360" w:leftChars="1600" w:firstLine="0" w:firstLineChars="0"/>
    </w:pPr>
    <w:rPr>
      <w:rFonts w:asciiTheme="minorHAnsi" w:hAnsiTheme="minorHAnsi" w:eastAsiaTheme="minorEastAsia" w:cstheme="minorBidi"/>
      <w:sz w:val="21"/>
    </w:rPr>
  </w:style>
  <w:style w:type="paragraph" w:styleId="2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kern w:val="0"/>
      <w:sz w:val="24"/>
      <w:szCs w:val="24"/>
    </w:rPr>
  </w:style>
  <w:style w:type="paragraph" w:styleId="30">
    <w:name w:val="Normal (Web)"/>
    <w:basedOn w:val="1"/>
    <w:semiHidden/>
    <w:unhideWhenUsed/>
    <w:qFormat/>
    <w:uiPriority w:val="99"/>
    <w:pPr>
      <w:widowControl/>
      <w:spacing w:before="100" w:beforeAutospacing="1" w:after="100" w:afterAutospacing="1"/>
      <w:ind w:firstLine="0" w:firstLineChars="0"/>
      <w:jc w:val="left"/>
    </w:pPr>
    <w:rPr>
      <w:rFonts w:ascii="宋体" w:hAnsi="宋体" w:eastAsia="宋体" w:cs="宋体"/>
      <w:kern w:val="0"/>
      <w:sz w:val="24"/>
      <w:szCs w:val="24"/>
    </w:rPr>
  </w:style>
  <w:style w:type="paragraph" w:styleId="31">
    <w:name w:val="Title"/>
    <w:basedOn w:val="1"/>
    <w:next w:val="1"/>
    <w:link w:val="60"/>
    <w:qFormat/>
    <w:uiPriority w:val="10"/>
    <w:pPr>
      <w:spacing w:before="240" w:after="60"/>
      <w:jc w:val="center"/>
      <w:outlineLvl w:val="0"/>
    </w:pPr>
    <w:rPr>
      <w:rFonts w:eastAsia="宋体" w:asciiTheme="majorHAnsi" w:hAnsiTheme="majorHAnsi" w:cstheme="majorBidi"/>
      <w:b/>
      <w:bCs/>
      <w:sz w:val="32"/>
      <w:szCs w:val="32"/>
    </w:rPr>
  </w:style>
  <w:style w:type="table" w:styleId="33">
    <w:name w:val="Table Grid"/>
    <w:basedOn w:val="3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5">
    <w:name w:val="page number"/>
    <w:basedOn w:val="34"/>
    <w:qFormat/>
    <w:uiPriority w:val="0"/>
  </w:style>
  <w:style w:type="character" w:styleId="36">
    <w:name w:val="FollowedHyperlink"/>
    <w:basedOn w:val="34"/>
    <w:semiHidden/>
    <w:unhideWhenUsed/>
    <w:qFormat/>
    <w:uiPriority w:val="99"/>
    <w:rPr>
      <w:color w:val="3F88BF"/>
      <w:u w:val="none"/>
    </w:rPr>
  </w:style>
  <w:style w:type="character" w:styleId="37">
    <w:name w:val="Emphasis"/>
    <w:basedOn w:val="34"/>
    <w:qFormat/>
    <w:uiPriority w:val="20"/>
  </w:style>
  <w:style w:type="character" w:styleId="38">
    <w:name w:val="HTML Definition"/>
    <w:basedOn w:val="34"/>
    <w:semiHidden/>
    <w:unhideWhenUsed/>
    <w:qFormat/>
    <w:uiPriority w:val="99"/>
  </w:style>
  <w:style w:type="character" w:styleId="39">
    <w:name w:val="HTML Variable"/>
    <w:basedOn w:val="34"/>
    <w:semiHidden/>
    <w:unhideWhenUsed/>
    <w:qFormat/>
    <w:uiPriority w:val="99"/>
  </w:style>
  <w:style w:type="character" w:styleId="40">
    <w:name w:val="Hyperlink"/>
    <w:basedOn w:val="34"/>
    <w:unhideWhenUsed/>
    <w:qFormat/>
    <w:uiPriority w:val="99"/>
    <w:rPr>
      <w:color w:val="0000FF" w:themeColor="hyperlink"/>
      <w:u w:val="single"/>
      <w14:textFill>
        <w14:solidFill>
          <w14:schemeClr w14:val="hlink"/>
        </w14:solidFill>
      </w14:textFill>
    </w:rPr>
  </w:style>
  <w:style w:type="character" w:styleId="41">
    <w:name w:val="HTML Code"/>
    <w:basedOn w:val="34"/>
    <w:semiHidden/>
    <w:unhideWhenUsed/>
    <w:qFormat/>
    <w:uiPriority w:val="99"/>
    <w:rPr>
      <w:rFonts w:hint="eastAsia" w:ascii="微软雅黑" w:hAnsi="微软雅黑" w:eastAsia="微软雅黑" w:cs="微软雅黑"/>
      <w:sz w:val="20"/>
    </w:rPr>
  </w:style>
  <w:style w:type="character" w:styleId="42">
    <w:name w:val="annotation reference"/>
    <w:basedOn w:val="34"/>
    <w:unhideWhenUsed/>
    <w:qFormat/>
    <w:uiPriority w:val="99"/>
    <w:rPr>
      <w:sz w:val="21"/>
      <w:szCs w:val="21"/>
    </w:rPr>
  </w:style>
  <w:style w:type="character" w:styleId="43">
    <w:name w:val="HTML Cite"/>
    <w:basedOn w:val="34"/>
    <w:semiHidden/>
    <w:unhideWhenUsed/>
    <w:qFormat/>
    <w:uiPriority w:val="99"/>
  </w:style>
  <w:style w:type="character" w:styleId="44">
    <w:name w:val="HTML Keyboard"/>
    <w:basedOn w:val="34"/>
    <w:semiHidden/>
    <w:unhideWhenUsed/>
    <w:qFormat/>
    <w:uiPriority w:val="99"/>
    <w:rPr>
      <w:rFonts w:hint="eastAsia" w:ascii="微软雅黑" w:hAnsi="微软雅黑" w:eastAsia="微软雅黑" w:cs="微软雅黑"/>
      <w:sz w:val="20"/>
    </w:rPr>
  </w:style>
  <w:style w:type="character" w:styleId="45">
    <w:name w:val="HTML Sample"/>
    <w:basedOn w:val="34"/>
    <w:semiHidden/>
    <w:unhideWhenUsed/>
    <w:qFormat/>
    <w:uiPriority w:val="99"/>
    <w:rPr>
      <w:rFonts w:hint="eastAsia" w:ascii="微软雅黑" w:hAnsi="微软雅黑" w:eastAsia="微软雅黑" w:cs="微软雅黑"/>
    </w:rPr>
  </w:style>
  <w:style w:type="character" w:customStyle="1" w:styleId="46">
    <w:name w:val="标题 1 Char"/>
    <w:basedOn w:val="34"/>
    <w:link w:val="2"/>
    <w:qFormat/>
    <w:uiPriority w:val="9"/>
    <w:rPr>
      <w:rFonts w:ascii="Times New Roman" w:hAnsi="Times New Roman" w:eastAsia="宋体"/>
      <w:kern w:val="44"/>
      <w:sz w:val="36"/>
      <w:szCs w:val="44"/>
    </w:rPr>
  </w:style>
  <w:style w:type="character" w:customStyle="1" w:styleId="47">
    <w:name w:val="标题 3 Char"/>
    <w:basedOn w:val="34"/>
    <w:link w:val="5"/>
    <w:qFormat/>
    <w:uiPriority w:val="9"/>
    <w:rPr>
      <w:rFonts w:ascii="Times New Roman" w:hAnsi="Times New Roman" w:eastAsia="宋体"/>
      <w:kern w:val="2"/>
      <w:sz w:val="28"/>
      <w:szCs w:val="32"/>
    </w:rPr>
  </w:style>
  <w:style w:type="character" w:customStyle="1" w:styleId="48">
    <w:name w:val="标题 2 Char"/>
    <w:basedOn w:val="34"/>
    <w:link w:val="4"/>
    <w:qFormat/>
    <w:uiPriority w:val="0"/>
    <w:rPr>
      <w:rFonts w:eastAsia="宋体" w:asciiTheme="majorAscii" w:hAnsiTheme="majorAscii" w:cstheme="majorBidi"/>
      <w:kern w:val="2"/>
      <w:sz w:val="32"/>
      <w:szCs w:val="32"/>
    </w:rPr>
  </w:style>
  <w:style w:type="character" w:customStyle="1" w:styleId="49">
    <w:name w:val="页眉 Char"/>
    <w:basedOn w:val="34"/>
    <w:link w:val="23"/>
    <w:qFormat/>
    <w:uiPriority w:val="99"/>
    <w:rPr>
      <w:sz w:val="18"/>
      <w:szCs w:val="18"/>
    </w:rPr>
  </w:style>
  <w:style w:type="character" w:customStyle="1" w:styleId="50">
    <w:name w:val="页脚 Char"/>
    <w:basedOn w:val="34"/>
    <w:link w:val="22"/>
    <w:qFormat/>
    <w:uiPriority w:val="99"/>
    <w:rPr>
      <w:sz w:val="18"/>
      <w:szCs w:val="18"/>
    </w:rPr>
  </w:style>
  <w:style w:type="character" w:customStyle="1" w:styleId="51">
    <w:name w:val="批注框文本 Char"/>
    <w:basedOn w:val="34"/>
    <w:link w:val="21"/>
    <w:qFormat/>
    <w:uiPriority w:val="99"/>
    <w:rPr>
      <w:sz w:val="18"/>
      <w:szCs w:val="18"/>
    </w:rPr>
  </w:style>
  <w:style w:type="paragraph" w:customStyle="1" w:styleId="52">
    <w:name w:val="缺省文本"/>
    <w:basedOn w:val="1"/>
    <w:qFormat/>
    <w:uiPriority w:val="0"/>
    <w:pPr>
      <w:autoSpaceDE w:val="0"/>
      <w:autoSpaceDN w:val="0"/>
      <w:adjustRightInd w:val="0"/>
      <w:jc w:val="left"/>
    </w:pPr>
    <w:rPr>
      <w:rFonts w:ascii="Times New Roman" w:hAnsi="Times New Roman" w:cs="宋体"/>
      <w:kern w:val="0"/>
      <w:sz w:val="24"/>
      <w:szCs w:val="20"/>
    </w:rPr>
  </w:style>
  <w:style w:type="paragraph" w:customStyle="1" w:styleId="53">
    <w:name w:val="列出段落1"/>
    <w:basedOn w:val="1"/>
    <w:qFormat/>
    <w:uiPriority w:val="34"/>
    <w:pPr>
      <w:ind w:firstLine="420"/>
    </w:pPr>
  </w:style>
  <w:style w:type="character" w:customStyle="1" w:styleId="54">
    <w:name w:val="文档结构图 Char"/>
    <w:basedOn w:val="34"/>
    <w:link w:val="15"/>
    <w:semiHidden/>
    <w:qFormat/>
    <w:uiPriority w:val="99"/>
    <w:rPr>
      <w:rFonts w:ascii="宋体"/>
      <w:kern w:val="2"/>
      <w:sz w:val="18"/>
      <w:szCs w:val="18"/>
    </w:rPr>
  </w:style>
  <w:style w:type="paragraph" w:customStyle="1" w:styleId="55">
    <w:name w:val="小节标题级别1"/>
    <w:basedOn w:val="27"/>
    <w:next w:val="31"/>
    <w:qFormat/>
    <w:uiPriority w:val="0"/>
    <w:pPr>
      <w:pageBreakBefore/>
      <w:numPr>
        <w:ilvl w:val="0"/>
        <w:numId w:val="2"/>
      </w:numPr>
      <w:spacing w:before="120" w:after="120" w:line="360" w:lineRule="auto"/>
      <w:ind w:left="0" w:leftChars="0" w:firstLine="0" w:firstLineChars="0"/>
      <w:jc w:val="left"/>
      <w:outlineLvl w:val="0"/>
    </w:pPr>
    <w:rPr>
      <w:rFonts w:ascii="Arial" w:hAnsi="Arial" w:eastAsia="黑体" w:cs="Arial"/>
      <w:bCs/>
      <w:sz w:val="30"/>
      <w:szCs w:val="30"/>
      <w14:shadow w14:blurRad="50800" w14:dist="38100" w14:dir="2700000" w14:sx="100000" w14:sy="100000" w14:kx="0" w14:ky="0" w14:algn="tl">
        <w14:srgbClr w14:val="000000">
          <w14:alpha w14:val="60000"/>
        </w14:srgbClr>
      </w14:shadow>
    </w:rPr>
  </w:style>
  <w:style w:type="paragraph" w:customStyle="1" w:styleId="56">
    <w:name w:val="小节标题级别2"/>
    <w:basedOn w:val="55"/>
    <w:next w:val="1"/>
    <w:qFormat/>
    <w:uiPriority w:val="0"/>
    <w:pPr>
      <w:pageBreakBefore w:val="0"/>
      <w:numPr>
        <w:ilvl w:val="1"/>
      </w:numPr>
      <w:outlineLvl w:val="1"/>
    </w:pPr>
    <w:rPr>
      <w:sz w:val="28"/>
      <w:szCs w:val="28"/>
    </w:rPr>
  </w:style>
  <w:style w:type="paragraph" w:customStyle="1" w:styleId="57">
    <w:name w:val="小节标题级别3"/>
    <w:basedOn w:val="1"/>
    <w:next w:val="1"/>
    <w:qFormat/>
    <w:uiPriority w:val="0"/>
    <w:pPr>
      <w:numPr>
        <w:ilvl w:val="2"/>
        <w:numId w:val="2"/>
      </w:numPr>
      <w:spacing w:before="120" w:after="120"/>
      <w:ind w:left="85" w:firstLine="0" w:firstLineChars="0"/>
      <w:jc w:val="left"/>
      <w:outlineLvl w:val="2"/>
    </w:pPr>
    <w:rPr>
      <w:rFonts w:ascii="Arial" w:hAnsi="Arial" w:eastAsia="黑体" w:cs="Arial"/>
      <w:bCs/>
      <w:sz w:val="28"/>
      <w:szCs w:val="28"/>
      <w14:shadow w14:blurRad="50800" w14:dist="38100" w14:dir="2700000" w14:sx="100000" w14:sy="100000" w14:kx="0" w14:ky="0" w14:algn="tl">
        <w14:srgbClr w14:val="000000">
          <w14:alpha w14:val="60000"/>
        </w14:srgbClr>
      </w14:shadow>
    </w:rPr>
  </w:style>
  <w:style w:type="paragraph" w:customStyle="1" w:styleId="58">
    <w:name w:val="小节标题级别4"/>
    <w:basedOn w:val="57"/>
    <w:next w:val="1"/>
    <w:qFormat/>
    <w:uiPriority w:val="0"/>
    <w:pPr>
      <w:numPr>
        <w:ilvl w:val="3"/>
      </w:numPr>
      <w:outlineLvl w:val="3"/>
    </w:pPr>
  </w:style>
  <w:style w:type="paragraph" w:customStyle="1" w:styleId="59">
    <w:name w:val="小节标题级别5"/>
    <w:basedOn w:val="58"/>
    <w:next w:val="1"/>
    <w:qFormat/>
    <w:uiPriority w:val="0"/>
    <w:pPr>
      <w:numPr>
        <w:ilvl w:val="4"/>
      </w:numPr>
      <w:outlineLvl w:val="4"/>
    </w:pPr>
  </w:style>
  <w:style w:type="character" w:customStyle="1" w:styleId="60">
    <w:name w:val="标题 Char"/>
    <w:basedOn w:val="34"/>
    <w:link w:val="31"/>
    <w:qFormat/>
    <w:uiPriority w:val="10"/>
    <w:rPr>
      <w:rFonts w:asciiTheme="majorHAnsi" w:hAnsiTheme="majorHAnsi" w:cstheme="majorBidi"/>
      <w:b/>
      <w:bCs/>
      <w:kern w:val="2"/>
      <w:sz w:val="32"/>
      <w:szCs w:val="32"/>
    </w:rPr>
  </w:style>
  <w:style w:type="paragraph" w:customStyle="1" w:styleId="61">
    <w:name w:val="正文：首行缩进2字符-指导"/>
    <w:basedOn w:val="1"/>
    <w:link w:val="62"/>
    <w:qFormat/>
    <w:uiPriority w:val="0"/>
    <w:pPr>
      <w:spacing w:line="360" w:lineRule="atLeast"/>
      <w:ind w:firstLine="420"/>
    </w:pPr>
    <w:rPr>
      <w:rFonts w:ascii="Arial" w:hAnsi="Arial" w:eastAsia="宋体" w:cs="宋体"/>
      <w:color w:val="0000FF"/>
      <w:sz w:val="21"/>
      <w:szCs w:val="20"/>
    </w:rPr>
  </w:style>
  <w:style w:type="character" w:customStyle="1" w:styleId="62">
    <w:name w:val="正文：首行缩进2字符-指导 Char"/>
    <w:basedOn w:val="34"/>
    <w:link w:val="61"/>
    <w:qFormat/>
    <w:uiPriority w:val="0"/>
    <w:rPr>
      <w:rFonts w:ascii="Arial" w:hAnsi="Arial" w:cs="宋体"/>
      <w:color w:val="0000FF"/>
      <w:kern w:val="2"/>
      <w:sz w:val="21"/>
    </w:rPr>
  </w:style>
  <w:style w:type="character" w:customStyle="1" w:styleId="63">
    <w:name w:val="正文缩进 Char"/>
    <w:basedOn w:val="34"/>
    <w:link w:val="13"/>
    <w:qFormat/>
    <w:uiPriority w:val="0"/>
    <w:rPr>
      <w:rFonts w:ascii="Times New Roman" w:hAnsi="Times New Roman"/>
      <w:kern w:val="2"/>
      <w:sz w:val="21"/>
    </w:rPr>
  </w:style>
  <w:style w:type="paragraph" w:customStyle="1" w:styleId="64">
    <w:name w:val="8列项2：二级123-指导"/>
    <w:basedOn w:val="1"/>
    <w:qFormat/>
    <w:uiPriority w:val="0"/>
    <w:pPr>
      <w:numPr>
        <w:ilvl w:val="0"/>
        <w:numId w:val="3"/>
      </w:numPr>
      <w:spacing w:line="360" w:lineRule="atLeast"/>
      <w:ind w:firstLine="0" w:firstLineChars="0"/>
    </w:pPr>
    <w:rPr>
      <w:rFonts w:ascii="Arial" w:hAnsi="Arial" w:eastAsia="宋体"/>
      <w:color w:val="0000FF"/>
      <w:sz w:val="21"/>
      <w:szCs w:val="20"/>
    </w:rPr>
  </w:style>
  <w:style w:type="paragraph" w:customStyle="1" w:styleId="65">
    <w:name w:val="正文：首行缩进2字符"/>
    <w:basedOn w:val="1"/>
    <w:link w:val="66"/>
    <w:qFormat/>
    <w:uiPriority w:val="0"/>
    <w:pPr>
      <w:spacing w:line="360" w:lineRule="atLeast"/>
      <w:ind w:firstLine="420"/>
    </w:pPr>
    <w:rPr>
      <w:rFonts w:ascii="Arial" w:hAnsi="Arial" w:eastAsia="宋体" w:cs="宋体"/>
      <w:sz w:val="21"/>
      <w:szCs w:val="20"/>
    </w:rPr>
  </w:style>
  <w:style w:type="character" w:customStyle="1" w:styleId="66">
    <w:name w:val="正文：首行缩进2字符 Char"/>
    <w:basedOn w:val="34"/>
    <w:link w:val="65"/>
    <w:qFormat/>
    <w:uiPriority w:val="0"/>
    <w:rPr>
      <w:rFonts w:ascii="Arial" w:hAnsi="Arial" w:cs="宋体"/>
      <w:kern w:val="2"/>
      <w:sz w:val="21"/>
    </w:rPr>
  </w:style>
  <w:style w:type="paragraph" w:customStyle="1" w:styleId="67">
    <w:name w:val="8列项1：一级abc-指导"/>
    <w:basedOn w:val="1"/>
    <w:qFormat/>
    <w:uiPriority w:val="0"/>
    <w:pPr>
      <w:spacing w:line="360" w:lineRule="atLeast"/>
      <w:ind w:firstLine="0" w:firstLineChars="0"/>
    </w:pPr>
    <w:rPr>
      <w:rFonts w:ascii="Arial" w:hAnsi="Arial" w:eastAsia="宋体" w:cs="Arial"/>
      <w:color w:val="0000FF"/>
      <w:sz w:val="21"/>
      <w:szCs w:val="21"/>
    </w:rPr>
  </w:style>
  <w:style w:type="paragraph" w:customStyle="1" w:styleId="68">
    <w:name w:val="表格内"/>
    <w:basedOn w:val="1"/>
    <w:qFormat/>
    <w:uiPriority w:val="0"/>
    <w:pPr>
      <w:ind w:firstLine="0" w:firstLineChars="0"/>
    </w:pPr>
    <w:rPr>
      <w:rFonts w:ascii="Arial" w:hAnsi="Arial" w:eastAsia="宋体"/>
      <w:sz w:val="18"/>
      <w:szCs w:val="20"/>
    </w:rPr>
  </w:style>
  <w:style w:type="paragraph" w:customStyle="1" w:styleId="69">
    <w:name w:val="表格的表头"/>
    <w:basedOn w:val="68"/>
    <w:next w:val="68"/>
    <w:qFormat/>
    <w:uiPriority w:val="0"/>
    <w:pPr>
      <w:spacing w:before="40" w:after="40"/>
      <w:jc w:val="center"/>
    </w:pPr>
  </w:style>
  <w:style w:type="paragraph" w:customStyle="1" w:styleId="70">
    <w:name w:val="a示例开始&amp;结束：顶格"/>
    <w:basedOn w:val="1"/>
    <w:next w:val="65"/>
    <w:qFormat/>
    <w:uiPriority w:val="0"/>
    <w:pPr>
      <w:spacing w:line="360" w:lineRule="atLeast"/>
      <w:ind w:firstLine="0" w:firstLineChars="0"/>
    </w:pPr>
    <w:rPr>
      <w:rFonts w:ascii="Arial" w:hAnsi="Arial" w:eastAsia="宋体" w:cs="宋体"/>
      <w:sz w:val="21"/>
      <w:szCs w:val="20"/>
    </w:rPr>
  </w:style>
  <w:style w:type="character" w:customStyle="1" w:styleId="71">
    <w:name w:val="标题 6 Char"/>
    <w:basedOn w:val="34"/>
    <w:link w:val="8"/>
    <w:qFormat/>
    <w:uiPriority w:val="0"/>
    <w:rPr>
      <w:rFonts w:ascii="Arial" w:hAnsi="Arial"/>
      <w:i/>
      <w:sz w:val="22"/>
    </w:rPr>
  </w:style>
  <w:style w:type="character" w:customStyle="1" w:styleId="72">
    <w:name w:val="标题 7 Char"/>
    <w:basedOn w:val="34"/>
    <w:link w:val="9"/>
    <w:qFormat/>
    <w:uiPriority w:val="0"/>
    <w:rPr>
      <w:rFonts w:ascii="Arial" w:hAnsi="Arial"/>
      <w:sz w:val="24"/>
    </w:rPr>
  </w:style>
  <w:style w:type="character" w:customStyle="1" w:styleId="73">
    <w:name w:val="标题 8 Char"/>
    <w:basedOn w:val="34"/>
    <w:link w:val="10"/>
    <w:qFormat/>
    <w:uiPriority w:val="0"/>
    <w:rPr>
      <w:rFonts w:ascii="Arial" w:hAnsi="Arial"/>
      <w:i/>
      <w:sz w:val="24"/>
    </w:rPr>
  </w:style>
  <w:style w:type="character" w:customStyle="1" w:styleId="74">
    <w:name w:val="标题 9 Char"/>
    <w:basedOn w:val="34"/>
    <w:link w:val="11"/>
    <w:qFormat/>
    <w:uiPriority w:val="0"/>
    <w:rPr>
      <w:rFonts w:ascii="Arial" w:hAnsi="Arial"/>
      <w:i/>
      <w:sz w:val="18"/>
    </w:rPr>
  </w:style>
  <w:style w:type="character" w:customStyle="1" w:styleId="75">
    <w:name w:val="批注文字 Char"/>
    <w:basedOn w:val="34"/>
    <w:qFormat/>
    <w:uiPriority w:val="0"/>
    <w:rPr>
      <w:rFonts w:ascii="Times New Roman" w:hAnsi="Times New Roman"/>
      <w:kern w:val="2"/>
      <w:sz w:val="21"/>
    </w:rPr>
  </w:style>
  <w:style w:type="character" w:customStyle="1" w:styleId="76">
    <w:name w:val="批注文字 Char1"/>
    <w:basedOn w:val="34"/>
    <w:link w:val="16"/>
    <w:qFormat/>
    <w:uiPriority w:val="0"/>
    <w:rPr>
      <w:rFonts w:eastAsia="SimSun-ExtB"/>
      <w:kern w:val="2"/>
      <w:sz w:val="22"/>
      <w:szCs w:val="22"/>
    </w:rPr>
  </w:style>
  <w:style w:type="character" w:customStyle="1" w:styleId="77">
    <w:name w:val="标题 5 Char"/>
    <w:basedOn w:val="34"/>
    <w:link w:val="7"/>
    <w:qFormat/>
    <w:uiPriority w:val="9"/>
    <w:rPr>
      <w:rFonts w:eastAsia="SimSun-ExtB"/>
      <w:b/>
      <w:bCs/>
      <w:kern w:val="2"/>
      <w:sz w:val="28"/>
      <w:szCs w:val="28"/>
    </w:rPr>
  </w:style>
  <w:style w:type="paragraph" w:customStyle="1" w:styleId="78">
    <w:name w:val="7表格1：表号&amp;表名"/>
    <w:basedOn w:val="1"/>
    <w:next w:val="65"/>
    <w:qFormat/>
    <w:uiPriority w:val="0"/>
    <w:pPr>
      <w:spacing w:line="360" w:lineRule="atLeast"/>
      <w:ind w:firstLine="0" w:firstLineChars="0"/>
      <w:jc w:val="center"/>
    </w:pPr>
    <w:rPr>
      <w:rFonts w:ascii="黑体" w:hAnsi="Arial" w:eastAsia="黑体" w:cs="宋体"/>
      <w:sz w:val="21"/>
      <w:szCs w:val="21"/>
    </w:rPr>
  </w:style>
  <w:style w:type="paragraph" w:customStyle="1" w:styleId="79">
    <w:name w:val="7表格2：表头（前后2磅，居中）"/>
    <w:basedOn w:val="1"/>
    <w:next w:val="1"/>
    <w:qFormat/>
    <w:uiPriority w:val="0"/>
    <w:pPr>
      <w:widowControl/>
      <w:spacing w:before="40" w:after="40"/>
      <w:ind w:firstLine="0" w:firstLineChars="0"/>
      <w:jc w:val="center"/>
    </w:pPr>
    <w:rPr>
      <w:rFonts w:ascii="Arial" w:hAnsi="Arial" w:eastAsia="宋体" w:cs="宋体"/>
      <w:kern w:val="0"/>
      <w:sz w:val="18"/>
      <w:szCs w:val="20"/>
    </w:rPr>
  </w:style>
  <w:style w:type="paragraph" w:customStyle="1" w:styleId="80">
    <w:name w:val="7表格3：表中文字居左"/>
    <w:link w:val="81"/>
    <w:qFormat/>
    <w:uiPriority w:val="0"/>
    <w:pPr>
      <w:spacing w:before="40" w:after="40"/>
    </w:pPr>
    <w:rPr>
      <w:rFonts w:ascii="Arial" w:hAnsi="Arial" w:eastAsia="宋体" w:cs="宋体"/>
      <w:sz w:val="18"/>
      <w:lang w:val="en-US" w:eastAsia="zh-CN" w:bidi="ar-SA"/>
    </w:rPr>
  </w:style>
  <w:style w:type="character" w:customStyle="1" w:styleId="81">
    <w:name w:val="7表格3：表中文字居左 Char"/>
    <w:basedOn w:val="34"/>
    <w:link w:val="80"/>
    <w:qFormat/>
    <w:uiPriority w:val="0"/>
    <w:rPr>
      <w:rFonts w:ascii="Arial" w:hAnsi="Arial" w:cs="宋体"/>
      <w:sz w:val="18"/>
    </w:rPr>
  </w:style>
  <w:style w:type="paragraph" w:customStyle="1" w:styleId="82">
    <w:name w:val="7表格2：表头（前后2磅，居中）-指导"/>
    <w:basedOn w:val="79"/>
    <w:qFormat/>
    <w:uiPriority w:val="0"/>
    <w:rPr>
      <w:color w:val="0000FF"/>
    </w:rPr>
  </w:style>
  <w:style w:type="paragraph" w:customStyle="1" w:styleId="83">
    <w:name w:val="7表格3：表中文字居左-指导"/>
    <w:basedOn w:val="80"/>
    <w:link w:val="87"/>
    <w:qFormat/>
    <w:uiPriority w:val="0"/>
    <w:pPr>
      <w:widowControl w:val="0"/>
      <w:ind w:firstLine="440"/>
    </w:pPr>
    <w:rPr>
      <w:color w:val="0000FF"/>
    </w:rPr>
  </w:style>
  <w:style w:type="paragraph" w:customStyle="1" w:styleId="84">
    <w:name w:val="7表格4：表中文字居中-指导"/>
    <w:basedOn w:val="1"/>
    <w:link w:val="89"/>
    <w:qFormat/>
    <w:uiPriority w:val="0"/>
    <w:pPr>
      <w:spacing w:before="40" w:after="40"/>
      <w:ind w:firstLine="0" w:firstLineChars="0"/>
      <w:jc w:val="center"/>
    </w:pPr>
    <w:rPr>
      <w:rFonts w:ascii="Arial" w:hAnsi="Arial" w:eastAsia="宋体" w:cs="宋体"/>
      <w:color w:val="0000FF"/>
      <w:sz w:val="18"/>
      <w:szCs w:val="20"/>
    </w:rPr>
  </w:style>
  <w:style w:type="paragraph" w:customStyle="1" w:styleId="85">
    <w:name w:val="7表格6：表中文字列项-指导"/>
    <w:basedOn w:val="1"/>
    <w:qFormat/>
    <w:uiPriority w:val="0"/>
    <w:pPr>
      <w:numPr>
        <w:ilvl w:val="0"/>
        <w:numId w:val="4"/>
      </w:numPr>
      <w:spacing w:before="40" w:after="40"/>
      <w:ind w:firstLine="0" w:firstLineChars="0"/>
    </w:pPr>
    <w:rPr>
      <w:rFonts w:ascii="Arial" w:hAnsi="Arial" w:eastAsia="宋体"/>
      <w:color w:val="0000FF"/>
      <w:sz w:val="18"/>
      <w:szCs w:val="20"/>
    </w:rPr>
  </w:style>
  <w:style w:type="paragraph" w:customStyle="1" w:styleId="86">
    <w:name w:val="9注：首行缩进2字符-指导"/>
    <w:basedOn w:val="61"/>
    <w:next w:val="65"/>
    <w:link w:val="88"/>
    <w:qFormat/>
    <w:uiPriority w:val="0"/>
    <w:pPr>
      <w:ind w:firstLine="360"/>
    </w:pPr>
    <w:rPr>
      <w:sz w:val="18"/>
    </w:rPr>
  </w:style>
  <w:style w:type="character" w:customStyle="1" w:styleId="87">
    <w:name w:val="7表格3：表中文字居左-指导 Char"/>
    <w:basedOn w:val="81"/>
    <w:link w:val="83"/>
    <w:qFormat/>
    <w:uiPriority w:val="0"/>
    <w:rPr>
      <w:rFonts w:ascii="Arial" w:hAnsi="Arial" w:cs="宋体"/>
      <w:color w:val="0000FF"/>
      <w:sz w:val="18"/>
    </w:rPr>
  </w:style>
  <w:style w:type="character" w:customStyle="1" w:styleId="88">
    <w:name w:val="9注：首行缩进2字符-指导 Char"/>
    <w:basedOn w:val="62"/>
    <w:link w:val="86"/>
    <w:qFormat/>
    <w:uiPriority w:val="0"/>
    <w:rPr>
      <w:rFonts w:ascii="Arial" w:hAnsi="Arial" w:cs="宋体"/>
      <w:color w:val="0000FF"/>
      <w:kern w:val="2"/>
      <w:sz w:val="18"/>
    </w:rPr>
  </w:style>
  <w:style w:type="character" w:customStyle="1" w:styleId="89">
    <w:name w:val="7表格4：表中文字居中-指导 Char"/>
    <w:basedOn w:val="34"/>
    <w:link w:val="84"/>
    <w:qFormat/>
    <w:uiPriority w:val="0"/>
    <w:rPr>
      <w:rFonts w:ascii="Arial" w:hAnsi="Arial" w:cs="宋体"/>
      <w:color w:val="0000FF"/>
      <w:kern w:val="2"/>
      <w:sz w:val="18"/>
    </w:rPr>
  </w:style>
  <w:style w:type="paragraph" w:customStyle="1" w:styleId="90">
    <w:name w:val="8列项1：一级abc"/>
    <w:basedOn w:val="1"/>
    <w:qFormat/>
    <w:uiPriority w:val="0"/>
    <w:pPr>
      <w:numPr>
        <w:ilvl w:val="0"/>
        <w:numId w:val="5"/>
      </w:numPr>
      <w:spacing w:line="360" w:lineRule="atLeast"/>
      <w:ind w:firstLine="0" w:firstLineChars="0"/>
    </w:pPr>
    <w:rPr>
      <w:rFonts w:ascii="Arial" w:hAnsi="Arial" w:eastAsia="宋体"/>
      <w:sz w:val="21"/>
      <w:szCs w:val="20"/>
    </w:rPr>
  </w:style>
  <w:style w:type="paragraph" w:customStyle="1" w:styleId="91">
    <w:name w:val="正文：首行缩进2字符-加粗"/>
    <w:basedOn w:val="65"/>
    <w:link w:val="92"/>
    <w:qFormat/>
    <w:uiPriority w:val="0"/>
    <w:rPr>
      <w:b/>
    </w:rPr>
  </w:style>
  <w:style w:type="character" w:customStyle="1" w:styleId="92">
    <w:name w:val="正文：首行缩进2字符-加粗 Char"/>
    <w:basedOn w:val="66"/>
    <w:link w:val="91"/>
    <w:qFormat/>
    <w:uiPriority w:val="0"/>
    <w:rPr>
      <w:rFonts w:ascii="Arial" w:hAnsi="Arial" w:cs="宋体"/>
      <w:b/>
      <w:kern w:val="2"/>
      <w:sz w:val="21"/>
    </w:rPr>
  </w:style>
  <w:style w:type="paragraph" w:customStyle="1" w:styleId="93">
    <w:name w:val="7表格1：表号&amp;表名-指导"/>
    <w:basedOn w:val="78"/>
    <w:qFormat/>
    <w:uiPriority w:val="0"/>
    <w:rPr>
      <w:color w:val="0000FF"/>
    </w:rPr>
  </w:style>
  <w:style w:type="character" w:customStyle="1" w:styleId="94">
    <w:name w:val="标题 4 Char"/>
    <w:basedOn w:val="34"/>
    <w:link w:val="6"/>
    <w:qFormat/>
    <w:uiPriority w:val="9"/>
    <w:rPr>
      <w:rFonts w:asciiTheme="majorHAnsi" w:hAnsiTheme="majorHAnsi" w:eastAsiaTheme="majorEastAsia" w:cstheme="majorBidi"/>
      <w:bCs/>
      <w:kern w:val="2"/>
      <w:sz w:val="28"/>
      <w:szCs w:val="28"/>
    </w:rPr>
  </w:style>
  <w:style w:type="paragraph" w:customStyle="1" w:styleId="95">
    <w:name w:val="7表格4：表中文字居中"/>
    <w:basedOn w:val="1"/>
    <w:link w:val="96"/>
    <w:qFormat/>
    <w:uiPriority w:val="0"/>
    <w:pPr>
      <w:spacing w:before="40" w:after="40"/>
      <w:ind w:firstLine="0" w:firstLineChars="0"/>
      <w:jc w:val="center"/>
    </w:pPr>
    <w:rPr>
      <w:rFonts w:ascii="Arial" w:hAnsi="Arial" w:eastAsia="宋体" w:cs="宋体"/>
      <w:sz w:val="18"/>
      <w:szCs w:val="20"/>
    </w:rPr>
  </w:style>
  <w:style w:type="character" w:customStyle="1" w:styleId="96">
    <w:name w:val="7表格4：表中文字居中 Char"/>
    <w:basedOn w:val="34"/>
    <w:link w:val="95"/>
    <w:qFormat/>
    <w:uiPriority w:val="0"/>
    <w:rPr>
      <w:rFonts w:ascii="Arial" w:hAnsi="Arial" w:cs="宋体"/>
      <w:kern w:val="2"/>
      <w:sz w:val="18"/>
    </w:rPr>
  </w:style>
  <w:style w:type="paragraph" w:customStyle="1" w:styleId="97">
    <w:name w:val="列出段落2"/>
    <w:basedOn w:val="1"/>
    <w:unhideWhenUsed/>
    <w:qFormat/>
    <w:uiPriority w:val="99"/>
    <w:pPr>
      <w:ind w:firstLine="420"/>
    </w:pPr>
  </w:style>
  <w:style w:type="paragraph" w:customStyle="1" w:styleId="98">
    <w:name w:val="段"/>
    <w:basedOn w:val="1"/>
    <w:qFormat/>
    <w:uiPriority w:val="0"/>
    <w:pPr>
      <w:widowControl/>
      <w:autoSpaceDE w:val="0"/>
      <w:autoSpaceDN w:val="0"/>
    </w:pPr>
    <w:rPr>
      <w:rFonts w:ascii="宋体" w:hAnsi="宋体" w:eastAsia="宋体" w:cs="宋体"/>
      <w:sz w:val="21"/>
      <w:szCs w:val="21"/>
    </w:rPr>
  </w:style>
  <w:style w:type="paragraph" w:customStyle="1" w:styleId="99">
    <w:name w:val="列出段落3"/>
    <w:basedOn w:val="1"/>
    <w:unhideWhenUsed/>
    <w:qFormat/>
    <w:uiPriority w:val="99"/>
    <w:pPr>
      <w:ind w:firstLine="420"/>
    </w:pPr>
  </w:style>
  <w:style w:type="paragraph" w:customStyle="1" w:styleId="100">
    <w:name w:val="列出段落31"/>
    <w:basedOn w:val="1"/>
    <w:semiHidden/>
    <w:qFormat/>
    <w:uiPriority w:val="0"/>
    <w:pPr>
      <w:ind w:firstLine="420"/>
    </w:pPr>
  </w:style>
  <w:style w:type="paragraph" w:customStyle="1" w:styleId="101">
    <w:name w:val="列出段落4"/>
    <w:basedOn w:val="1"/>
    <w:unhideWhenUsed/>
    <w:qFormat/>
    <w:uiPriority w:val="99"/>
    <w:pPr>
      <w:ind w:firstLine="420"/>
    </w:pPr>
  </w:style>
  <w:style w:type="paragraph" w:customStyle="1" w:styleId="102">
    <w:name w:val="列出段落5"/>
    <w:basedOn w:val="1"/>
    <w:unhideWhenUsed/>
    <w:qFormat/>
    <w:uiPriority w:val="99"/>
    <w:pPr>
      <w:ind w:firstLine="420"/>
    </w:pPr>
  </w:style>
  <w:style w:type="paragraph" w:customStyle="1" w:styleId="103">
    <w:name w:val="正文编号1"/>
    <w:basedOn w:val="1"/>
    <w:link w:val="104"/>
    <w:qFormat/>
    <w:uiPriority w:val="0"/>
    <w:pPr>
      <w:widowControl/>
      <w:tabs>
        <w:tab w:val="left" w:pos="1701"/>
        <w:tab w:val="left" w:pos="9072"/>
      </w:tabs>
      <w:adjustRightInd w:val="0"/>
      <w:snapToGrid w:val="0"/>
      <w:spacing w:before="120" w:after="120" w:line="360" w:lineRule="atLeast"/>
      <w:ind w:left="1208" w:hanging="471" w:firstLineChars="0"/>
    </w:pPr>
    <w:rPr>
      <w:rFonts w:ascii="Times New Roman" w:hAnsi="Times New Roman" w:eastAsia="宋体"/>
      <w:kern w:val="21"/>
      <w:sz w:val="21"/>
      <w:szCs w:val="20"/>
    </w:rPr>
  </w:style>
  <w:style w:type="character" w:customStyle="1" w:styleId="104">
    <w:name w:val="正文编号1 Char"/>
    <w:basedOn w:val="34"/>
    <w:link w:val="103"/>
    <w:qFormat/>
    <w:uiPriority w:val="0"/>
    <w:rPr>
      <w:rFonts w:ascii="Times New Roman" w:hAnsi="Times New Roman"/>
      <w:kern w:val="21"/>
      <w:sz w:val="21"/>
    </w:rPr>
  </w:style>
  <w:style w:type="paragraph" w:customStyle="1" w:styleId="105">
    <w:name w:val="正文 1"/>
    <w:basedOn w:val="1"/>
    <w:qFormat/>
    <w:uiPriority w:val="0"/>
    <w:pPr>
      <w:widowControl/>
      <w:snapToGrid w:val="0"/>
      <w:spacing w:before="80" w:after="80" w:line="360" w:lineRule="auto"/>
      <w:ind w:left="1418" w:firstLine="0" w:firstLineChars="0"/>
    </w:pPr>
    <w:rPr>
      <w:rFonts w:ascii="Times New Roman" w:hAnsi="Times New Roman" w:eastAsia="宋体"/>
      <w:sz w:val="24"/>
      <w:szCs w:val="20"/>
    </w:rPr>
  </w:style>
  <w:style w:type="character" w:customStyle="1" w:styleId="106">
    <w:name w:val="short_text"/>
    <w:basedOn w:val="34"/>
    <w:qFormat/>
    <w:uiPriority w:val="0"/>
  </w:style>
  <w:style w:type="paragraph" w:customStyle="1" w:styleId="107">
    <w:name w:val="列出段落6"/>
    <w:basedOn w:val="1"/>
    <w:unhideWhenUsed/>
    <w:qFormat/>
    <w:uiPriority w:val="99"/>
    <w:pPr>
      <w:ind w:firstLine="420"/>
    </w:pPr>
  </w:style>
  <w:style w:type="paragraph" w:styleId="108">
    <w:name w:val="List Paragraph"/>
    <w:basedOn w:val="1"/>
    <w:unhideWhenUsed/>
    <w:qFormat/>
    <w:uiPriority w:val="99"/>
    <w:pPr>
      <w:ind w:firstLine="420"/>
    </w:pPr>
  </w:style>
  <w:style w:type="paragraph" w:customStyle="1" w:styleId="109">
    <w:name w:val="三级条标题"/>
    <w:basedOn w:val="1"/>
    <w:next w:val="1"/>
    <w:qFormat/>
    <w:uiPriority w:val="0"/>
    <w:pPr>
      <w:widowControl/>
      <w:numPr>
        <w:ilvl w:val="4"/>
        <w:numId w:val="6"/>
      </w:numPr>
      <w:ind w:firstLineChars="0"/>
      <w:outlineLvl w:val="4"/>
    </w:pPr>
    <w:rPr>
      <w:rFonts w:ascii="黑体" w:hAnsi="Times New Roman" w:eastAsia="黑体"/>
      <w:kern w:val="0"/>
      <w:sz w:val="21"/>
      <w:szCs w:val="20"/>
    </w:rPr>
  </w:style>
  <w:style w:type="character" w:customStyle="1" w:styleId="110">
    <w:name w:val="正文缩进 Char1"/>
    <w:qFormat/>
    <w:uiPriority w:val="0"/>
    <w:rPr>
      <w:rFonts w:eastAsia="宋体"/>
      <w:kern w:val="2"/>
      <w:sz w:val="21"/>
      <w:lang w:val="en-US" w:eastAsia="zh-CN" w:bidi="ar-SA"/>
    </w:rPr>
  </w:style>
  <w:style w:type="paragraph" w:customStyle="1" w:styleId="111">
    <w:name w:val="列出段落7"/>
    <w:basedOn w:val="1"/>
    <w:unhideWhenUsed/>
    <w:qFormat/>
    <w:uiPriority w:val="99"/>
    <w:pPr>
      <w:ind w:firstLine="420"/>
    </w:pPr>
  </w:style>
  <w:style w:type="character" w:customStyle="1" w:styleId="112">
    <w:name w:val="del-btn"/>
    <w:basedOn w:val="34"/>
    <w:qFormat/>
    <w:uiPriority w:val="0"/>
  </w:style>
  <w:style w:type="character" w:customStyle="1" w:styleId="113">
    <w:name w:val="del-btn1"/>
    <w:basedOn w:val="34"/>
    <w:qFormat/>
    <w:uiPriority w:val="0"/>
  </w:style>
  <w:style w:type="character" w:customStyle="1" w:styleId="114">
    <w:name w:val="bg"/>
    <w:basedOn w:val="34"/>
    <w:qFormat/>
    <w:uiPriority w:val="0"/>
    <w:rPr>
      <w:shd w:val="clear" w:color="auto" w:fill="000000"/>
    </w:rPr>
  </w:style>
  <w:style w:type="character" w:customStyle="1" w:styleId="115">
    <w:name w:val="bg1"/>
    <w:basedOn w:val="34"/>
    <w:qFormat/>
    <w:uiPriority w:val="0"/>
    <w:rPr>
      <w:shd w:val="clear" w:color="auto" w:fill="000000"/>
    </w:rPr>
  </w:style>
  <w:style w:type="character" w:customStyle="1" w:styleId="116">
    <w:name w:val="answer-title2"/>
    <w:basedOn w:val="34"/>
    <w:qFormat/>
    <w:uiPriority w:val="0"/>
  </w:style>
  <w:style w:type="paragraph" w:customStyle="1" w:styleId="117">
    <w:name w:val="标题3"/>
    <w:basedOn w:val="1"/>
    <w:qFormat/>
    <w:uiPriority w:val="0"/>
    <w:pPr>
      <w:numPr>
        <w:ilvl w:val="2"/>
        <w:numId w:val="7"/>
      </w:numPr>
    </w:pPr>
  </w:style>
  <w:style w:type="paragraph" w:customStyle="1" w:styleId="118">
    <w:name w:val="第x条"/>
    <w:basedOn w:val="1"/>
    <w:qFormat/>
    <w:uiPriority w:val="0"/>
    <w:pPr>
      <w:numPr>
        <w:ilvl w:val="0"/>
        <w:numId w:val="8"/>
      </w:numPr>
      <w:spacing w:line="360" w:lineRule="auto"/>
    </w:pPr>
    <w:rPr>
      <w:rFonts w:ascii="仿宋_GB2312" w:eastAsia="仿宋_GB2312"/>
      <w:sz w:val="24"/>
      <w:szCs w:val="24"/>
    </w:rPr>
  </w:style>
  <w:style w:type="paragraph" w:customStyle="1" w:styleId="119">
    <w:name w:val="注："/>
    <w:basedOn w:val="1"/>
    <w:qFormat/>
    <w:uiPriority w:val="0"/>
    <w:pPr>
      <w:spacing w:line="360" w:lineRule="auto"/>
    </w:pPr>
    <w:rPr>
      <w:rFonts w:ascii="仿宋_GB2312" w:hAnsi="宋体" w:eastAsia="仿宋_GB2312"/>
      <w:szCs w:val="21"/>
    </w:rPr>
  </w:style>
  <w:style w:type="paragraph" w:customStyle="1" w:styleId="120">
    <w:name w:val="1.2."/>
    <w:basedOn w:val="1"/>
    <w:qFormat/>
    <w:uiPriority w:val="0"/>
    <w:pPr>
      <w:numPr>
        <w:ilvl w:val="0"/>
        <w:numId w:val="9"/>
      </w:numPr>
      <w:spacing w:line="360" w:lineRule="auto"/>
    </w:pPr>
    <w:rPr>
      <w:rFonts w:ascii="仿宋_GB2312" w:eastAsia="仿宋_GB2312"/>
      <w:sz w:val="24"/>
      <w:szCs w:val="24"/>
    </w:rPr>
  </w:style>
  <w:style w:type="character" w:customStyle="1" w:styleId="121">
    <w:name w:val="font21"/>
    <w:basedOn w:val="34"/>
    <w:qFormat/>
    <w:uiPriority w:val="0"/>
    <w:rPr>
      <w:rFonts w:hint="eastAsia" w:ascii="微软雅黑" w:hAnsi="微软雅黑" w:eastAsia="微软雅黑" w:cs="微软雅黑"/>
      <w:color w:val="000000"/>
      <w:sz w:val="18"/>
      <w:szCs w:val="18"/>
      <w:u w:val="none"/>
    </w:rPr>
  </w:style>
  <w:style w:type="character" w:customStyle="1" w:styleId="122">
    <w:name w:val="font11"/>
    <w:basedOn w:val="34"/>
    <w:qFormat/>
    <w:uiPriority w:val="0"/>
    <w:rPr>
      <w:rFonts w:hint="eastAsia" w:ascii="微软雅黑" w:hAnsi="微软雅黑" w:eastAsia="微软雅黑" w:cs="微软雅黑"/>
      <w:color w:val="FF0000"/>
      <w:sz w:val="18"/>
      <w:szCs w:val="18"/>
      <w:u w:val="none"/>
    </w:rPr>
  </w:style>
  <w:style w:type="paragraph" w:customStyle="1" w:styleId="123">
    <w:name w:val="第（1）"/>
    <w:basedOn w:val="1"/>
    <w:qFormat/>
    <w:uiPriority w:val="0"/>
    <w:pPr>
      <w:numPr>
        <w:ilvl w:val="0"/>
        <w:numId w:val="10"/>
      </w:numPr>
      <w:spacing w:line="360" w:lineRule="auto"/>
      <w:jc w:val="left"/>
    </w:pPr>
    <w:rPr>
      <w:rFonts w:ascii="仿宋_GB2312" w:hAnsi="宋体" w:eastAsia="仿宋_GB2312"/>
      <w:sz w:val="24"/>
      <w:szCs w:val="24"/>
    </w:rPr>
  </w:style>
  <w:style w:type="paragraph" w:customStyle="1" w:styleId="124">
    <w:name w:val="缩进正文"/>
    <w:basedOn w:val="1"/>
    <w:qFormat/>
    <w:uiPriority w:val="0"/>
    <w:pPr>
      <w:spacing w:line="360" w:lineRule="auto"/>
      <w:ind w:firstLine="480" w:firstLineChars="200"/>
    </w:pPr>
    <w:rPr>
      <w:rFonts w:ascii="宋体" w:hAnsi="宋体"/>
      <w:color w:val="000000"/>
      <w:sz w:val="24"/>
      <w:szCs w:val="24"/>
    </w:rPr>
  </w:style>
  <w:style w:type="character" w:customStyle="1" w:styleId="125">
    <w:name w:val="font01"/>
    <w:basedOn w:val="34"/>
    <w:qFormat/>
    <w:uiPriority w:val="0"/>
    <w:rPr>
      <w:rFonts w:hint="eastAsia" w:ascii="微软雅黑" w:hAnsi="微软雅黑" w:eastAsia="微软雅黑" w:cs="微软雅黑"/>
      <w:color w:val="FF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7" Type="http://schemas.microsoft.com/office/2011/relationships/people" Target="people.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microsoft.com/office/2011/relationships/commentsExtended" Target="commentsExtended.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emf"/><Relationship Id="rId35" Type="http://schemas.openxmlformats.org/officeDocument/2006/relationships/oleObject" Target="embeddings/oleObject9.bin"/><Relationship Id="rId34" Type="http://schemas.openxmlformats.org/officeDocument/2006/relationships/image" Target="media/image18.emf"/><Relationship Id="rId33" Type="http://schemas.openxmlformats.org/officeDocument/2006/relationships/oleObject" Target="embeddings/oleObject8.bin"/><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comments" Target="comments.xml"/><Relationship Id="rId29" Type="http://schemas.openxmlformats.org/officeDocument/2006/relationships/image" Target="media/image14.emf"/><Relationship Id="rId28" Type="http://schemas.openxmlformats.org/officeDocument/2006/relationships/oleObject" Target="embeddings/oleObject7.bin"/><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emf"/><Relationship Id="rId24" Type="http://schemas.openxmlformats.org/officeDocument/2006/relationships/oleObject" Target="embeddings/oleObject6.bin"/><Relationship Id="rId23" Type="http://schemas.openxmlformats.org/officeDocument/2006/relationships/image" Target="media/image10.png"/><Relationship Id="rId22" Type="http://schemas.openxmlformats.org/officeDocument/2006/relationships/image" Target="media/image9.emf"/><Relationship Id="rId21" Type="http://schemas.openxmlformats.org/officeDocument/2006/relationships/oleObject" Target="embeddings/oleObject5.bin"/><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7.png"/><Relationship Id="rId17" Type="http://schemas.openxmlformats.org/officeDocument/2006/relationships/image" Target="media/image6.emf"/><Relationship Id="rId16" Type="http://schemas.openxmlformats.org/officeDocument/2006/relationships/oleObject" Target="embeddings/oleObject3.bin"/><Relationship Id="rId15" Type="http://schemas.openxmlformats.org/officeDocument/2006/relationships/image" Target="media/image5.emf"/><Relationship Id="rId14" Type="http://schemas.openxmlformats.org/officeDocument/2006/relationships/oleObject" Target="embeddings/oleObject2.bin"/><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e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CB93D-9B7A-49BA-9521-13599086B6D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91</Pages>
  <Words>1853</Words>
  <Characters>2702</Characters>
  <Lines>2054</Lines>
  <Paragraphs>578</Paragraphs>
  <TotalTime>452</TotalTime>
  <ScaleCrop>false</ScaleCrop>
  <LinksUpToDate>false</LinksUpToDate>
  <CharactersWithSpaces>2804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2017-08-24T06:59:00Z</dcterms:created>
  <dc:creator>郭臻</dc:creator>
  <cp:lastModifiedBy>Sun</cp:lastModifiedBy>
  <dcterms:modified xsi:type="dcterms:W3CDTF">2025-11-04T10:21:09Z</dcterms:modified>
  <cp:revision>6329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1F49E21C45AA4485AB3BABB38741BF5D</vt:lpwstr>
  </property>
  <property fmtid="{D5CDD505-2E9C-101B-9397-08002B2CF9AE}" pid="4" name="KSOTemplateDocerSaveRecord">
    <vt:lpwstr>eyJoZGlkIjoiZWZlMzEyMTA5ZDE3MjNjOWFhYmIzMDY3OGIzOGM4YjUiLCJ1c2VySWQiOiIxNDAxNTEzMTI3In0=</vt:lpwstr>
  </property>
</Properties>
</file>